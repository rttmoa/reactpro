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9"/>
      </w:pPr>
      <w:r>
        <w:rPr>
          <w:rFonts w:hint="eastAsia"/>
        </w:rPr>
        <w:t>1.介绍上家公司项目</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vue项目总结，项目期间遇到的问题、难点等。【不定期更新】</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近期一直在做一个xxx中心的项目，先来吐槽下内心的想法，</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要开发的项目需求很不明确，需求两周两周的更改，感觉每天并没有特别多实际的产出，总是感觉有点儿浪费时间。</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虽然这样，但是作为开发，我们只能服从上级命令，好了，进入正题。</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但是对我来说，感觉还好，需求的更改，对我来说又是新的开发，新的接触，同时也是在锻炼我的耐心和耐性。</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第一次使用vue开发实际的项目，虽然之前也有写过，但是都是自己练手的，并没有实际的后端接口，这次对我自己来说也算是个小小的锻炼。项目开发过程中遇到的坑，以及bug，以及自己不会的地方挺多的，下面我就一一列举下。</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（下面所有的问题，在我博客里面都会有）</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（1）axios</w:t>
      </w:r>
      <w:r>
        <w:rPr>
          <w:rFonts w:hint="eastAsia" w:ascii="Times New Roman" w:hAnsi="Times New Roman" w:eastAsia="宋体"/>
          <w:sz w:val="24"/>
          <w:lang w:val="en-US" w:eastAsia="zh-CN"/>
        </w:rPr>
        <w:t>-</w:t>
      </w:r>
      <w:r>
        <w:rPr>
          <w:rFonts w:hint="eastAsia" w:ascii="Times New Roman" w:hAnsi="Times New Roman" w:eastAsia="宋体"/>
          <w:sz w:val="24"/>
        </w:rPr>
        <w:t>请求中post请求的坑。刚开始的坑是，使用axios的post方法请求数据，数据被拦截，数据一直传不到后端那边。后来查文档才得知 axios对于post请求是有拦截功能的，需要自己判断，或者使用提请的 qs 方法，将传给后端的数据进行下处理。</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（2）路由传参的功能的坑。之前一直使用路由传参，但是当本页面刷新的时候，页面上是没有参数的，因为参数是从上个页面传入进来的。   解决办法：使用了缓存，和vuex状态管理。但是由于项目并不是很大型的项目，所以使用最多的是缓存。</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（3）页面缓存的坑。有个填写信息的页面，需要填写一部分信息，进入查新协议页面，返回的时候，页面上填写的信息还需要留存。  解决办法：使用vue提供的keep-alive，来完成页面的缓存的。</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4）vue组件动态加载的坑。由于首页的排版不确定，然后想着，让组件动态显示，根据后端传入的数据，传入那个组件的数据，就显示那个组件。解决办法：和后端商量好，做个标识。前端根据标识判断，动态显示组件。  使用到了vue中的&lt;component :is=""&gt;&lt;/component&gt;   , 刚开始想着是不是和原生js一样使用append直接可以插入进入呢，但是后来发现根本不可以，思路是可以的，但是实现起来是行不通的。因为append后面插入的必须是个节点，而不是组件。后来就去查阅vue文档。</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但是现在还有个问题，首页是通过动态组件添加的，数据得从后端接口返回，但是接口请求也是需要时间，所以，刚开始进入页面的是，页面先会是空白，但是这样的体验并不友好，会让用户感觉到页面就是一片空白，但是好的解决办法现在暂时没有想出来。好的解决办法还在寻找ing。【师傅有建议添加个加载的gif图，但是，感觉。。。，我在找下看还有别的办法没，实在没有的话，就只能添加个gif图了。】</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（5）解析后端返回的map格式数据的坑。 之前解析数据的时候，直接就可以拿去，然后直接渲染页面使用即可。但是这次遇到后端返回的是map格式的数据，这就得解析下了。  例如：body['1']  。根据返回的格式，自己解析成自己需要的数据格式。</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6）更新文件缓存的坑。每次打包好文件给后端更新的时候，用户手机上总会留下，上次版本的信息，而且每次都得清下缓存，才会显示最新版本的数据。后来，我师傅提了个建议，让后端返回一个更新版本的接口，前端每次更新版本的时候，都会给后端传入时间戳，然后后端接收后判断和库里的时间戳是否相同，相同的返回不需要更新，不相同的话，返回要更新，然后前端这边的处理方法是：需要更新的话，清除掉缓存，刷新页面即可。</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虽然说给.js  .css文件后缀加上时间戳也是可以的，但是页面的入口index.html每次都是一样的，所以。。。就不会更新，，百度一些说在nginx服务器上，写上强制更新，但是由于公司服务器上的文件很多，万一操作失误那就麻烦了。</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（7）h5页面打开调试日志。h5页面不像小程序那样，直接可以打开控制台，在手机上查看日志，得需要自己安装vConsole的插件来实现。 详见博客：https://blog.csdn.net/Miss_liangrm/article/details/100867112</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8）获取首页链接里面的参数问题。获取是可以获取到，只要不跳转出这个项目的页面，都是可以的，但是该项目链接了许多外链，所以，有时候返回的时候，页面就会显示空白，因为获取的参数出了问题。解决办法：将参数设置成了缓存，但是返回的速度快了，首页同样还是会出现拿不到参数，的问题。</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解决办法还在寻找ing。</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（9）h5里面的搜索。h5里面input实现在手机上按下“搜索”，“go”，“前往”等按钮的时候，同时会触发像PC端的Enter。 input标签需要设置属性：type="search"   。  详见博客 https://blog.csdn.net/Miss_liangrm/article/details/102520925</w:t>
      </w:r>
    </w:p>
    <w:p>
      <w:pPr>
        <w:jc w:val="left"/>
        <w:rPr>
          <w:rFonts w:ascii="Times New Roman" w:hAnsi="Times New Roman" w:eastAsia="宋体"/>
          <w:sz w:val="24"/>
        </w:rPr>
      </w:pPr>
    </w:p>
    <w:p>
      <w:pPr>
        <w:jc w:val="left"/>
        <w:rPr>
          <w:rFonts w:ascii="Times New Roman" w:hAnsi="Times New Roman" w:eastAsia="宋体"/>
          <w:sz w:val="24"/>
        </w:rPr>
      </w:pPr>
      <w:r>
        <w:rPr>
          <w:rFonts w:ascii="Times New Roman" w:hAnsi="Times New Roman" w:eastAsia="宋体"/>
          <w:sz w:val="24"/>
        </w:rPr>
        <w:t xml:space="preserve"> </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（10）登录接口bug。需要判断 errCode  10001状态的情况。如果出现 errCode出现 10001，则清空原来的session，重新请求该网络请求。</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（11）封装的请求方法不需要在传入相同的参数。  封装的方法，每个方法里面都得传入sessoin，但是里面需要有个版本的方法不需要传入session，那么就得在封装的方法里面进行判断。详见博客：https://blog.csdn.net/Miss_liangrm/article/details/102593402</w:t>
      </w:r>
    </w:p>
    <w:p>
      <w:pPr>
        <w:jc w:val="left"/>
        <w:rPr>
          <w:rFonts w:ascii="Times New Roman" w:hAnsi="Times New Roman" w:eastAsia="宋体"/>
          <w:sz w:val="24"/>
        </w:rPr>
      </w:pPr>
    </w:p>
    <w:p>
      <w:pPr>
        <w:jc w:val="left"/>
        <w:rPr>
          <w:rFonts w:ascii="Times New Roman" w:hAnsi="Times New Roman" w:eastAsia="宋体"/>
          <w:sz w:val="24"/>
        </w:rPr>
      </w:pPr>
      <w:r>
        <w:rPr>
          <w:rFonts w:ascii="Times New Roman" w:hAnsi="Times New Roman" w:eastAsia="宋体"/>
          <w:sz w:val="24"/>
        </w:rPr>
        <w:t>(config.method == 'get') {</w:t>
      </w:r>
    </w:p>
    <w:p>
      <w:pPr>
        <w:jc w:val="left"/>
        <w:rPr>
          <w:rFonts w:ascii="Times New Roman" w:hAnsi="Times New Roman" w:eastAsia="宋体"/>
          <w:sz w:val="24"/>
        </w:rPr>
      </w:pPr>
      <w:r>
        <w:rPr>
          <w:rFonts w:ascii="Times New Roman" w:hAnsi="Times New Roman" w:eastAsia="宋体"/>
          <w:sz w:val="24"/>
        </w:rPr>
        <w:t xml:space="preserve">    console.log('config.params.version',config.params.version)</w:t>
      </w:r>
    </w:p>
    <w:p>
      <w:pPr>
        <w:jc w:val="left"/>
        <w:rPr>
          <w:rFonts w:ascii="Times New Roman" w:hAnsi="Times New Roman" w:eastAsia="宋体"/>
          <w:sz w:val="24"/>
        </w:rPr>
      </w:pPr>
      <w:r>
        <w:rPr>
          <w:rFonts w:hint="eastAsia" w:ascii="Times New Roman" w:hAnsi="Times New Roman" w:eastAsia="宋体"/>
          <w:sz w:val="24"/>
        </w:rPr>
        <w:t xml:space="preserve">    if(config.params.version == 'v'){   // 在更新版本的接口里面会用到</w:t>
      </w:r>
    </w:p>
    <w:p>
      <w:pPr>
        <w:jc w:val="left"/>
        <w:rPr>
          <w:rFonts w:ascii="Times New Roman" w:hAnsi="Times New Roman" w:eastAsia="宋体"/>
          <w:sz w:val="24"/>
        </w:rPr>
      </w:pPr>
      <w:r>
        <w:rPr>
          <w:rFonts w:ascii="Times New Roman" w:hAnsi="Times New Roman" w:eastAsia="宋体"/>
          <w:sz w:val="24"/>
        </w:rPr>
        <w:t xml:space="preserve">      config.url = config.url</w:t>
      </w:r>
    </w:p>
    <w:p>
      <w:pPr>
        <w:jc w:val="left"/>
        <w:rPr>
          <w:rFonts w:ascii="Times New Roman" w:hAnsi="Times New Roman" w:eastAsia="宋体"/>
          <w:sz w:val="24"/>
        </w:rPr>
      </w:pPr>
      <w:r>
        <w:rPr>
          <w:rFonts w:ascii="Times New Roman" w:hAnsi="Times New Roman" w:eastAsia="宋体"/>
          <w:sz w:val="24"/>
        </w:rPr>
        <w:t xml:space="preserve">    }else{</w:t>
      </w:r>
    </w:p>
    <w:p>
      <w:pPr>
        <w:jc w:val="left"/>
        <w:rPr>
          <w:rFonts w:ascii="Times New Roman" w:hAnsi="Times New Roman" w:eastAsia="宋体"/>
          <w:sz w:val="24"/>
        </w:rPr>
      </w:pPr>
      <w:r>
        <w:rPr>
          <w:rFonts w:ascii="Times New Roman" w:hAnsi="Times New Roman" w:eastAsia="宋体"/>
          <w:sz w:val="24"/>
        </w:rPr>
        <w:t xml:space="preserve">      config.url = config.url + '?session='+localStorage.getItem('session');</w:t>
      </w:r>
    </w:p>
    <w:p>
      <w:pPr>
        <w:jc w:val="left"/>
        <w:rPr>
          <w:rFonts w:ascii="Times New Roman" w:hAnsi="Times New Roman" w:eastAsia="宋体"/>
          <w:sz w:val="24"/>
        </w:rPr>
      </w:pPr>
      <w:r>
        <w:rPr>
          <w:rFonts w:ascii="Times New Roman" w:hAnsi="Times New Roman" w:eastAsia="宋体"/>
          <w:sz w:val="24"/>
        </w:rPr>
        <w:t xml:space="preserve">    }</w:t>
      </w:r>
    </w:p>
    <w:p>
      <w:pPr>
        <w:jc w:val="left"/>
        <w:rPr>
          <w:rFonts w:ascii="Times New Roman" w:hAnsi="Times New Roman" w:eastAsia="宋体"/>
          <w:sz w:val="24"/>
        </w:rPr>
      </w:pPr>
      <w:r>
        <w:rPr>
          <w:rFonts w:ascii="Times New Roman" w:hAnsi="Times New Roman" w:eastAsia="宋体"/>
          <w:sz w:val="24"/>
        </w:rPr>
        <w:t xml:space="preserve">  }</w:t>
      </w:r>
    </w:p>
    <w:p>
      <w:pPr>
        <w:jc w:val="left"/>
        <w:rPr>
          <w:rFonts w:ascii="Times New Roman" w:hAnsi="Times New Roman" w:eastAsia="宋体"/>
          <w:sz w:val="24"/>
        </w:rPr>
      </w:pPr>
      <w:r>
        <w:rPr>
          <w:rFonts w:hint="eastAsia" w:ascii="Times New Roman" w:hAnsi="Times New Roman" w:eastAsia="宋体"/>
          <w:sz w:val="24"/>
        </w:rPr>
        <w:t>（12）省份地区判断的话，尽量不使用name判断，会有bug的。通过市区匹配省份的话，使用areaCode，有些文件是不一样的。</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（13）进来不在index.html文件里面引入公共的文件，因为每次更新版本的时候，index.html 都是相同的，如果修改了公共文件，是会有缓存，不会更新。因为该公共文件后面没有添加时间戳。</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r>
        <w:rPr>
          <w:rFonts w:ascii="Times New Roman" w:hAnsi="Times New Roman" w:eastAsia="宋体"/>
          <w:sz w:val="24"/>
        </w:rPr>
        <w:t xml:space="preserve"> </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----------未结束。下次继续</w:t>
      </w:r>
    </w:p>
    <w:p>
      <w:pPr>
        <w:jc w:val="left"/>
        <w:rPr>
          <w:rFonts w:ascii="Times New Roman" w:hAnsi="Times New Roman" w:eastAsia="宋体"/>
          <w:sz w:val="24"/>
        </w:rPr>
      </w:pPr>
    </w:p>
    <w:p>
      <w:pPr>
        <w:jc w:val="left"/>
        <w:rPr>
          <w:rFonts w:ascii="Times New Roman" w:hAnsi="Times New Roman" w:eastAsia="宋体"/>
          <w:sz w:val="24"/>
        </w:rPr>
      </w:pPr>
      <w:r>
        <w:rPr>
          <w:rFonts w:ascii="Times New Roman" w:hAnsi="Times New Roman" w:eastAsia="宋体"/>
          <w:sz w:val="24"/>
        </w:rPr>
        <w:t xml:space="preserve"> </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待优化的：</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首页空白。【已解决】【添加了loading】</w:t>
      </w:r>
    </w:p>
    <w:p>
      <w:pPr>
        <w:jc w:val="left"/>
        <w:rPr>
          <w:rFonts w:ascii="Times New Roman" w:hAnsi="Times New Roman" w:eastAsia="宋体"/>
          <w:sz w:val="24"/>
        </w:rPr>
      </w:pPr>
      <w:r>
        <w:rPr>
          <w:rFonts w:hint="eastAsia" w:ascii="Times New Roman" w:hAnsi="Times New Roman" w:eastAsia="宋体"/>
          <w:sz w:val="24"/>
        </w:rPr>
        <w:t>页面更新版本缓存.  【已解决】（将获取连接的templateId写在Home页面）</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2.用node.js做过项目么</w:t>
      </w:r>
    </w:p>
    <w:p>
      <w:pPr>
        <w:jc w:val="left"/>
        <w:rPr>
          <w:rFonts w:ascii="Times New Roman" w:hAnsi="Times New Roman" w:eastAsia="宋体"/>
          <w:sz w:val="24"/>
        </w:rPr>
      </w:pPr>
      <w:r>
        <w:rPr>
          <w:rFonts w:hint="eastAsia" w:ascii="Times New Roman" w:hAnsi="Times New Roman" w:eastAsia="宋体"/>
          <w:sz w:val="24"/>
        </w:rPr>
        <w:t>3.对关系型数据库了解多少</w:t>
      </w:r>
    </w:p>
    <w:p>
      <w:pPr>
        <w:pStyle w:val="2"/>
        <w:spacing w:before="0" w:after="0" w:line="240" w:lineRule="auto"/>
        <w:rPr>
          <w:color w:val="FD419F"/>
          <w:sz w:val="24"/>
          <w:szCs w:val="24"/>
        </w:rPr>
      </w:pPr>
      <w:bookmarkStart w:id="0" w:name="_Hlk78378837"/>
      <w:r>
        <w:rPr>
          <w:rFonts w:hint="eastAsia"/>
          <w:color w:val="FD419F"/>
          <w:sz w:val="24"/>
          <w:szCs w:val="24"/>
        </w:rPr>
        <w:t>4.移动端的布局方式</w:t>
      </w:r>
    </w:p>
    <w:bookmarkEnd w:id="0"/>
    <w:p>
      <w:pPr>
        <w:jc w:val="left"/>
        <w:rPr>
          <w:rFonts w:asciiTheme="minorEastAsia" w:hAnsiTheme="minorEastAsia"/>
          <w:color w:val="17375E" w:themeColor="text2" w:themeShade="BF"/>
          <w:sz w:val="24"/>
          <w:szCs w:val="24"/>
          <w:shd w:val="clear" w:color="auto" w:fill="FFFFFF"/>
        </w:rPr>
      </w:pPr>
      <w:r>
        <w:rPr>
          <w:rFonts w:hint="eastAsia" w:asciiTheme="minorEastAsia" w:hAnsiTheme="minorEastAsia"/>
          <w:b/>
          <w:bCs/>
          <w:color w:val="17375E" w:themeColor="text2" w:themeShade="BF"/>
          <w:sz w:val="24"/>
          <w:szCs w:val="24"/>
          <w:shd w:val="clear" w:color="auto" w:fill="FFFFFF"/>
        </w:rPr>
        <w:t>常见的8种移动端界面布局方式包括8种：. 1、列表式布局. 2、</w:t>
      </w:r>
      <w:r>
        <w:rPr>
          <w:rStyle w:val="24"/>
          <w:rFonts w:hint="eastAsia" w:asciiTheme="minorEastAsia" w:hAnsiTheme="minorEastAsia"/>
          <w:color w:val="17375E" w:themeColor="text2" w:themeShade="BF"/>
          <w:sz w:val="24"/>
          <w:szCs w:val="24"/>
          <w:shd w:val="clear" w:color="auto" w:fill="FFFFFF"/>
        </w:rPr>
        <w:t>宫格式布局. 3、仪表布局. 4、卡片布局. 5、瀑布流布局. 6、Gallery布局. 7、手风琴布局. 8、多面板布局</w:t>
      </w:r>
      <w:r>
        <w:rPr>
          <w:rFonts w:hint="eastAsia" w:asciiTheme="minorEastAsia" w:hAnsiTheme="minorEastAsia"/>
          <w:color w:val="17375E" w:themeColor="text2" w:themeShade="BF"/>
          <w:sz w:val="24"/>
          <w:szCs w:val="24"/>
          <w:shd w:val="clear" w:color="auto" w:fill="FFFFFF"/>
        </w:rPr>
        <w:t>.</w:t>
      </w:r>
    </w:p>
    <w:p>
      <w:pPr>
        <w:pStyle w:val="2"/>
        <w:spacing w:before="0" w:after="0" w:line="240" w:lineRule="auto"/>
        <w:rPr>
          <w:color w:val="FD419F"/>
          <w:sz w:val="24"/>
          <w:szCs w:val="24"/>
        </w:rPr>
      </w:pPr>
      <w:r>
        <w:rPr>
          <w:rFonts w:hint="eastAsia"/>
          <w:color w:val="FD419F"/>
          <w:sz w:val="24"/>
          <w:szCs w:val="24"/>
        </w:rPr>
        <w:t>4.PC端的布局方式</w:t>
      </w:r>
    </w:p>
    <w:p>
      <w:pPr>
        <w:jc w:val="left"/>
        <w:rPr>
          <w:rFonts w:asciiTheme="minorEastAsia" w:hAnsiTheme="minorEastAsia"/>
          <w:b/>
          <w:bCs/>
          <w:color w:val="254061" w:themeColor="accent1" w:themeShade="80"/>
          <w:sz w:val="36"/>
          <w:szCs w:val="36"/>
          <w:shd w:val="clear" w:color="auto" w:fill="FFFFFF"/>
        </w:rPr>
      </w:pPr>
      <w:r>
        <w:rPr>
          <w:rFonts w:ascii="Arial" w:hAnsi="Arial" w:cs="Arial"/>
          <w:b/>
          <w:bCs/>
          <w:color w:val="254061" w:themeColor="accent1" w:themeShade="80"/>
          <w:sz w:val="24"/>
          <w:szCs w:val="24"/>
          <w:shd w:val="clear" w:color="auto" w:fill="FFFFFF"/>
        </w:rPr>
        <w:t>总共有6大</w:t>
      </w:r>
      <w:r>
        <w:rPr>
          <w:rStyle w:val="24"/>
          <w:rFonts w:ascii="Arial" w:hAnsi="Arial" w:cs="Arial"/>
          <w:b w:val="0"/>
          <w:bCs w:val="0"/>
          <w:color w:val="254061" w:themeColor="accent1" w:themeShade="80"/>
          <w:sz w:val="24"/>
          <w:szCs w:val="24"/>
          <w:shd w:val="clear" w:color="auto" w:fill="FFFFFF"/>
        </w:rPr>
        <w:t> </w:t>
      </w:r>
      <w:r>
        <w:rPr>
          <w:rStyle w:val="24"/>
          <w:rFonts w:ascii="Arial" w:hAnsi="Arial" w:cs="Arial"/>
          <w:color w:val="254061" w:themeColor="accent1" w:themeShade="80"/>
          <w:sz w:val="24"/>
          <w:szCs w:val="24"/>
          <w:shd w:val="clear" w:color="auto" w:fill="FFFFFF"/>
        </w:rPr>
        <w:t>布局方式</w:t>
      </w:r>
      <w:r>
        <w:rPr>
          <w:rFonts w:ascii="Arial" w:hAnsi="Arial" w:cs="Arial"/>
          <w:color w:val="254061" w:themeColor="accent1" w:themeShade="80"/>
          <w:sz w:val="24"/>
          <w:szCs w:val="24"/>
          <w:shd w:val="clear" w:color="auto" w:fill="FFFFFF"/>
        </w:rPr>
        <w:t> </w:t>
      </w:r>
      <w:r>
        <w:rPr>
          <w:rFonts w:ascii="Arial" w:hAnsi="Arial" w:cs="Arial"/>
          <w:b/>
          <w:bCs/>
          <w:color w:val="254061" w:themeColor="accent1" w:themeShade="80"/>
          <w:sz w:val="24"/>
          <w:szCs w:val="24"/>
          <w:shd w:val="clear" w:color="auto" w:fill="FFFFFF"/>
        </w:rPr>
        <w:t>双飞翼、多栏、弹性、流式、瀑布流、响应式</w:t>
      </w:r>
      <w:r>
        <w:rPr>
          <w:rStyle w:val="24"/>
          <w:rFonts w:ascii="Arial" w:hAnsi="Arial" w:cs="Arial"/>
          <w:b w:val="0"/>
          <w:bCs w:val="0"/>
          <w:color w:val="254061" w:themeColor="accent1" w:themeShade="80"/>
          <w:sz w:val="24"/>
          <w:szCs w:val="24"/>
          <w:shd w:val="clear" w:color="auto" w:fill="FFFFFF"/>
        </w:rPr>
        <w:t> </w:t>
      </w:r>
      <w:r>
        <w:rPr>
          <w:rStyle w:val="24"/>
          <w:rFonts w:ascii="Arial" w:hAnsi="Arial" w:cs="Arial"/>
          <w:color w:val="254061" w:themeColor="accent1" w:themeShade="80"/>
          <w:sz w:val="24"/>
          <w:szCs w:val="24"/>
          <w:shd w:val="clear" w:color="auto" w:fill="FFFFFF"/>
        </w:rPr>
        <w:t>布局</w:t>
      </w:r>
      <w:r>
        <w:rPr>
          <w:rFonts w:ascii="Arial" w:hAnsi="Arial" w:cs="Arial"/>
          <w:color w:val="254061" w:themeColor="accent1" w:themeShade="80"/>
          <w:sz w:val="24"/>
          <w:szCs w:val="24"/>
          <w:shd w:val="clear" w:color="auto" w:fill="FFFFFF"/>
        </w:rPr>
        <w:t> </w:t>
      </w:r>
    </w:p>
    <w:p>
      <w:pPr>
        <w:pStyle w:val="2"/>
        <w:spacing w:before="548" w:after="180"/>
        <w:rPr>
          <w:rStyle w:val="61"/>
          <w:sz w:val="31"/>
          <w:szCs w:val="31"/>
        </w:rPr>
      </w:pPr>
      <w:bookmarkStart w:id="1" w:name="_Hlk78378858"/>
      <w:r>
        <w:rPr>
          <w:rStyle w:val="61"/>
          <w:rFonts w:hint="eastAsia"/>
          <w:sz w:val="31"/>
          <w:szCs w:val="31"/>
        </w:rPr>
        <w:t>react</w:t>
      </w:r>
      <w:r>
        <w:rPr>
          <w:rStyle w:val="61"/>
          <w:sz w:val="31"/>
          <w:szCs w:val="31"/>
        </w:rPr>
        <w:t>生命周期</w:t>
      </w:r>
    </w:p>
    <w:p>
      <w:pPr>
        <w:widowControl/>
        <w:shd w:val="clear" w:color="auto" w:fill="FAFAFA"/>
        <w:spacing w:line="450" w:lineRule="atLeast"/>
        <w:jc w:val="left"/>
        <w:rPr>
          <w:rFonts w:hint="eastAsia" w:ascii="Segoe UI Emoji" w:hAnsi="Segoe UI Emoji" w:eastAsia="宋体" w:cs="宋体"/>
          <w:color w:val="404040"/>
          <w:kern w:val="0"/>
          <w:sz w:val="24"/>
          <w:szCs w:val="24"/>
          <w:lang w:eastAsia="zh-CN"/>
        </w:rPr>
      </w:pPr>
      <w:r>
        <w:rPr>
          <w:rFonts w:ascii="Segoe UI Emoji" w:hAnsi="Segoe UI Emoji" w:eastAsia="宋体" w:cs="宋体"/>
          <w:color w:val="404040"/>
          <w:kern w:val="0"/>
          <w:sz w:val="24"/>
          <w:szCs w:val="24"/>
        </w:rPr>
        <w:t>1、mounting: 插入真实 DOM &lt;/br&gt;</w:t>
      </w:r>
    </w:p>
    <w:p>
      <w:pPr>
        <w:widowControl/>
        <w:shd w:val="clear" w:color="auto" w:fill="FAFAFA"/>
        <w:spacing w:line="450" w:lineRule="atLeast"/>
        <w:jc w:val="left"/>
        <w:rPr>
          <w:rFonts w:hint="eastAsia" w:ascii="Segoe UI Emoji" w:hAnsi="Segoe UI Emoji" w:eastAsia="宋体" w:cs="宋体"/>
          <w:color w:val="404040"/>
          <w:kern w:val="0"/>
          <w:sz w:val="24"/>
          <w:szCs w:val="24"/>
          <w:lang w:eastAsia="zh-CN"/>
        </w:rPr>
      </w:pPr>
      <w:r>
        <w:rPr>
          <w:rFonts w:ascii="Segoe UI Emoji" w:hAnsi="Segoe UI Emoji" w:eastAsia="宋体" w:cs="宋体"/>
          <w:color w:val="404040"/>
          <w:kern w:val="0"/>
          <w:sz w:val="24"/>
          <w:szCs w:val="24"/>
        </w:rPr>
        <w:t>2、updating: 正在被</w:t>
      </w:r>
      <w:r>
        <w:rPr>
          <w:rFonts w:ascii="Segoe UI Emoji" w:hAnsi="Segoe UI Emoji" w:eastAsia="宋体" w:cs="宋体"/>
          <w:b/>
          <w:bCs/>
          <w:color w:val="404040"/>
          <w:kern w:val="0"/>
          <w:sz w:val="24"/>
          <w:szCs w:val="24"/>
        </w:rPr>
        <w:t>重新</w:t>
      </w:r>
      <w:r>
        <w:rPr>
          <w:rFonts w:ascii="Segoe UI Emoji" w:hAnsi="Segoe UI Emoji" w:eastAsia="宋体" w:cs="宋体"/>
          <w:color w:val="404040"/>
          <w:kern w:val="0"/>
          <w:sz w:val="24"/>
          <w:szCs w:val="24"/>
        </w:rPr>
        <w:t>渲染 props 或 state 改变 &lt;/br&gt;</w:t>
      </w:r>
    </w:p>
    <w:p>
      <w:pPr>
        <w:widowControl/>
        <w:shd w:val="clear" w:color="auto" w:fill="FAFAFA"/>
        <w:spacing w:line="450" w:lineRule="atLeast"/>
        <w:jc w:val="left"/>
        <w:rPr>
          <w:rFonts w:ascii="Segoe UI Emoji" w:hAnsi="Segoe UI Emoji" w:eastAsia="宋体" w:cs="宋体"/>
          <w:color w:val="404040"/>
          <w:kern w:val="0"/>
          <w:sz w:val="24"/>
          <w:szCs w:val="24"/>
        </w:rPr>
      </w:pPr>
      <w:r>
        <w:rPr>
          <w:rFonts w:ascii="Segoe UI Emoji" w:hAnsi="Segoe UI Emoji" w:eastAsia="宋体" w:cs="宋体"/>
          <w:color w:val="404040"/>
          <w:kern w:val="0"/>
          <w:sz w:val="24"/>
          <w:szCs w:val="24"/>
        </w:rPr>
        <w:t>3、unmounting: 卸载 移除真实 DOM</w:t>
      </w:r>
    </w:p>
    <w:p/>
    <w:p>
      <w:pPr>
        <w:rPr>
          <w:rFonts w:hint="eastAsia" w:eastAsiaTheme="minorEastAsia"/>
          <w:highlight w:val="lightGray"/>
          <w:lang w:eastAsia="zh-CN"/>
        </w:rPr>
      </w:pPr>
      <w:r>
        <w:rPr>
          <w:highlight w:val="lightGray"/>
        </w:rPr>
        <w:t>第一阶段：装载阶段3</w:t>
      </w:r>
    </w:p>
    <w:p>
      <w:pPr>
        <w:rPr>
          <w:rFonts w:hint="eastAsia" w:eastAsiaTheme="minorEastAsia"/>
          <w:highlight w:val="lightGray"/>
          <w:lang w:eastAsia="zh-CN"/>
        </w:rPr>
      </w:pPr>
      <w:r>
        <w:rPr>
          <w:highlight w:val="lightGray"/>
        </w:rPr>
        <w:t>constructor()</w:t>
      </w:r>
    </w:p>
    <w:p>
      <w:pPr>
        <w:rPr>
          <w:highlight w:val="lightGray"/>
        </w:rPr>
      </w:pPr>
      <w:r>
        <w:rPr>
          <w:highlight w:val="lightGray"/>
        </w:rPr>
        <w:t>componentWillMount()</w:t>
      </w:r>
    </w:p>
    <w:p>
      <w:pPr>
        <w:rPr>
          <w:rFonts w:hint="eastAsia" w:eastAsiaTheme="minorEastAsia"/>
          <w:highlight w:val="lightGray"/>
          <w:lang w:eastAsia="zh-CN"/>
        </w:rPr>
      </w:pPr>
      <w:r>
        <w:rPr>
          <w:highlight w:val="lightGray"/>
        </w:rPr>
        <w:t>render()</w:t>
      </w:r>
    </w:p>
    <w:p>
      <w:pPr>
        <w:rPr>
          <w:rFonts w:hint="eastAsia" w:eastAsiaTheme="minorEastAsia"/>
          <w:highlight w:val="lightGray"/>
          <w:lang w:eastAsia="zh-CN"/>
        </w:rPr>
      </w:pPr>
      <w:r>
        <w:rPr>
          <w:highlight w:val="lightGray"/>
        </w:rPr>
        <w:t>componentDidMount()</w:t>
      </w:r>
    </w:p>
    <w:p>
      <w:pPr>
        <w:rPr>
          <w:highlight w:val="lightGray"/>
        </w:rPr>
      </w:pPr>
      <w:r>
        <w:rPr>
          <w:highlight w:val="lightGray"/>
        </w:rPr>
        <w:t>第二阶段：更新阶段2</w:t>
      </w:r>
    </w:p>
    <w:p>
      <w:pPr>
        <w:rPr>
          <w:highlight w:val="lightGray"/>
        </w:rPr>
      </w:pPr>
      <w:r>
        <w:rPr>
          <w:highlight w:val="lightGray"/>
        </w:rPr>
        <w:t>componentWillReceiveProps()</w:t>
      </w:r>
    </w:p>
    <w:p>
      <w:pPr>
        <w:rPr>
          <w:highlight w:val="lightGray"/>
        </w:rPr>
      </w:pPr>
      <w:r>
        <w:rPr>
          <w:highlight w:val="lightGray"/>
        </w:rPr>
        <w:t>shouldComponentUpdate()</w:t>
      </w:r>
    </w:p>
    <w:p>
      <w:pPr>
        <w:rPr>
          <w:highlight w:val="lightGray"/>
        </w:rPr>
      </w:pPr>
      <w:r>
        <w:rPr>
          <w:highlight w:val="lightGray"/>
        </w:rPr>
        <w:t>componentWillUpdate()</w:t>
      </w:r>
    </w:p>
    <w:p>
      <w:pPr>
        <w:rPr>
          <w:highlight w:val="lightGray"/>
        </w:rPr>
      </w:pPr>
      <w:r>
        <w:rPr>
          <w:highlight w:val="lightGray"/>
        </w:rPr>
        <w:t>render()</w:t>
      </w:r>
    </w:p>
    <w:p>
      <w:pPr>
        <w:rPr>
          <w:rFonts w:hint="eastAsia" w:eastAsiaTheme="minorEastAsia"/>
          <w:highlight w:val="lightGray"/>
          <w:lang w:eastAsia="zh-CN"/>
        </w:rPr>
      </w:pPr>
      <w:r>
        <w:rPr>
          <w:highlight w:val="lightGray"/>
        </w:rPr>
        <w:t>componentDidUpdate()</w:t>
      </w:r>
    </w:p>
    <w:p>
      <w:pPr>
        <w:rPr>
          <w:rFonts w:hint="eastAsia" w:eastAsiaTheme="minorEastAsia"/>
          <w:highlight w:val="lightGray"/>
          <w:lang w:eastAsia="zh-CN"/>
        </w:rPr>
      </w:pPr>
      <w:r>
        <w:rPr>
          <w:highlight w:val="lightGray"/>
        </w:rPr>
        <w:t>第三阶段：卸载阶段1</w:t>
      </w:r>
    </w:p>
    <w:p>
      <w:pPr>
        <w:rPr>
          <w:rFonts w:hint="eastAsia" w:eastAsiaTheme="minorEastAsia"/>
          <w:highlight w:val="lightGray"/>
          <w:lang w:eastAsia="zh-CN"/>
        </w:rPr>
      </w:pPr>
      <w:r>
        <w:rPr>
          <w:highlight w:val="lightGray"/>
        </w:rPr>
        <w:t>componentWillUnmount()</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constructor生命周期：</w:t>
      </w:r>
    </w:p>
    <w:p>
      <w:pPr>
        <w:rPr>
          <w:rFonts w:hint="eastAsia" w:eastAsiaTheme="minorEastAsia"/>
          <w:highlight w:val="lightGray"/>
          <w:lang w:eastAsia="zh-CN"/>
        </w:rPr>
      </w:pPr>
      <w:r>
        <w:rPr>
          <w:highlight w:val="lightGray"/>
        </w:rPr>
        <w:t>  (1)当react组件实例化时，是第一个运行的生命周期；</w:t>
      </w:r>
    </w:p>
    <w:p>
      <w:pPr>
        <w:rPr>
          <w:rFonts w:hint="eastAsia" w:eastAsiaTheme="minorEastAsia"/>
          <w:highlight w:val="lightGray"/>
          <w:lang w:eastAsia="zh-CN"/>
        </w:rPr>
      </w:pPr>
      <w:r>
        <w:rPr>
          <w:highlight w:val="lightGray"/>
        </w:rPr>
        <w:t>  (2)在这个生命周期中，不能使用this.setState()；</w:t>
      </w:r>
    </w:p>
    <w:p>
      <w:pPr>
        <w:rPr>
          <w:rFonts w:hint="eastAsia" w:eastAsiaTheme="minorEastAsia"/>
          <w:highlight w:val="lightGray"/>
          <w:lang w:eastAsia="zh-CN"/>
        </w:rPr>
      </w:pPr>
      <w:r>
        <w:rPr>
          <w:highlight w:val="lightGray"/>
        </w:rPr>
        <w:t>  (3)在这个生命周期中，不能使用副作用(调接口、dom操作、定时器、长连接等)；</w:t>
      </w:r>
    </w:p>
    <w:p>
      <w:pPr>
        <w:rPr>
          <w:rFonts w:hint="eastAsia" w:eastAsiaTheme="minorEastAsia"/>
          <w:highlight w:val="lightGray"/>
          <w:lang w:eastAsia="zh-CN"/>
        </w:rPr>
      </w:pPr>
      <w:r>
        <w:rPr>
          <w:highlight w:val="lightGray"/>
        </w:rPr>
        <w:t>  (4)不能把props和state交叉赋值；</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componentDidMount生命周期：</w:t>
      </w:r>
    </w:p>
    <w:p>
      <w:pPr>
        <w:rPr>
          <w:rFonts w:hint="eastAsia" w:eastAsiaTheme="minorEastAsia"/>
          <w:highlight w:val="lightGray"/>
          <w:lang w:eastAsia="zh-CN"/>
        </w:rPr>
      </w:pPr>
      <w:r>
        <w:rPr>
          <w:highlight w:val="lightGray"/>
        </w:rPr>
        <w:t>  (1)相当于是vue中的mounted；</w:t>
      </w:r>
    </w:p>
    <w:p>
      <w:pPr>
        <w:rPr>
          <w:rFonts w:hint="eastAsia" w:eastAsiaTheme="minorEastAsia"/>
          <w:highlight w:val="lightGray"/>
          <w:lang w:eastAsia="zh-CN"/>
        </w:rPr>
      </w:pPr>
      <w:r>
        <w:rPr>
          <w:highlight w:val="lightGray"/>
        </w:rPr>
        <w:t>  (2)它表示DOM结构在浏览器中渲染已完成；</w:t>
      </w:r>
    </w:p>
    <w:p>
      <w:pPr>
        <w:rPr>
          <w:rFonts w:hint="eastAsia" w:eastAsiaTheme="minorEastAsia"/>
          <w:highlight w:val="lightGray"/>
          <w:lang w:eastAsia="zh-CN"/>
        </w:rPr>
      </w:pPr>
      <w:r>
        <w:rPr>
          <w:highlight w:val="lightGray"/>
        </w:rPr>
        <w:t>  (3)在这里可以使用任何的副作用；</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shouldComponentUpdate(nextProps,nextState)生命周期：</w:t>
      </w:r>
    </w:p>
    <w:p>
      <w:pPr>
        <w:rPr>
          <w:rFonts w:hint="eastAsia" w:eastAsiaTheme="minorEastAsia"/>
          <w:highlight w:val="lightGray"/>
          <w:lang w:eastAsia="zh-CN"/>
        </w:rPr>
      </w:pPr>
      <w:r>
        <w:rPr>
          <w:highlight w:val="lightGray"/>
        </w:rPr>
        <w:t>  (1)相当于一个开关，如果返回true则更新机制正常执行，如果为false则更新机制停止；</w:t>
      </w:r>
    </w:p>
    <w:p>
      <w:pPr>
        <w:rPr>
          <w:rFonts w:hint="eastAsia" w:eastAsiaTheme="minorEastAsia"/>
          <w:highlight w:val="lightGray"/>
          <w:lang w:eastAsia="zh-CN"/>
        </w:rPr>
      </w:pPr>
      <w:r>
        <w:rPr>
          <w:highlight w:val="lightGray"/>
        </w:rPr>
        <w:t>  (2)在vue中是没有的；</w:t>
      </w:r>
    </w:p>
    <w:p>
      <w:pPr>
        <w:rPr>
          <w:rFonts w:hint="eastAsia" w:eastAsiaTheme="minorEastAsia"/>
          <w:highlight w:val="lightGray"/>
          <w:lang w:eastAsia="zh-CN"/>
        </w:rPr>
      </w:pPr>
      <w:r>
        <w:rPr>
          <w:highlight w:val="lightGray"/>
        </w:rPr>
        <w:t>  (3)存在的意义：可以用于性能优化，但是不常用，最新的解决方案是使用PureComponent；</w:t>
      </w:r>
    </w:p>
    <w:p>
      <w:pPr>
        <w:rPr>
          <w:rFonts w:hint="eastAsia" w:eastAsiaTheme="minorEastAsia"/>
          <w:highlight w:val="lightGray"/>
          <w:lang w:eastAsia="zh-CN"/>
        </w:rPr>
      </w:pPr>
      <w:r>
        <w:rPr>
          <w:highlight w:val="lightGray"/>
        </w:rPr>
        <w:t>  (4)理论上，这个生命周期的作用，用于精细地控制声明式变量的更新问题，如果变化的声明式变量参与了视图渲染则返回true，如果被变化的声明式变量没有直接或间接参与视图渲染，则返回false；</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componentDidUpdate生命周期：</w:t>
      </w:r>
    </w:p>
    <w:p>
      <w:pPr>
        <w:rPr>
          <w:rFonts w:hint="eastAsia" w:eastAsiaTheme="minorEastAsia"/>
          <w:highlight w:val="lightGray"/>
          <w:lang w:eastAsia="zh-CN"/>
        </w:rPr>
      </w:pPr>
      <w:r>
        <w:rPr>
          <w:highlight w:val="lightGray"/>
        </w:rPr>
        <w:t>  (1)相当于vue中的updated()；</w:t>
      </w:r>
    </w:p>
    <w:p>
      <w:pPr>
        <w:rPr>
          <w:rFonts w:hint="eastAsia" w:eastAsiaTheme="minorEastAsia"/>
          <w:highlight w:val="lightGray"/>
          <w:lang w:eastAsia="zh-CN"/>
        </w:rPr>
      </w:pPr>
      <w:r>
        <w:rPr>
          <w:highlight w:val="lightGray"/>
        </w:rPr>
        <w:t>  (2)它表示DOM结构渲染更新已完成，只发生在更新阶段；</w:t>
      </w:r>
    </w:p>
    <w:p>
      <w:pPr>
        <w:rPr>
          <w:rFonts w:hint="eastAsia" w:eastAsiaTheme="minorEastAsia"/>
          <w:highlight w:val="lightGray"/>
          <w:lang w:eastAsia="zh-CN"/>
        </w:rPr>
      </w:pPr>
      <w:r>
        <w:rPr>
          <w:highlight w:val="lightGray"/>
        </w:rPr>
        <w:t>  (3)在这里，可以执行大多数的副作用，但是不建议；</w:t>
      </w:r>
    </w:p>
    <w:p>
      <w:pPr>
        <w:rPr>
          <w:rFonts w:hint="eastAsia" w:eastAsiaTheme="minorEastAsia"/>
          <w:highlight w:val="lightGray"/>
          <w:lang w:eastAsia="zh-CN"/>
        </w:rPr>
      </w:pPr>
      <w:r>
        <w:rPr>
          <w:highlight w:val="lightGray"/>
        </w:rPr>
        <w:t>  (4)在这里，可以使用this.setState()，但是要有终止条件判断。</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componentWillUnmount生命周期：</w:t>
      </w:r>
    </w:p>
    <w:p>
      <w:pPr>
        <w:rPr>
          <w:rFonts w:hint="eastAsia" w:eastAsiaTheme="minorEastAsia"/>
          <w:highlight w:val="lightGray"/>
          <w:lang w:eastAsia="zh-CN"/>
        </w:rPr>
      </w:pPr>
      <w:r>
        <w:rPr>
          <w:highlight w:val="lightGray"/>
        </w:rPr>
        <w:t>  (1)一般在这里清除定时器、长连接等其他占用内存的构造器；</w:t>
      </w:r>
    </w:p>
    <w:p>
      <w:pPr>
        <w:rPr>
          <w:rFonts w:hint="eastAsia" w:ascii="MS Gothic" w:hAnsi="MS Gothic" w:eastAsia="宋体" w:cs="MS Gothic"/>
          <w:highlight w:val="lightGray"/>
          <w:lang w:eastAsia="zh-CN"/>
        </w:rPr>
      </w:pPr>
      <w:r>
        <w:rPr>
          <w:rFonts w:hint="eastAsia" w:ascii="MS Gothic" w:hAnsi="MS Gothic" w:eastAsia="MS Gothic" w:cs="MS Gothic"/>
          <w:highlight w:val="lightGray"/>
        </w:rPr>
        <w:t>​</w:t>
      </w:r>
    </w:p>
    <w:p>
      <w:pPr>
        <w:rPr>
          <w:rFonts w:hint="eastAsia" w:eastAsiaTheme="minorEastAsia"/>
          <w:highlight w:val="lightGray"/>
          <w:lang w:eastAsia="zh-CN"/>
        </w:rPr>
      </w:pPr>
      <w:r>
        <w:rPr>
          <w:highlight w:val="lightGray"/>
        </w:rPr>
        <w:t>render生命周期：</w:t>
      </w:r>
    </w:p>
    <w:p>
      <w:pPr>
        <w:rPr>
          <w:rFonts w:hint="eastAsia" w:eastAsiaTheme="minorEastAsia"/>
          <w:highlight w:val="lightGray"/>
          <w:lang w:eastAsia="zh-CN"/>
        </w:rPr>
      </w:pPr>
      <w:r>
        <w:rPr>
          <w:highlight w:val="lightGray"/>
        </w:rPr>
        <w:t>  (1)render是类组件中唯一必须有的生命周期，同时必须有return（return 返回的jsx默认只能是单一根节点，但是在fragment的语法支持下，可以返回多个兄弟节点）；</w:t>
      </w:r>
    </w:p>
    <w:p>
      <w:pPr>
        <w:rPr>
          <w:rFonts w:hint="eastAsia" w:eastAsiaTheme="minorEastAsia"/>
          <w:highlight w:val="lightGray"/>
          <w:lang w:eastAsia="zh-CN"/>
        </w:rPr>
      </w:pPr>
      <w:r>
        <w:rPr>
          <w:highlight w:val="lightGray"/>
        </w:rPr>
        <w:t>  (2)Fragment碎片写法: &lt;React.Fragment&gt;&lt;/React.Fragment&gt; 简写成&lt;&gt;&lt;/&gt;；</w:t>
      </w:r>
    </w:p>
    <w:p>
      <w:pPr>
        <w:rPr>
          <w:rFonts w:hint="eastAsia" w:eastAsiaTheme="minorEastAsia"/>
          <w:highlight w:val="lightGray"/>
          <w:lang w:eastAsia="zh-CN"/>
        </w:rPr>
      </w:pPr>
      <w:r>
        <w:rPr>
          <w:highlight w:val="lightGray"/>
        </w:rPr>
        <w:t>  (3)return之前，可以做任意的业务逻辑，但是不能使用this.setState()，会造成死循环；</w:t>
      </w:r>
    </w:p>
    <w:p>
      <w:pPr>
        <w:rPr>
          <w:rFonts w:hint="eastAsia" w:eastAsiaTheme="minorEastAsia"/>
          <w:highlight w:val="lightGray"/>
          <w:lang w:eastAsia="zh-CN"/>
        </w:rPr>
      </w:pPr>
      <w:r>
        <w:rPr>
          <w:highlight w:val="lightGray"/>
        </w:rPr>
        <w:t>  (4)render()在装载阶段和更新阶段都会运行；</w:t>
      </w:r>
    </w:p>
    <w:p>
      <w:r>
        <w:rPr>
          <w:highlight w:val="lightGray"/>
        </w:rPr>
        <w:t>  (5)当render方法返回null的时候，不会影响生命周期函数的正常执行。</w:t>
      </w:r>
    </w:p>
    <w:p>
      <w:pPr>
        <w:pStyle w:val="2"/>
        <w:spacing w:before="548" w:after="180"/>
        <w:rPr>
          <w:sz w:val="31"/>
          <w:szCs w:val="31"/>
        </w:rPr>
      </w:pPr>
      <w:r>
        <w:rPr>
          <w:rStyle w:val="61"/>
          <w:sz w:val="31"/>
          <w:szCs w:val="31"/>
        </w:rPr>
        <w:t>Vue和React的区别</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，react整体是函数式的思想，把组件设计成纯组件，状态和逻辑通过参数传入，所以在react中，是单向数据流；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，vue的思想是响应式的，是基于是数据可变的，通过对每一个属性Watcher来监听，当属性变化的时候，响应式的更新对应的虚拟dom。</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Style w:val="76"/>
          <w:rFonts w:ascii="var(--monospace)" w:hAnsi="var(--monospace)"/>
          <w:color w:val="000000"/>
        </w:rPr>
        <w:t>，vue表单可以使用v</w:t>
      </w:r>
      <w:r>
        <w:rPr>
          <w:rStyle w:val="74"/>
          <w:rFonts w:ascii="var(--monospace)" w:hAnsi="var(--monospace)"/>
          <w:color w:val="981A1A"/>
        </w:rPr>
        <w:t>-</w:t>
      </w:r>
      <w:r>
        <w:rPr>
          <w:rStyle w:val="76"/>
          <w:rFonts w:ascii="var(--monospace)" w:hAnsi="var(--monospace)"/>
          <w:color w:val="000000"/>
        </w:rPr>
        <w:t>model支持双向绑定，相比于react来说开发更简单。</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4</w:t>
      </w:r>
      <w:r>
        <w:rPr>
          <w:rStyle w:val="76"/>
          <w:rFonts w:ascii="var(--monospace)" w:hAnsi="var(--monospace)"/>
          <w:color w:val="000000"/>
        </w:rPr>
        <w:t>，改变数据的方式不同。react需要通过setState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5</w:t>
      </w:r>
      <w:r>
        <w:rPr>
          <w:rStyle w:val="76"/>
          <w:rFonts w:ascii="var(--monospace)" w:hAnsi="var(--monospace)"/>
          <w:color w:val="000000"/>
        </w:rPr>
        <w:t>，react使用jsx，有一定的上手成本，并且需要一整套工具链支持。vue使用模版语法，完全脱离工具链。</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react的优势</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React 速度很快：它并不直接对 DOM 进行操作，引入了一个叫做虚拟 DOM 的概念，安插在 javascript 逻辑和实际的 DOM 之间，性能好。</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跨浏览器兼容：虚拟 DOM 帮助我们解决了跨浏览器问题，它为我们提供了标准化的 API，甚至在 IE8 中都是没问题的。</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一切都是 component：代码更加模块化，重用代码更容易，可维护性高。</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单向数据流：Flux 是一个用于在 JavaScript 应用中创建单向数据层的架构，它随着 React 视图库的开发而被 Facebook 概念化。</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同构、纯粹的 javascript：因为搜索引擎的爬虫程序依赖的是服务端响应而不是 JavaScript 的执行，预渲染你的应用有助于搜索引擎优化。</w:t>
      </w:r>
    </w:p>
    <w:p>
      <w:pPr>
        <w:widowControl/>
        <w:numPr>
          <w:ilvl w:val="0"/>
          <w:numId w:val="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兼容性好：比如使用 RequireJS 来加载和打包，而 Browserify 和 Webpack 适用于构建大型应用。它们使得那些艰难的任务不再让人望而生畏。</w:t>
      </w:r>
    </w:p>
    <w:p>
      <w:pPr>
        <w:pStyle w:val="2"/>
        <w:spacing w:before="0" w:after="0" w:line="415" w:lineRule="auto"/>
        <w:rPr>
          <w:color w:val="FD419F"/>
          <w:sz w:val="24"/>
          <w:szCs w:val="24"/>
        </w:rPr>
      </w:pPr>
      <w:r>
        <w:rPr>
          <w:rFonts w:hint="eastAsia"/>
          <w:color w:val="FD419F"/>
          <w:sz w:val="24"/>
          <w:szCs w:val="24"/>
        </w:rPr>
        <w:t>6.你理解的闭包</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闭包是什么?</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闭包(closure)就是能够读取其他函数内部变量的函数。</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在javascript中，只有函数内部的子函数才能读取局部变量，所以闭包可以理解成 “定义在一个函数内部的函数”。</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在本质上，闭包是将函数内部和函数外部连接起来的桥梁。(闭包的最典型的应用是实现回调函数（callback) )。</w:t>
      </w:r>
    </w:p>
    <w:p>
      <w:pPr>
        <w:rPr>
          <w:b/>
          <w:bCs/>
          <w:color w:val="E46C0A" w:themeColor="accent6" w:themeShade="BF"/>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闭包的作用：</w:t>
      </w:r>
      <w:r>
        <w:rPr>
          <w:rFonts w:hint="eastAsia" w:ascii="Consolas" w:hAnsi="Consolas" w:cs="宋体"/>
          <w:b/>
          <w:bCs/>
          <w:color w:val="E46C0A" w:themeColor="accent6" w:themeShade="BF"/>
          <w:sz w:val="24"/>
          <w:szCs w:val="24"/>
        </w:rPr>
        <w:t xml:space="preserve"> </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1. 在外部访问函数内部的变量</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2. 让函数内的局部变量可以一直保存下去</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3. 模块化私有属性和公共属性</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Segoe UI Emoji" w:hAnsi="Segoe UI Emoji"/>
          <w:color w:val="404040"/>
          <w:shd w:val="clear" w:color="auto" w:fill="FFFFFF"/>
        </w:rPr>
        <w:t>参数和变量不会被垃圾回收机制回收</w:t>
      </w:r>
    </w:p>
    <w:p>
      <w:pPr>
        <w:jc w:val="right"/>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hint="eastAsia" w:ascii="Consolas" w:hAnsi="Consolas" w:cs="宋体"/>
          <w:b/>
          <w:bCs/>
          <w:color w:val="E46C0A" w:themeColor="accent6" w:themeShade="BF"/>
          <w:sz w:val="24"/>
          <w:szCs w:val="24"/>
        </w:rPr>
        <w:t>闭包的使用场景</w:t>
      </w:r>
    </w:p>
    <w:p>
      <w:pPr>
        <w:widowControl/>
        <w:shd w:val="clear" w:color="auto" w:fill="FFFFFF"/>
        <w:spacing w:before="150" w:after="150"/>
        <w:jc w:val="left"/>
        <w:rPr>
          <w:rFonts w:ascii="MS Shell Dlg" w:hAnsi="MS Shell Dlg" w:eastAsia="宋体" w:cs="宋体"/>
          <w:color w:val="555555"/>
          <w:kern w:val="0"/>
          <w:sz w:val="18"/>
          <w:szCs w:val="18"/>
        </w:rPr>
      </w:pPr>
      <w:r>
        <w:rPr>
          <w:rFonts w:ascii="MS Shell Dlg" w:hAnsi="MS Shell Dlg" w:eastAsia="宋体" w:cs="宋体"/>
          <w:color w:val="FF0000"/>
          <w:kern w:val="0"/>
          <w:sz w:val="27"/>
          <w:szCs w:val="27"/>
        </w:rPr>
        <w:t>1.setTimeout</w:t>
      </w:r>
    </w:p>
    <w:p>
      <w:pPr>
        <w:widowControl/>
        <w:shd w:val="clear" w:color="auto" w:fill="FFFFFF"/>
        <w:spacing w:before="150" w:after="150"/>
        <w:jc w:val="left"/>
        <w:rPr>
          <w:rFonts w:ascii="MS Shell Dlg" w:hAnsi="MS Shell Dlg" w:eastAsia="宋体" w:cs="宋体"/>
          <w:color w:val="000000"/>
          <w:kern w:val="0"/>
          <w:sz w:val="24"/>
          <w:szCs w:val="24"/>
        </w:rPr>
      </w:pPr>
      <w:r>
        <w:t>　　</w:t>
      </w:r>
      <w:r>
        <w:rPr>
          <w:rFonts w:ascii="MS Shell Dlg" w:hAnsi="MS Shell Dlg" w:eastAsia="宋体" w:cs="宋体"/>
          <w:color w:val="000000"/>
          <w:kern w:val="0"/>
          <w:sz w:val="24"/>
          <w:szCs w:val="24"/>
        </w:rPr>
        <w:t>原生的setTimeout传递的第一个函数不能带参数，通过闭包可以实现传参效果。</w:t>
      </w:r>
    </w:p>
    <w:p>
      <w:pPr>
        <w:widowControl/>
        <w:shd w:val="clear" w:color="auto" w:fill="FFFFFF"/>
        <w:spacing w:before="150" w:after="150"/>
        <w:jc w:val="left"/>
        <w:rPr>
          <w:rFonts w:ascii="MS Shell Dlg" w:hAnsi="MS Shell Dlg" w:eastAsia="宋体" w:cs="宋体"/>
          <w:color w:val="555555"/>
          <w:kern w:val="0"/>
          <w:sz w:val="18"/>
          <w:szCs w:val="18"/>
        </w:rPr>
      </w:pPr>
      <w:r>
        <w:rPr>
          <w:rFonts w:ascii="MS Shell Dlg" w:hAnsi="MS Shell Dlg" w:eastAsia="宋体" w:cs="宋体"/>
          <w:color w:val="FF0000"/>
          <w:kern w:val="0"/>
          <w:sz w:val="27"/>
          <w:szCs w:val="27"/>
        </w:rPr>
        <w:t>2.回调</w:t>
      </w:r>
    </w:p>
    <w:p>
      <w:pPr>
        <w:widowControl/>
        <w:shd w:val="clear" w:color="auto" w:fill="FFFFFF"/>
        <w:spacing w:before="150" w:after="150"/>
        <w:jc w:val="left"/>
        <w:rPr>
          <w:rFonts w:ascii="MS Shell Dlg" w:hAnsi="MS Shell Dlg" w:eastAsia="宋体" w:cs="宋体"/>
          <w:color w:val="555555"/>
          <w:kern w:val="0"/>
          <w:sz w:val="18"/>
          <w:szCs w:val="18"/>
        </w:rPr>
      </w:pPr>
      <w:r>
        <w:rPr>
          <w:rFonts w:ascii="MS Shell Dlg" w:hAnsi="MS Shell Dlg" w:eastAsia="宋体" w:cs="宋体"/>
          <w:color w:val="000000"/>
          <w:kern w:val="0"/>
          <w:sz w:val="24"/>
          <w:szCs w:val="24"/>
        </w:rPr>
        <w:t>　　定义行为，然后把它关联到某个用户事件上（点击或者按键）。代码通常会作为一个回调（事件触发时调用的函数）绑定到事件。</w:t>
      </w:r>
    </w:p>
    <w:p>
      <w:pPr>
        <w:widowControl/>
        <w:shd w:val="clear" w:color="auto" w:fill="FFFFFF"/>
        <w:spacing w:before="150" w:after="150"/>
        <w:jc w:val="left"/>
        <w:rPr>
          <w:rFonts w:hint="eastAsia" w:ascii="MS Shell Dlg" w:hAnsi="MS Shell Dlg" w:eastAsia="宋体" w:cs="宋体"/>
          <w:color w:val="FF0000"/>
          <w:kern w:val="0"/>
          <w:sz w:val="27"/>
          <w:szCs w:val="27"/>
          <w:lang w:eastAsia="zh-CN"/>
        </w:rPr>
      </w:pPr>
      <w:r>
        <w:rPr>
          <w:rFonts w:ascii="MS Shell Dlg" w:hAnsi="MS Shell Dlg" w:eastAsia="宋体" w:cs="宋体"/>
          <w:color w:val="FF0000"/>
          <w:kern w:val="0"/>
          <w:sz w:val="27"/>
          <w:szCs w:val="27"/>
        </w:rPr>
        <w:t>3.函数防抖</w:t>
      </w:r>
    </w:p>
    <w:p>
      <w:pPr>
        <w:widowControl/>
        <w:shd w:val="clear" w:color="auto" w:fill="FFFFFF"/>
        <w:spacing w:before="150" w:after="150"/>
        <w:jc w:val="left"/>
        <w:rPr>
          <w:rFonts w:hint="eastAsia" w:ascii="MS Shell Dlg" w:hAnsi="MS Shell Dlg" w:eastAsia="宋体" w:cs="宋体"/>
          <w:color w:val="FF0000"/>
          <w:kern w:val="0"/>
          <w:sz w:val="27"/>
          <w:szCs w:val="27"/>
          <w:lang w:eastAsia="zh-CN"/>
        </w:rPr>
      </w:pPr>
    </w:p>
    <w:p>
      <w:pPr>
        <w:widowControl/>
        <w:shd w:val="clear" w:color="auto" w:fill="FFFFFF"/>
        <w:spacing w:before="150" w:after="150"/>
        <w:jc w:val="left"/>
        <w:rPr>
          <w:rFonts w:ascii="MS Shell Dlg" w:hAnsi="MS Shell Dlg" w:eastAsia="宋体" w:cs="宋体"/>
          <w:color w:val="555555"/>
          <w:kern w:val="0"/>
          <w:sz w:val="18"/>
          <w:szCs w:val="18"/>
        </w:rPr>
      </w:pPr>
      <w:r>
        <w:rPr>
          <w:rFonts w:ascii="MS Shell Dlg" w:hAnsi="MS Shell Dlg" w:eastAsia="宋体" w:cs="宋体"/>
          <w:color w:val="555555"/>
          <w:kern w:val="0"/>
          <w:sz w:val="24"/>
          <w:szCs w:val="24"/>
        </w:rPr>
        <w:t> 　　在事件被触发n秒后再执行回调，如果在这n秒内又被触发，则重新计时。</w:t>
      </w:r>
    </w:p>
    <w:p>
      <w:pPr>
        <w:widowControl/>
        <w:shd w:val="clear" w:color="auto" w:fill="FFFFFF"/>
        <w:jc w:val="left"/>
        <w:rPr>
          <w:rFonts w:ascii="MS Shell Dlg" w:hAnsi="MS Shell Dlg" w:eastAsia="宋体" w:cs="宋体"/>
          <w:color w:val="555555"/>
          <w:kern w:val="0"/>
          <w:sz w:val="18"/>
          <w:szCs w:val="18"/>
        </w:rPr>
      </w:pPr>
      <w:r>
        <w:rPr>
          <w:rFonts w:ascii="MS Shell Dlg" w:hAnsi="MS Shell Dlg" w:eastAsia="宋体" w:cs="宋体"/>
          <w:color w:val="555555"/>
          <w:kern w:val="0"/>
          <w:sz w:val="24"/>
          <w:szCs w:val="24"/>
        </w:rPr>
        <w:t>　　 实现的关键就在于</w:t>
      </w:r>
      <w:r>
        <w:rPr>
          <w:rFonts w:ascii="Courier New" w:hAnsi="Courier New" w:eastAsia="宋体" w:cs="Courier New"/>
          <w:color w:val="E83E8C"/>
          <w:kern w:val="0"/>
          <w:sz w:val="18"/>
          <w:szCs w:val="18"/>
          <w:shd w:val="clear" w:color="auto" w:fill="F6F6F6"/>
        </w:rPr>
        <w:t>setTimeOut</w:t>
      </w:r>
      <w:r>
        <w:rPr>
          <w:rFonts w:ascii="MS Shell Dlg" w:hAnsi="MS Shell Dlg" w:eastAsia="宋体" w:cs="宋体"/>
          <w:color w:val="555555"/>
          <w:kern w:val="0"/>
          <w:sz w:val="24"/>
          <w:szCs w:val="24"/>
        </w:rPr>
        <w:t>这个函数，由于还需要一个变量来保存计时，</w:t>
      </w:r>
      <w:r>
        <w:rPr>
          <w:rFonts w:ascii="MS Shell Dlg" w:hAnsi="MS Shell Dlg" w:eastAsia="宋体" w:cs="宋体"/>
          <w:color w:val="FF00FF"/>
          <w:kern w:val="0"/>
          <w:sz w:val="24"/>
          <w:szCs w:val="24"/>
        </w:rPr>
        <w:t>考虑维护全局纯净，可以借助闭包来实现</w:t>
      </w:r>
      <w:r>
        <w:rPr>
          <w:rFonts w:ascii="MS Shell Dlg" w:hAnsi="MS Shell Dlg" w:eastAsia="宋体" w:cs="宋体"/>
          <w:color w:val="555555"/>
          <w:kern w:val="0"/>
          <w:sz w:val="24"/>
          <w:szCs w:val="24"/>
        </w:rPr>
        <w:t>。</w:t>
      </w:r>
    </w:p>
    <w:p>
      <w:pPr>
        <w:rPr>
          <w:rFonts w:ascii="Consolas" w:hAnsi="Consolas" w:cs="宋体"/>
          <w:b/>
          <w:bCs/>
          <w:color w:val="E46C0A" w:themeColor="accent6" w:themeShade="BF"/>
          <w:sz w:val="24"/>
          <w:szCs w:val="24"/>
        </w:rPr>
      </w:pPr>
      <w:r>
        <w:rPr>
          <w:rFonts w:ascii="MS Shell Dlg" w:hAnsi="MS Shell Dlg"/>
          <w:color w:val="FF0000"/>
          <w:sz w:val="27"/>
          <w:szCs w:val="27"/>
          <w:shd w:val="clear" w:color="auto" w:fill="FFFFFF"/>
        </w:rPr>
        <w:t>4.封装私有变量</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闭包的原理：</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全局变量生存周期是永久，局部变量生存周期随着函数的调用</w:t>
      </w:r>
      <w:r>
        <w:rPr>
          <w:rFonts w:hint="eastAsia" w:ascii="Consolas" w:hAnsi="Consolas" w:cs="宋体"/>
          <w:b/>
          <w:bCs/>
          <w:color w:val="E46C0A" w:themeColor="accent6" w:themeShade="BF"/>
          <w:sz w:val="24"/>
          <w:szCs w:val="24"/>
        </w:rPr>
        <w:t>结束</w:t>
      </w:r>
      <w:r>
        <w:rPr>
          <w:rFonts w:ascii="Consolas" w:hAnsi="Consolas" w:cs="宋体"/>
          <w:b/>
          <w:bCs/>
          <w:color w:val="E46C0A" w:themeColor="accent6" w:themeShade="BF"/>
          <w:sz w:val="24"/>
          <w:szCs w:val="24"/>
        </w:rPr>
        <w:t>而销毁。</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xml:space="preserve">闭包就是 在函数中定义且成为该函数内部返回的函数的自由变量 的变量，该变量不会随着外部函数调用结束而销毁。 </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（注：不光是变量，函数内声明的函数也可以形成闭包）</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当函数可以记住并访问所在的词法作用域，即使函数是在当前词法作用域之外执行，这时就产生了闭包。</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闭包的this指向问题：</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1.this指向window对象（因为匿名函数的执行具有全局性，所以其this对象指向window）；</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2.不能实现value加1（每个函数在被调用时都会自动取得两个特殊变量，this和arguments，内部函数在搜索这两个对象时，只会搜索到其活动对象为止，所以不能实现访问外部函数的this对象）；</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3.修改代码实现正确功能</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第一种解决方法：</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/定义变量that用于保存上层函数的this对象</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第二种解决方法：</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//使用apply改变helper的this对象指向，使其指向myNumber对象</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第三种解决方法</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//使用bind绑定，和apply相似，只是它返回的是对函数的引用，不会立即执行</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闭包的应用场景：</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1. 返回值 最常见的一种形式</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2. 函数赋值 一种变形的形式是将内部函数赋值给一个外部变量</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3. 函数参数 通过函数参数引用内部函数产生闭包</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4. IIFE(自执行函数)</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5. 循环赋值</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6. getter和setter</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xml:space="preserve">    // getter和setter函数来将要操作的变量保存在函数内部，防止暴露在外部</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7.迭代器（计数器）</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8.触发事件</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 xml:space="preserve">    </w:t>
      </w:r>
    </w:p>
    <w:p>
      <w:pPr>
        <w:rPr>
          <w:b/>
          <w:bCs/>
          <w:color w:val="E46C0A" w:themeColor="accent6" w:themeShade="BF"/>
          <w:sz w:val="24"/>
          <w:szCs w:val="24"/>
        </w:rPr>
      </w:pPr>
      <w:r>
        <w:rPr>
          <w:b/>
          <w:bCs/>
          <w:color w:val="E46C0A" w:themeColor="accent6" w:themeShade="BF"/>
          <w:sz w:val="24"/>
          <w:szCs w:val="24"/>
        </w:rPr>
        <w:t>简述闭包的问题以及优化</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闭包的缺点：占用内层空间 大量使用闭包会造成 栈溢出</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由于闭包会一直占用内存空间，直到页面销毁，我们可以主动将已使用的闭包销毁：</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将闭包函数赋值为null 可以销毁闭包</w:t>
      </w:r>
    </w:p>
    <w:p>
      <w:pPr>
        <w:jc w:val="left"/>
        <w:rPr>
          <w:rFonts w:ascii="Times New Roman" w:hAnsi="Times New Roman" w:eastAsia="宋体"/>
          <w:b/>
          <w:bCs/>
          <w:color w:val="E46C0A" w:themeColor="accent6" w:themeShade="BF"/>
          <w:sz w:val="24"/>
        </w:rPr>
      </w:pP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JS中闭包的优缺点及特性</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 优点：</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    1.保护函数内的变量安全</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    2.在内存中维持一个变量(用的太多就变成了缺点，占内存) ；</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    3. 逻辑连续，当闭包作为另一个函数调用的参数时，避免你脱离当前逻辑而单独编写额外逻辑。</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    4. 方便调用上下文的局部变量。</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    5. 加强封装性，可以达到对变量的保护作用。</w:t>
      </w:r>
    </w:p>
    <w:p>
      <w:pPr>
        <w:jc w:val="left"/>
        <w:rPr>
          <w:rFonts w:ascii="Times New Roman" w:hAnsi="Times New Roman" w:eastAsia="宋体"/>
          <w:b/>
          <w:bCs/>
          <w:color w:val="E46C0A" w:themeColor="accent6" w:themeShade="BF"/>
          <w:sz w:val="24"/>
        </w:rPr>
      </w:pP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 缺点：</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    1.常驻内存，会增大内存使用量，使用不当很容易造成内存泄露。</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    2.还有有一个非常严重的问题，那就是内存浪费问题，这个内存浪费不仅仅因为它常驻内存，更重要的是，对闭包的使用不当会造成无效内存的产生。</w:t>
      </w:r>
    </w:p>
    <w:p>
      <w:pPr>
        <w:jc w:val="left"/>
        <w:rPr>
          <w:rFonts w:ascii="Times New Roman" w:hAnsi="Times New Roman" w:eastAsia="宋体"/>
          <w:b/>
          <w:bCs/>
          <w:color w:val="E46C0A" w:themeColor="accent6" w:themeShade="BF"/>
          <w:sz w:val="24"/>
        </w:rPr>
      </w:pP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 特性：</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    1. 函数嵌套函数</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    2. 内部函数可以访问外部函数的变量</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    3. 参数和变量不会被回收。</w:t>
      </w:r>
    </w:p>
    <w:p>
      <w:pPr>
        <w:jc w:val="left"/>
        <w:rPr>
          <w:rFonts w:ascii="Times New Roman" w:hAnsi="Times New Roman" w:eastAsia="宋体"/>
          <w:b/>
          <w:bCs/>
          <w:color w:val="E46C0A" w:themeColor="accent6" w:themeShade="BF"/>
          <w:sz w:val="24"/>
        </w:rPr>
      </w:pP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在哪里用到了闭包</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1.匿名自执行函数</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我们创建了一个匿名的函数，并立即执行它，由于外部无法引用它内部的变量，因此在函数执行完后会立刻释放资源，关键是不污染全局对象。</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2.结果缓存</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我们开发中会碰到很多情况，设想我们有一个处理过程很耗时的函数对象，每次调用都会花费很长时间，</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那么我们就需要将计算出来的值存储起来，当调用这个函数的时候，首先在缓存中查找，如果找不到，则进行计算，</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然后更新缓存并返回值，如果找到了，直接返回查找到的值即可。闭包正是可以做到这一点，因为它不会释放外部的引用，</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从而函数内部的值可以得以保留。</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3.封装</w:t>
      </w:r>
    </w:p>
    <w:p>
      <w:pPr>
        <w:jc w:val="left"/>
        <w:rPr>
          <w:rFonts w:ascii="Times New Roman" w:hAnsi="Times New Roman" w:eastAsia="宋体"/>
          <w:b/>
          <w:bCs/>
          <w:color w:val="E46C0A" w:themeColor="accent6" w:themeShade="BF"/>
          <w:sz w:val="24"/>
        </w:rPr>
      </w:pPr>
      <w:r>
        <w:rPr>
          <w:rFonts w:hint="eastAsia" w:ascii="Times New Roman" w:hAnsi="Times New Roman" w:eastAsia="宋体"/>
          <w:b/>
          <w:bCs/>
          <w:color w:val="E46C0A" w:themeColor="accent6" w:themeShade="BF"/>
          <w:sz w:val="24"/>
        </w:rPr>
        <w:t>4.实现类和继承</w:t>
      </w:r>
    </w:p>
    <w:bookmarkEnd w:id="1"/>
    <w:p>
      <w:pPr>
        <w:jc w:val="left"/>
        <w:rPr>
          <w:rFonts w:ascii="Times New Roman" w:hAnsi="Times New Roman" w:eastAsia="宋体"/>
          <w:b/>
          <w:bCs/>
          <w:sz w:val="24"/>
        </w:rPr>
      </w:pPr>
    </w:p>
    <w:p>
      <w:pPr>
        <w:pStyle w:val="2"/>
        <w:spacing w:before="0" w:after="0" w:line="240" w:lineRule="auto"/>
        <w:jc w:val="left"/>
        <w:rPr>
          <w:rStyle w:val="24"/>
          <w:b/>
          <w:bCs/>
          <w:color w:val="FD419F"/>
          <w:sz w:val="24"/>
          <w:szCs w:val="24"/>
        </w:rPr>
      </w:pPr>
      <w:r>
        <w:rPr>
          <w:rStyle w:val="24"/>
          <w:rFonts w:hint="eastAsia"/>
          <w:b/>
          <w:bCs/>
          <w:color w:val="FD419F"/>
          <w:sz w:val="24"/>
          <w:szCs w:val="24"/>
        </w:rPr>
        <w:t>8.你理解的JS的继承</w:t>
      </w:r>
    </w:p>
    <w:p>
      <w:pPr>
        <w:jc w:val="left"/>
        <w:rPr>
          <w:rFonts w:ascii="Times New Roman" w:hAnsi="Times New Roman" w:eastAsia="宋体"/>
          <w:color w:val="FF0000"/>
          <w:sz w:val="24"/>
        </w:rPr>
      </w:pPr>
      <w:r>
        <w:rPr>
          <w:rFonts w:hint="eastAsia" w:ascii="Times New Roman" w:hAnsi="Times New Roman" w:eastAsia="宋体"/>
          <w:color w:val="FF0000"/>
          <w:sz w:val="24"/>
        </w:rPr>
        <w:t>什么是继承？</w:t>
      </w:r>
    </w:p>
    <w:p>
      <w:pPr>
        <w:jc w:val="left"/>
        <w:rPr>
          <w:rFonts w:ascii="Times New Roman" w:hAnsi="Times New Roman" w:eastAsia="宋体"/>
          <w:color w:val="FF0000"/>
          <w:sz w:val="24"/>
        </w:rPr>
      </w:pPr>
      <w:r>
        <w:rPr>
          <w:rFonts w:hint="eastAsia" w:ascii="Times New Roman" w:hAnsi="Times New Roman" w:eastAsia="宋体"/>
          <w:color w:val="FF0000"/>
          <w:sz w:val="24"/>
        </w:rPr>
        <w:t>简单说就是：在js中获取存在对象已有属性和方法的一种方式.下面我总结了几个继承：</w:t>
      </w:r>
    </w:p>
    <w:p>
      <w:pPr>
        <w:jc w:val="left"/>
        <w:rPr>
          <w:rFonts w:ascii="Times New Roman" w:hAnsi="Times New Roman" w:eastAsia="宋体"/>
          <w:color w:val="FF0000"/>
          <w:sz w:val="24"/>
        </w:rPr>
      </w:pPr>
      <w:r>
        <w:rPr>
          <w:rFonts w:hint="eastAsia" w:ascii="Times New Roman" w:hAnsi="Times New Roman" w:eastAsia="宋体"/>
          <w:color w:val="FF0000"/>
          <w:sz w:val="24"/>
        </w:rPr>
        <w:t>一丶原型链继承</w:t>
      </w:r>
    </w:p>
    <w:p>
      <w:pPr>
        <w:jc w:val="left"/>
        <w:rPr>
          <w:rFonts w:ascii="Times New Roman" w:hAnsi="Times New Roman" w:eastAsia="宋体"/>
          <w:color w:val="FF0000"/>
          <w:sz w:val="24"/>
        </w:rPr>
      </w:pPr>
      <w:r>
        <w:rPr>
          <w:rFonts w:hint="eastAsia" w:ascii="Times New Roman" w:hAnsi="Times New Roman" w:eastAsia="宋体"/>
          <w:color w:val="FF0000"/>
          <w:sz w:val="24"/>
        </w:rPr>
        <w:t>基本原理是：将父类的实例赋值给子类的原型。</w:t>
      </w:r>
    </w:p>
    <w:p>
      <w:pPr>
        <w:jc w:val="left"/>
        <w:rPr>
          <w:rFonts w:ascii="Times New Roman" w:hAnsi="Times New Roman" w:eastAsia="宋体"/>
          <w:color w:val="FF0000"/>
          <w:sz w:val="24"/>
          <w:shd w:val="clear" w:color="auto" w:fill="FFFFFF"/>
        </w:rPr>
      </w:pPr>
      <w:r>
        <w:rPr>
          <w:rFonts w:hint="eastAsia" w:ascii="Times New Roman" w:hAnsi="Times New Roman" w:eastAsia="宋体"/>
          <w:color w:val="FF0000"/>
          <w:sz w:val="24"/>
          <w:shd w:val="clear" w:color="auto" w:fill="FFFFFF"/>
        </w:rPr>
        <w:t>这种继承方式的缺点：子类的实例可以访问父类的私有属性，子类的实例还可以更改该属性，这样不安全。</w:t>
      </w:r>
    </w:p>
    <w:p>
      <w:pPr>
        <w:jc w:val="left"/>
        <w:rPr>
          <w:rFonts w:ascii="Times New Roman" w:hAnsi="Times New Roman" w:eastAsia="宋体"/>
          <w:color w:val="FF0000"/>
          <w:sz w:val="24"/>
        </w:rPr>
      </w:pPr>
      <w:r>
        <w:rPr>
          <w:rFonts w:hint="eastAsia" w:ascii="Times New Roman" w:hAnsi="Times New Roman" w:eastAsia="宋体"/>
          <w:color w:val="FF0000"/>
          <w:sz w:val="24"/>
        </w:rPr>
        <w:t>二丶构造函数继承</w:t>
      </w:r>
    </w:p>
    <w:p>
      <w:pPr>
        <w:jc w:val="left"/>
        <w:rPr>
          <w:rFonts w:ascii="Times New Roman" w:hAnsi="Times New Roman" w:eastAsia="宋体"/>
          <w:color w:val="FF0000"/>
          <w:sz w:val="24"/>
        </w:rPr>
      </w:pPr>
      <w:r>
        <w:rPr>
          <w:rFonts w:hint="eastAsia" w:ascii="Times New Roman" w:hAnsi="Times New Roman" w:eastAsia="宋体"/>
          <w:color w:val="FF0000"/>
          <w:sz w:val="24"/>
        </w:rPr>
        <w:t>原理：在子类构造函数中，使用call来将子类的this绑定到父类中去</w:t>
      </w:r>
    </w:p>
    <w:p>
      <w:pPr>
        <w:jc w:val="left"/>
        <w:rPr>
          <w:rFonts w:ascii="Times New Roman" w:hAnsi="Times New Roman" w:eastAsia="宋体"/>
          <w:color w:val="FF0000"/>
          <w:sz w:val="24"/>
        </w:rPr>
      </w:pPr>
      <w:r>
        <w:rPr>
          <w:rFonts w:hint="eastAsia" w:ascii="Times New Roman" w:hAnsi="Times New Roman" w:eastAsia="宋体"/>
          <w:color w:val="FF0000"/>
          <w:sz w:val="24"/>
        </w:rPr>
        <w:t>优点：</w:t>
      </w:r>
    </w:p>
    <w:p>
      <w:pPr>
        <w:jc w:val="left"/>
        <w:rPr>
          <w:rFonts w:ascii="Times New Roman" w:hAnsi="Times New Roman" w:eastAsia="宋体"/>
          <w:color w:val="FF0000"/>
          <w:sz w:val="24"/>
        </w:rPr>
      </w:pPr>
      <w:r>
        <w:rPr>
          <w:rFonts w:hint="eastAsia" w:ascii="Times New Roman" w:hAnsi="Times New Roman" w:eastAsia="宋体"/>
          <w:color w:val="FF0000"/>
          <w:sz w:val="24"/>
        </w:rPr>
        <w:t>借用构造函数法可以解决原型中引用类型值被修改的问题；</w:t>
      </w:r>
    </w:p>
    <w:p>
      <w:pPr>
        <w:jc w:val="left"/>
        <w:rPr>
          <w:rFonts w:ascii="Times New Roman" w:hAnsi="Times New Roman" w:eastAsia="宋体"/>
          <w:color w:val="FF0000"/>
          <w:sz w:val="24"/>
        </w:rPr>
      </w:pPr>
      <w:r>
        <w:rPr>
          <w:rFonts w:hint="eastAsia" w:ascii="Times New Roman" w:hAnsi="Times New Roman" w:eastAsia="宋体"/>
          <w:color w:val="FF0000"/>
          <w:sz w:val="24"/>
        </w:rPr>
        <w:t>缺点：</w:t>
      </w:r>
    </w:p>
    <w:p>
      <w:pPr>
        <w:jc w:val="left"/>
        <w:rPr>
          <w:rFonts w:ascii="Times New Roman" w:hAnsi="Times New Roman" w:eastAsia="宋体"/>
          <w:color w:val="FF0000"/>
          <w:sz w:val="24"/>
        </w:rPr>
      </w:pPr>
      <w:r>
        <w:rPr>
          <w:rFonts w:hint="eastAsia" w:ascii="Times New Roman" w:hAnsi="Times New Roman" w:eastAsia="宋体"/>
          <w:color w:val="FF0000"/>
          <w:sz w:val="24"/>
        </w:rPr>
        <w:t>只能继承父对象的实例属性和方法，不能继承父对象原型属性和方法</w:t>
      </w:r>
    </w:p>
    <w:p>
      <w:pPr>
        <w:jc w:val="left"/>
        <w:rPr>
          <w:rFonts w:ascii="Times New Roman" w:hAnsi="Times New Roman" w:eastAsia="宋体"/>
          <w:color w:val="FF0000"/>
          <w:sz w:val="24"/>
        </w:rPr>
      </w:pPr>
      <w:r>
        <w:rPr>
          <w:rFonts w:hint="eastAsia" w:ascii="Times New Roman" w:hAnsi="Times New Roman" w:eastAsia="宋体"/>
          <w:color w:val="FF0000"/>
          <w:sz w:val="24"/>
        </w:rPr>
        <w:t>三丶组合继承</w:t>
      </w:r>
    </w:p>
    <w:p>
      <w:pPr>
        <w:jc w:val="left"/>
        <w:rPr>
          <w:rFonts w:ascii="Times New Roman" w:hAnsi="Times New Roman" w:eastAsia="宋体"/>
          <w:color w:val="FF0000"/>
          <w:sz w:val="24"/>
        </w:rPr>
      </w:pPr>
      <w:r>
        <w:rPr>
          <w:rFonts w:hint="eastAsia" w:ascii="Times New Roman" w:hAnsi="Times New Roman" w:eastAsia="宋体"/>
          <w:color w:val="FF0000"/>
          <w:sz w:val="24"/>
        </w:rPr>
        <w:t>将原型继承和借用构造函数两种方式组合起来</w:t>
      </w:r>
    </w:p>
    <w:p>
      <w:pPr>
        <w:jc w:val="left"/>
        <w:rPr>
          <w:rFonts w:ascii="Times New Roman" w:hAnsi="Times New Roman" w:eastAsia="宋体"/>
          <w:color w:val="FF0000"/>
          <w:sz w:val="24"/>
        </w:rPr>
      </w:pPr>
      <w:r>
        <w:rPr>
          <w:rFonts w:hint="eastAsia" w:ascii="Times New Roman" w:hAnsi="Times New Roman" w:eastAsia="宋体"/>
          <w:color w:val="FF0000"/>
          <w:sz w:val="24"/>
        </w:rPr>
        <w:t>优点：</w:t>
      </w:r>
    </w:p>
    <w:p>
      <w:pPr>
        <w:jc w:val="left"/>
        <w:rPr>
          <w:rFonts w:hint="eastAsia" w:ascii="Times New Roman" w:hAnsi="Times New Roman" w:eastAsia="宋体"/>
          <w:color w:val="FF0000"/>
          <w:sz w:val="24"/>
          <w:lang w:eastAsia="zh-CN"/>
        </w:rPr>
      </w:pPr>
      <w:r>
        <w:rPr>
          <w:rFonts w:hint="eastAsia" w:ascii="Times New Roman" w:hAnsi="Times New Roman" w:eastAsia="宋体"/>
          <w:color w:val="FF0000"/>
          <w:sz w:val="24"/>
        </w:rPr>
        <w:t>可以保证每个函数有自己的属性，可以解决原型中引用类型值被修改的问题；</w:t>
      </w:r>
    </w:p>
    <w:p>
      <w:pPr>
        <w:jc w:val="left"/>
        <w:rPr>
          <w:rFonts w:ascii="Times New Roman" w:hAnsi="Times New Roman" w:eastAsia="宋体"/>
          <w:color w:val="FF0000"/>
          <w:sz w:val="24"/>
        </w:rPr>
      </w:pPr>
      <w:r>
        <w:rPr>
          <w:rFonts w:hint="eastAsia" w:ascii="Times New Roman" w:hAnsi="Times New Roman" w:eastAsia="宋体"/>
          <w:color w:val="FF0000"/>
          <w:sz w:val="24"/>
        </w:rPr>
        <w:t>子类的实例可以继承父类原型上面的属性和方法</w:t>
      </w:r>
    </w:p>
    <w:p>
      <w:pPr>
        <w:jc w:val="left"/>
        <w:rPr>
          <w:rFonts w:ascii="Times New Roman" w:hAnsi="Times New Roman" w:eastAsia="宋体"/>
          <w:color w:val="FF0000"/>
          <w:sz w:val="24"/>
          <w:vertAlign w:val="subscript"/>
        </w:rPr>
      </w:pPr>
      <w:r>
        <w:rPr>
          <w:rFonts w:hint="eastAsia" w:ascii="Times New Roman" w:hAnsi="Times New Roman" w:eastAsia="宋体"/>
          <w:color w:val="FF0000"/>
          <w:sz w:val="24"/>
        </w:rPr>
        <w:t>缺点：</w:t>
      </w:r>
    </w:p>
    <w:p>
      <w:pPr>
        <w:jc w:val="left"/>
        <w:rPr>
          <w:rFonts w:ascii="Times New Roman" w:hAnsi="Times New Roman" w:eastAsia="宋体"/>
          <w:color w:val="FF0000"/>
          <w:sz w:val="24"/>
        </w:rPr>
      </w:pPr>
      <w:r>
        <w:rPr>
          <w:rFonts w:hint="eastAsia" w:ascii="Times New Roman" w:hAnsi="Times New Roman" w:eastAsia="宋体"/>
          <w:color w:val="FF0000"/>
          <w:sz w:val="24"/>
        </w:rPr>
        <w:t>在实例化子类的过程中，父类构造函数调用了两次</w:t>
      </w:r>
    </w:p>
    <w:p>
      <w:pPr>
        <w:jc w:val="left"/>
        <w:rPr>
          <w:rFonts w:ascii="Times New Roman" w:hAnsi="Times New Roman" w:eastAsia="宋体"/>
          <w:color w:val="FF0000"/>
          <w:sz w:val="24"/>
        </w:rPr>
      </w:pPr>
      <w:r>
        <w:rPr>
          <w:rFonts w:hint="eastAsia" w:ascii="Times New Roman" w:hAnsi="Times New Roman" w:eastAsia="宋体"/>
          <w:color w:val="FF0000"/>
          <w:sz w:val="24"/>
        </w:rPr>
        <w:t>四丶寄生组合式继承（推荐）</w:t>
      </w:r>
    </w:p>
    <w:p>
      <w:pPr>
        <w:jc w:val="left"/>
        <w:rPr>
          <w:rFonts w:ascii="Times New Roman" w:hAnsi="Times New Roman" w:eastAsia="宋体"/>
          <w:color w:val="FF0000"/>
          <w:sz w:val="24"/>
        </w:rPr>
      </w:pPr>
      <w:r>
        <w:rPr>
          <w:rFonts w:hint="eastAsia" w:ascii="Times New Roman" w:hAnsi="Times New Roman" w:eastAsia="宋体"/>
          <w:color w:val="FF0000"/>
          <w:sz w:val="24"/>
        </w:rPr>
        <w:t>所谓寄生继承：通过 Object.create() 将子类的原型继承到父类的原型上。</w:t>
      </w:r>
    </w:p>
    <w:p>
      <w:pPr>
        <w:jc w:val="left"/>
        <w:rPr>
          <w:rFonts w:ascii="Times New Roman" w:hAnsi="Times New Roman" w:eastAsia="宋体"/>
          <w:color w:val="FF0000"/>
          <w:sz w:val="24"/>
        </w:rPr>
      </w:pPr>
      <w:r>
        <w:rPr>
          <w:rFonts w:hint="eastAsia" w:ascii="Times New Roman" w:hAnsi="Times New Roman" w:eastAsia="宋体"/>
          <w:color w:val="FF0000"/>
          <w:sz w:val="24"/>
        </w:rPr>
        <w:t>特点：</w:t>
      </w:r>
    </w:p>
    <w:p>
      <w:pPr>
        <w:jc w:val="left"/>
        <w:rPr>
          <w:rFonts w:ascii="Times New Roman" w:hAnsi="Times New Roman" w:eastAsia="宋体"/>
          <w:color w:val="FF0000"/>
          <w:sz w:val="24"/>
        </w:rPr>
      </w:pPr>
      <w:r>
        <w:rPr>
          <w:rFonts w:hint="eastAsia" w:ascii="Times New Roman" w:hAnsi="Times New Roman" w:eastAsia="宋体"/>
          <w:color w:val="FF0000"/>
          <w:sz w:val="24"/>
        </w:rPr>
        <w:t>这种方式的高效率体现在纸雕用了一次父类构造函数，并且因此避免了在父类的prototype 上面创建不必要的、多余的属性。</w:t>
      </w:r>
    </w:p>
    <w:p>
      <w:pPr>
        <w:jc w:val="left"/>
        <w:rPr>
          <w:rFonts w:ascii="Times New Roman" w:hAnsi="Times New Roman" w:eastAsia="宋体"/>
          <w:color w:val="FF0000"/>
          <w:sz w:val="24"/>
        </w:rPr>
      </w:pPr>
      <w:r>
        <w:rPr>
          <w:rFonts w:hint="eastAsia" w:ascii="Times New Roman" w:hAnsi="Times New Roman" w:eastAsia="宋体"/>
          <w:color w:val="FF0000"/>
          <w:sz w:val="24"/>
        </w:rPr>
        <w:t>同时，原型链还能保持不变，可以正常使用 instanceof 和 isPrototypeOf 。</w:t>
      </w:r>
    </w:p>
    <w:p>
      <w:pPr>
        <w:jc w:val="left"/>
        <w:rPr>
          <w:rFonts w:ascii="Times New Roman" w:hAnsi="Times New Roman" w:eastAsia="宋体"/>
          <w:color w:val="FF0000"/>
          <w:sz w:val="24"/>
        </w:rPr>
      </w:pPr>
      <w:r>
        <w:rPr>
          <w:rFonts w:hint="eastAsia" w:ascii="Times New Roman" w:hAnsi="Times New Roman" w:eastAsia="宋体"/>
          <w:color w:val="FF0000"/>
          <w:sz w:val="24"/>
        </w:rPr>
        <w:t>开发人员普遍认为寄生组合式继承是引用类型最理想的继承范式。</w:t>
      </w:r>
    </w:p>
    <w:p>
      <w:pPr>
        <w:jc w:val="left"/>
        <w:rPr>
          <w:rFonts w:ascii="Times New Roman" w:hAnsi="Times New Roman" w:eastAsia="宋体"/>
          <w:color w:val="FF0000"/>
          <w:sz w:val="24"/>
        </w:rPr>
      </w:pPr>
      <w:r>
        <w:rPr>
          <w:rFonts w:hint="eastAsia" w:ascii="Times New Roman" w:hAnsi="Times New Roman" w:eastAsia="宋体"/>
          <w:color w:val="FF0000"/>
          <w:sz w:val="24"/>
        </w:rPr>
        <w:t>五丶class extend 继承</w:t>
      </w:r>
    </w:p>
    <w:p>
      <w:pPr>
        <w:jc w:val="left"/>
        <w:rPr>
          <w:rFonts w:ascii="Times New Roman" w:hAnsi="Times New Roman" w:eastAsia="宋体"/>
          <w:color w:val="FF0000"/>
          <w:sz w:val="24"/>
        </w:rPr>
      </w:pPr>
      <w:r>
        <w:rPr>
          <w:rFonts w:hint="eastAsia" w:ascii="Times New Roman" w:hAnsi="Times New Roman" w:eastAsia="宋体"/>
          <w:color w:val="FF0000"/>
          <w:sz w:val="24"/>
        </w:rPr>
        <w:t>ES6 中有了类的概念，可以通过 class 声明一个类，通过 extends 关键字来实现继承关系。</w:t>
      </w:r>
    </w:p>
    <w:p>
      <w:pPr>
        <w:jc w:val="left"/>
        <w:rPr>
          <w:rFonts w:ascii="Times New Roman" w:hAnsi="Times New Roman" w:eastAsia="宋体"/>
          <w:color w:val="FF0000"/>
          <w:sz w:val="24"/>
        </w:rPr>
      </w:pPr>
      <w:r>
        <w:rPr>
          <w:rFonts w:hint="eastAsia" w:ascii="Times New Roman" w:hAnsi="Times New Roman" w:eastAsia="宋体"/>
          <w:color w:val="FF0000"/>
          <w:sz w:val="24"/>
        </w:rPr>
        <w:t>class 与 ES5 构造函数的主要区别：</w:t>
      </w:r>
    </w:p>
    <w:p>
      <w:pPr>
        <w:jc w:val="left"/>
        <w:rPr>
          <w:rFonts w:ascii="Times New Roman" w:hAnsi="Times New Roman" w:eastAsia="宋体"/>
          <w:color w:val="FF0000"/>
          <w:sz w:val="24"/>
        </w:rPr>
      </w:pPr>
      <w:r>
        <w:rPr>
          <w:rFonts w:hint="eastAsia" w:ascii="Times New Roman" w:hAnsi="Times New Roman" w:eastAsia="宋体"/>
          <w:color w:val="FF0000"/>
          <w:sz w:val="24"/>
        </w:rPr>
        <w:t>class 只能通过 new 来调用，而构造函数则可以直接调用；</w:t>
      </w:r>
    </w:p>
    <w:p>
      <w:pPr>
        <w:jc w:val="left"/>
        <w:rPr>
          <w:rFonts w:ascii="Times New Roman" w:hAnsi="Times New Roman" w:eastAsia="宋体"/>
          <w:color w:val="FF0000"/>
          <w:sz w:val="24"/>
        </w:rPr>
      </w:pPr>
      <w:r>
        <w:rPr>
          <w:rFonts w:hint="eastAsia" w:ascii="Times New Roman" w:hAnsi="Times New Roman" w:eastAsia="宋体"/>
          <w:color w:val="FF0000"/>
          <w:sz w:val="24"/>
        </w:rPr>
        <w:t>class 内部所有定义的方法，都是不可枚举的（non-enumerable）</w:t>
      </w:r>
    </w:p>
    <w:p>
      <w:pPr>
        <w:jc w:val="left"/>
        <w:rPr>
          <w:rFonts w:ascii="Times New Roman" w:hAnsi="Times New Roman" w:eastAsia="宋体" w:cs="宋体"/>
          <w:color w:val="FF0000"/>
          <w:kern w:val="0"/>
          <w:sz w:val="24"/>
        </w:rPr>
      </w:pPr>
      <w:r>
        <w:rPr>
          <w:rFonts w:hint="eastAsia" w:ascii="Times New Roman" w:hAnsi="Times New Roman" w:eastAsia="宋体" w:cs="宋体"/>
          <w:color w:val="FF0000"/>
          <w:kern w:val="0"/>
          <w:sz w:val="24"/>
        </w:rPr>
        <w:t>值得注意的是：</w:t>
      </w:r>
    </w:p>
    <w:p>
      <w:pPr>
        <w:jc w:val="left"/>
        <w:rPr>
          <w:rFonts w:ascii="Times New Roman" w:hAnsi="Times New Roman" w:eastAsia="宋体" w:cs="宋体"/>
          <w:color w:val="FF0000"/>
          <w:kern w:val="0"/>
          <w:sz w:val="24"/>
        </w:rPr>
      </w:pPr>
      <w:r>
        <w:rPr>
          <w:rFonts w:hint="eastAsia" w:ascii="Times New Roman" w:hAnsi="Times New Roman" w:eastAsia="宋体" w:cs="宋体"/>
          <w:color w:val="FF0000"/>
          <w:kern w:val="0"/>
          <w:sz w:val="24"/>
        </w:rPr>
        <w:t>super 关键字表示父类的构造函数，相当于 ES5 的 Parent.call(this)。</w:t>
      </w:r>
    </w:p>
    <w:p>
      <w:pPr>
        <w:jc w:val="left"/>
        <w:rPr>
          <w:rFonts w:ascii="Times New Roman" w:hAnsi="Times New Roman" w:eastAsia="宋体" w:cs="宋体"/>
          <w:color w:val="FF0000"/>
          <w:kern w:val="0"/>
          <w:sz w:val="24"/>
        </w:rPr>
      </w:pPr>
      <w:r>
        <w:rPr>
          <w:rFonts w:hint="eastAsia" w:ascii="Times New Roman" w:hAnsi="Times New Roman" w:eastAsia="宋体" w:cs="宋体"/>
          <w:color w:val="FF0000"/>
          <w:kern w:val="0"/>
          <w:sz w:val="24"/>
        </w:rPr>
        <w:t>子类必须在 constructor 方法中调用 super 方法，否则新建实例时会报错。这是因为子类没有自己的 this 对象，而是继承父类的 this 对象，然后对其进行加工，如果不调用 super 方法，子类就得不到 this 对象。</w:t>
      </w:r>
    </w:p>
    <w:p>
      <w:pPr>
        <w:jc w:val="left"/>
        <w:rPr>
          <w:rFonts w:ascii="Times New Roman" w:hAnsi="Times New Roman" w:eastAsia="宋体" w:cs="宋体"/>
          <w:color w:val="FF0000"/>
          <w:kern w:val="0"/>
          <w:sz w:val="24"/>
        </w:rPr>
      </w:pPr>
      <w:r>
        <w:rPr>
          <w:rFonts w:hint="eastAsia" w:ascii="Times New Roman" w:hAnsi="Times New Roman" w:eastAsia="宋体" w:cs="宋体"/>
          <w:color w:val="FF0000"/>
          <w:kern w:val="0"/>
          <w:sz w:val="24"/>
        </w:rPr>
        <w:t>正是因为这个原因，在子类的构造函数中，只有调用 super 之后，才可以使用 this 关键字，否则会报错。</w:t>
      </w:r>
    </w:p>
    <w:p>
      <w:pPr>
        <w:jc w:val="left"/>
        <w:rPr>
          <w:rFonts w:ascii="Times New Roman" w:hAnsi="Times New Roman" w:eastAsia="宋体" w:cs="宋体"/>
          <w:color w:val="FF0000"/>
          <w:kern w:val="0"/>
          <w:sz w:val="24"/>
        </w:rPr>
      </w:pPr>
      <w:r>
        <w:rPr>
          <w:rFonts w:hint="eastAsia" w:ascii="Times New Roman" w:hAnsi="Times New Roman" w:eastAsia="宋体" w:cs="宋体"/>
          <w:color w:val="FF0000"/>
          <w:kern w:val="0"/>
          <w:sz w:val="24"/>
        </w:rPr>
        <w:t>子类的 proto 属性指向父类因此，子类可以继承父类的静态方法。</w:t>
      </w:r>
      <w:r>
        <w:rPr>
          <w:rFonts w:hint="eastAsia" w:ascii="Times New Roman" w:hAnsi="Times New Roman" w:eastAsia="宋体"/>
          <w:color w:val="FF0000"/>
          <w:sz w:val="24"/>
          <w:shd w:val="clear" w:color="auto" w:fill="FFFFFF"/>
        </w:rPr>
        <w:t>子类的原型的 </w:t>
      </w:r>
      <w:r>
        <w:rPr>
          <w:rStyle w:val="24"/>
          <w:rFonts w:hint="eastAsia" w:ascii="Times New Roman" w:hAnsi="Times New Roman" w:eastAsia="宋体"/>
          <w:b w:val="0"/>
          <w:bCs w:val="0"/>
          <w:color w:val="FF0000"/>
          <w:sz w:val="24"/>
          <w:szCs w:val="24"/>
          <w:shd w:val="clear" w:color="auto" w:fill="FFFFFF"/>
        </w:rPr>
        <w:t>proto</w:t>
      </w:r>
      <w:r>
        <w:rPr>
          <w:rFonts w:hint="eastAsia" w:ascii="Times New Roman" w:hAnsi="Times New Roman" w:eastAsia="宋体"/>
          <w:color w:val="FF0000"/>
          <w:sz w:val="24"/>
          <w:shd w:val="clear" w:color="auto" w:fill="FFFFFF"/>
        </w:rPr>
        <w:t>，总是指向父类的 prototype 属性</w:t>
      </w:r>
    </w:p>
    <w:p>
      <w:pPr>
        <w:jc w:val="left"/>
        <w:rPr>
          <w:rFonts w:ascii="Times New Roman" w:hAnsi="Times New Roman" w:eastAsia="宋体"/>
          <w:sz w:val="24"/>
        </w:rPr>
      </w:pPr>
    </w:p>
    <w:p>
      <w:pPr>
        <w:pStyle w:val="2"/>
        <w:spacing w:before="0" w:after="0" w:line="240" w:lineRule="auto"/>
        <w:rPr>
          <w:color w:val="FD419F"/>
          <w:sz w:val="24"/>
          <w:szCs w:val="24"/>
        </w:rPr>
      </w:pPr>
      <w:r>
        <w:rPr>
          <w:rFonts w:hint="eastAsia"/>
          <w:color w:val="FD419F"/>
          <w:sz w:val="24"/>
          <w:szCs w:val="24"/>
        </w:rPr>
        <w:t>9.JS的原型与原型链</w:t>
      </w:r>
    </w:p>
    <w:p>
      <w:pPr>
        <w:rPr>
          <w:sz w:val="24"/>
          <w:szCs w:val="24"/>
        </w:rPr>
      </w:pPr>
      <w:r>
        <w:rPr>
          <w:sz w:val="24"/>
          <w:szCs w:val="24"/>
        </w:rPr>
        <w:t>你知道什么是原型吗？我们为什么要用原型呢？或者说原型为我们提供了什么？</w:t>
      </w:r>
    </w:p>
    <w:p>
      <w:pPr>
        <w:rPr>
          <w:rFonts w:ascii="Consolas" w:hAnsi="Consolas" w:cs="宋体"/>
          <w:sz w:val="24"/>
          <w:szCs w:val="24"/>
        </w:rPr>
      </w:pPr>
      <w:r>
        <w:rPr>
          <w:rFonts w:ascii="Consolas" w:hAnsi="Consolas" w:cs="宋体"/>
          <w:sz w:val="24"/>
          <w:szCs w:val="24"/>
        </w:rPr>
        <w:t>什么是原型：</w:t>
      </w:r>
    </w:p>
    <w:p>
      <w:pPr>
        <w:rPr>
          <w:rFonts w:ascii="Consolas" w:hAnsi="Consolas" w:cs="宋体"/>
          <w:sz w:val="24"/>
          <w:szCs w:val="24"/>
        </w:rPr>
      </w:pPr>
      <w:r>
        <w:rPr>
          <w:rFonts w:ascii="Consolas" w:hAnsi="Consolas" w:cs="宋体"/>
          <w:sz w:val="24"/>
          <w:szCs w:val="24"/>
        </w:rPr>
        <w:t>Javascript规定，每一个函数都有一个prototype对象属性，指向另一个对象（原型链上面的）。</w:t>
      </w:r>
    </w:p>
    <w:p>
      <w:pPr>
        <w:rPr>
          <w:rFonts w:ascii="Consolas" w:hAnsi="Consolas" w:cs="宋体"/>
          <w:sz w:val="24"/>
          <w:szCs w:val="24"/>
        </w:rPr>
      </w:pPr>
      <w:r>
        <w:rPr>
          <w:rFonts w:ascii="Consolas" w:hAnsi="Consolas" w:cs="宋体"/>
          <w:sz w:val="24"/>
          <w:szCs w:val="24"/>
        </w:rPr>
        <w:t>prototype(对象属性)的所有属性和方法，都会被构造函数的实例继承。这意味着，我们可以把那些不变(公用)的属性和方法，直接定义在prototype对象属性上。</w:t>
      </w:r>
    </w:p>
    <w:p>
      <w:pPr>
        <w:rPr>
          <w:rFonts w:ascii="Consolas" w:hAnsi="Consolas" w:cs="宋体"/>
          <w:sz w:val="24"/>
          <w:szCs w:val="24"/>
        </w:rPr>
      </w:pPr>
    </w:p>
    <w:p>
      <w:pPr>
        <w:rPr>
          <w:rFonts w:ascii="Consolas" w:hAnsi="Consolas" w:cs="宋体"/>
          <w:sz w:val="24"/>
          <w:szCs w:val="24"/>
        </w:rPr>
      </w:pPr>
      <w:r>
        <w:rPr>
          <w:rFonts w:ascii="Consolas" w:hAnsi="Consolas" w:cs="宋体"/>
          <w:sz w:val="24"/>
          <w:szCs w:val="24"/>
        </w:rPr>
        <w:t>prototype就是调用构造函数所创建的那个实例对象的原型（proto）。</w:t>
      </w:r>
    </w:p>
    <w:p>
      <w:pPr>
        <w:rPr>
          <w:rFonts w:ascii="Consolas" w:hAnsi="Consolas" w:cs="宋体"/>
          <w:sz w:val="24"/>
          <w:szCs w:val="24"/>
        </w:rPr>
      </w:pPr>
    </w:p>
    <w:p>
      <w:pPr>
        <w:rPr>
          <w:rFonts w:ascii="Consolas" w:hAnsi="Consolas" w:cs="宋体"/>
          <w:sz w:val="24"/>
          <w:szCs w:val="24"/>
        </w:rPr>
      </w:pPr>
      <w:r>
        <w:rPr>
          <w:rFonts w:ascii="Consolas" w:hAnsi="Consolas" w:cs="宋体"/>
          <w:sz w:val="24"/>
          <w:szCs w:val="24"/>
        </w:rPr>
        <w:t>prototype可以让所有对象实例共享它所包含的属性和方法。也就是说，不必在构造函数中定义对象信息，而是可以直接将这些信息添加到原型中。</w:t>
      </w:r>
    </w:p>
    <w:p>
      <w:pPr>
        <w:rPr>
          <w:rFonts w:ascii="Consolas" w:hAnsi="Consolas" w:cs="宋体"/>
          <w:sz w:val="24"/>
          <w:szCs w:val="24"/>
        </w:rPr>
      </w:pPr>
    </w:p>
    <w:p>
      <w:pPr>
        <w:rPr>
          <w:rFonts w:ascii="Consolas" w:hAnsi="Consolas" w:cs="宋体"/>
          <w:sz w:val="24"/>
          <w:szCs w:val="24"/>
        </w:rPr>
      </w:pPr>
      <w:r>
        <w:rPr>
          <w:rFonts w:ascii="Consolas" w:hAnsi="Consolas" w:cs="宋体"/>
          <w:sz w:val="24"/>
          <w:szCs w:val="24"/>
        </w:rPr>
        <w:t>为什么要用原型：使用原型对象解决浪费内存</w:t>
      </w:r>
    </w:p>
    <w:p>
      <w:pPr>
        <w:rPr>
          <w:sz w:val="24"/>
          <w:szCs w:val="24"/>
        </w:rPr>
      </w:pPr>
      <w:r>
        <w:rPr>
          <w:sz w:val="24"/>
          <w:szCs w:val="24"/>
        </w:rPr>
        <w:t>你了解原型链吗 你能说说 prototype 与 proto 的区别吗？</w:t>
      </w:r>
    </w:p>
    <w:p>
      <w:pPr>
        <w:rPr>
          <w:sz w:val="24"/>
          <w:szCs w:val="24"/>
        </w:rPr>
      </w:pPr>
    </w:p>
    <w:p>
      <w:pPr>
        <w:rPr>
          <w:rFonts w:ascii="Consolas" w:hAnsi="Consolas" w:cs="宋体"/>
          <w:sz w:val="24"/>
          <w:szCs w:val="24"/>
        </w:rPr>
      </w:pPr>
      <w:r>
        <w:rPr>
          <w:rFonts w:ascii="Consolas" w:hAnsi="Consolas" w:cs="宋体"/>
          <w:color w:val="F5871F"/>
          <w:sz w:val="24"/>
          <w:szCs w:val="24"/>
        </w:rPr>
        <w:t>1.</w:t>
      </w:r>
      <w:r>
        <w:rPr>
          <w:rFonts w:ascii="Consolas" w:hAnsi="Consolas" w:cs="宋体"/>
          <w:sz w:val="24"/>
          <w:szCs w:val="24"/>
        </w:rPr>
        <w:t>对象有属性__proto__,指向该对象的构造函数的原型对象。</w:t>
      </w:r>
    </w:p>
    <w:p>
      <w:pPr>
        <w:rPr>
          <w:rFonts w:ascii="Consolas" w:hAnsi="Consolas" w:cs="宋体"/>
          <w:sz w:val="24"/>
          <w:szCs w:val="24"/>
        </w:rPr>
      </w:pPr>
      <w:r>
        <w:rPr>
          <w:rFonts w:ascii="Consolas" w:hAnsi="Consolas" w:cs="宋体"/>
          <w:color w:val="F5871F"/>
          <w:sz w:val="24"/>
          <w:szCs w:val="24"/>
        </w:rPr>
        <w:t>2.</w:t>
      </w:r>
      <w:r>
        <w:rPr>
          <w:rFonts w:ascii="Consolas" w:hAnsi="Consolas" w:cs="宋体"/>
          <w:sz w:val="24"/>
          <w:szCs w:val="24"/>
        </w:rPr>
        <w:t>方法除了有属性__proto__,还有属性prototype，prototype指向该方法的原型对象。</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react中不同组件之间如何做到数据交互？</w:t>
      </w:r>
    </w:p>
    <w:p>
      <w:pPr>
        <w:widowControl/>
        <w:numPr>
          <w:ilvl w:val="0"/>
          <w:numId w:val="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父组件向子组件通信：使用 props</w:t>
      </w:r>
    </w:p>
    <w:p>
      <w:pPr>
        <w:widowControl/>
        <w:numPr>
          <w:ilvl w:val="0"/>
          <w:numId w:val="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子组件向父组件通信：使用 props 回调</w:t>
      </w:r>
    </w:p>
    <w:p>
      <w:pPr>
        <w:widowControl/>
        <w:numPr>
          <w:ilvl w:val="0"/>
          <w:numId w:val="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跨级组件间通信：中间组件层次传递props，使用 context 对象</w:t>
      </w:r>
    </w:p>
    <w:p>
      <w:pPr>
        <w:widowControl/>
        <w:numPr>
          <w:ilvl w:val="0"/>
          <w:numId w:val="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非嵌套组件间通信：使用事件订阅</w:t>
      </w:r>
    </w:p>
    <w:p>
      <w:pPr>
        <w:pStyle w:val="2"/>
        <w:spacing w:before="0" w:after="0" w:line="240" w:lineRule="auto"/>
        <w:rPr>
          <w:color w:val="FF0000"/>
          <w:sz w:val="28"/>
          <w:szCs w:val="28"/>
        </w:rPr>
      </w:pPr>
      <w:r>
        <w:rPr>
          <w:rFonts w:hint="eastAsia"/>
          <w:color w:val="FF0000"/>
          <w:sz w:val="28"/>
          <w:szCs w:val="28"/>
        </w:rPr>
        <w:t>1</w:t>
      </w:r>
      <w:r>
        <w:rPr>
          <w:color w:val="FF0000"/>
          <w:sz w:val="28"/>
          <w:szCs w:val="28"/>
        </w:rPr>
        <w:t>3</w:t>
      </w:r>
      <w:r>
        <w:rPr>
          <w:rFonts w:hint="eastAsia"/>
          <w:color w:val="FF0000"/>
          <w:sz w:val="28"/>
          <w:szCs w:val="28"/>
        </w:rPr>
        <w:t>、说一下Redux</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Redux三大原则</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1.单一数据源：</w:t>
      </w:r>
    </w:p>
    <w:p>
      <w:pPr>
        <w:jc w:val="left"/>
        <w:rPr>
          <w:rFonts w:ascii="Times New Roman" w:hAnsi="Times New Roman" w:eastAsia="宋体"/>
          <w:b/>
          <w:bCs/>
          <w:color w:val="404040" w:themeColor="text1" w:themeTint="BF"/>
          <w:sz w:val="24"/>
          <w14:textFill>
            <w14:solidFill>
              <w14:schemeClr w14:val="tx1">
                <w14:lumMod w14:val="75000"/>
                <w14:lumOff w14:val="25000"/>
              </w14:schemeClr>
            </w14:solidFill>
          </w14:textFill>
        </w:rPr>
      </w:pPr>
      <w:r>
        <w:rPr>
          <w:rFonts w:hint="eastAsia" w:ascii="Times New Roman" w:hAnsi="Times New Roman" w:eastAsia="宋体"/>
          <w:b/>
          <w:bCs/>
          <w:color w:val="404040" w:themeColor="text1" w:themeTint="BF"/>
          <w:sz w:val="24"/>
          <w14:textFill>
            <w14:solidFill>
              <w14:schemeClr w14:val="tx1">
                <w14:lumMod w14:val="75000"/>
                <w14:lumOff w14:val="25000"/>
              </w14:schemeClr>
            </w14:solidFill>
          </w14:textFill>
        </w:rPr>
        <w:t>整个应用的 state 被储存在一棵对象结构中，并且这个对象结构只存在于唯一一个 store 中</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2.State 是只读的：</w:t>
      </w:r>
    </w:p>
    <w:p>
      <w:pPr>
        <w:jc w:val="left"/>
        <w:rPr>
          <w:rFonts w:ascii="Times New Roman" w:hAnsi="Times New Roman" w:eastAsia="宋体"/>
          <w:b/>
          <w:bCs/>
          <w:color w:val="404040" w:themeColor="text1" w:themeTint="BF"/>
          <w:sz w:val="24"/>
          <w14:textFill>
            <w14:solidFill>
              <w14:schemeClr w14:val="tx1">
                <w14:lumMod w14:val="75000"/>
                <w14:lumOff w14:val="25000"/>
              </w14:schemeClr>
            </w14:solidFill>
          </w14:textFill>
        </w:rPr>
      </w:pPr>
      <w:r>
        <w:rPr>
          <w:rFonts w:hint="eastAsia" w:ascii="Times New Roman" w:hAnsi="Times New Roman" w:eastAsia="宋体"/>
          <w:b/>
          <w:bCs/>
          <w:color w:val="404040" w:themeColor="text1" w:themeTint="BF"/>
          <w:sz w:val="24"/>
          <w14:textFill>
            <w14:solidFill>
              <w14:schemeClr w14:val="tx1">
                <w14:lumMod w14:val="75000"/>
                <w14:lumOff w14:val="25000"/>
              </w14:schemeClr>
            </w14:solidFill>
          </w14:textFill>
        </w:rPr>
        <w:t>redux中的state只读的不可以直接修改</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3.使用纯函数(reducer)来执行修改state</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为了修改了state数据，redux定义了一个reducer函数来完成state数据的修改，reducer会接收先前的 state 和 action，并返回新的 state</w:t>
      </w:r>
    </w:p>
    <w:p>
      <w:pPr>
        <w:jc w:val="left"/>
        <w:rPr>
          <w:rFonts w:ascii="Times New Roman" w:hAnsi="Times New Roman" w:eastAsia="宋体"/>
          <w:b/>
          <w:bCs/>
          <w:color w:val="215968" w:themeColor="accent5" w:themeShade="80"/>
          <w:sz w:val="24"/>
        </w:rPr>
      </w:pP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操作原理图</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①、store通过reducer创建了初始状态</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②、component通过store.getState()获取到了store中保存的state挂载在了自己的状态上</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③、用户产生了操作，调用了actions 的方法</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④、actions的方法被调用，创建了带有标示性信息的action（描述对象）</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⑤、actions将action通过调用store.dispatch方法发送到了reducer中</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⑥、reducer接收到action并根据标识信息判断之后返回了新的state</w:t>
      </w:r>
    </w:p>
    <w:p>
      <w:pPr>
        <w:jc w:val="left"/>
        <w:rPr>
          <w:rFonts w:ascii="Times New Roman" w:hAnsi="Times New Roman" w:eastAsia="宋体"/>
          <w:b/>
          <w:bCs/>
          <w:color w:val="215968" w:themeColor="accent5" w:themeShade="80"/>
          <w:sz w:val="24"/>
        </w:rPr>
      </w:pPr>
      <w:r>
        <w:rPr>
          <w:rFonts w:hint="eastAsia" w:ascii="Times New Roman" w:hAnsi="Times New Roman" w:eastAsia="宋体"/>
          <w:b/>
          <w:bCs/>
          <w:color w:val="215968" w:themeColor="accent5" w:themeShade="80"/>
          <w:sz w:val="24"/>
        </w:rPr>
        <w:t>⑦、store的state被reducer更改为新state的时候，store.subscribe方法里的回调函数会执行，此时就可以通知component去重新获取state</w:t>
      </w:r>
    </w:p>
    <w:p>
      <w:pPr>
        <w:rPr>
          <w:b/>
          <w:bCs/>
          <w:color w:val="953735" w:themeColor="accent2" w:themeShade="BF"/>
          <w:sz w:val="22"/>
          <w:szCs w:val="22"/>
        </w:rPr>
      </w:pPr>
    </w:p>
    <w:p>
      <w:pPr>
        <w:pStyle w:val="2"/>
        <w:spacing w:before="548" w:after="180" w:line="480" w:lineRule="auto"/>
        <w:rPr>
          <w:rStyle w:val="61"/>
          <w:sz w:val="36"/>
          <w:szCs w:val="36"/>
        </w:rPr>
      </w:pPr>
      <w:r>
        <w:rPr>
          <w:rStyle w:val="61"/>
          <w:rFonts w:hint="eastAsia"/>
          <w:sz w:val="36"/>
          <w:szCs w:val="36"/>
        </w:rPr>
        <w:t>两边固定，中间自适应</w:t>
      </w:r>
    </w:p>
    <w:p>
      <w:pPr>
        <w:pStyle w:val="3"/>
        <w:shd w:val="clear" w:color="auto" w:fill="FFFFFF"/>
        <w:spacing w:before="0" w:after="0" w:line="390" w:lineRule="atLeast"/>
        <w:rPr>
          <w:rFonts w:ascii="微软雅黑" w:hAnsi="微软雅黑" w:eastAsia="微软雅黑"/>
          <w:color w:val="4F4F4F"/>
          <w:szCs w:val="27"/>
        </w:rPr>
      </w:pPr>
      <w:r>
        <w:rPr>
          <w:rFonts w:hint="eastAsia" w:ascii="微软雅黑" w:hAnsi="微软雅黑" w:eastAsia="微软雅黑"/>
          <w:b w:val="0"/>
          <w:bCs w:val="0"/>
          <w:color w:val="4F4F4F"/>
        </w:rPr>
        <w:t>绝对定位法</w:t>
      </w:r>
    </w:p>
    <w:p>
      <w:pPr>
        <w:shd w:val="clear" w:color="auto" w:fill="FFFFFF"/>
        <w:rPr>
          <w:rFonts w:ascii="Arial" w:hAnsi="Arial" w:eastAsia="宋体" w:cs="Arial"/>
          <w:color w:val="333333"/>
          <w:sz w:val="24"/>
          <w:szCs w:val="24"/>
        </w:rPr>
      </w:pPr>
      <w:r>
        <w:rPr>
          <w:rFonts w:ascii="Arial" w:hAnsi="Arial" w:cs="Arial"/>
          <w:color w:val="333333"/>
          <w:sz w:val="27"/>
          <w:szCs w:val="27"/>
        </w:rPr>
        <w:t>   </w:t>
      </w:r>
      <w:r>
        <w:rPr>
          <w:rFonts w:ascii="Arial" w:hAnsi="Arial" w:cs="Arial"/>
          <w:color w:val="333333"/>
          <w:sz w:val="24"/>
          <w:szCs w:val="24"/>
        </w:rPr>
        <w:t xml:space="preserve"> 绝对定位法原理是将左右两边使用absolute定位，因为绝对定位使其脱离文档流，后面的center会自然流动到他们上面，然后使用margin属性，留出左右元素的宽度，既可以使中间元素自适应屏幕宽度。</w:t>
      </w:r>
    </w:p>
    <w:p>
      <w:pPr>
        <w:pStyle w:val="3"/>
        <w:shd w:val="clear" w:color="auto" w:fill="FFFFFF"/>
        <w:spacing w:before="0" w:after="0" w:line="390" w:lineRule="atLeast"/>
        <w:rPr>
          <w:rFonts w:ascii="微软雅黑" w:hAnsi="微软雅黑" w:eastAsia="微软雅黑"/>
          <w:color w:val="4F4F4F"/>
          <w:szCs w:val="27"/>
        </w:rPr>
      </w:pPr>
      <w:r>
        <w:rPr>
          <w:rFonts w:hint="eastAsia" w:ascii="微软雅黑" w:hAnsi="微软雅黑" w:eastAsia="微软雅黑"/>
          <w:b w:val="0"/>
          <w:bCs w:val="0"/>
          <w:color w:val="4F4F4F"/>
        </w:rPr>
        <w:t>使用自身浮动法</w:t>
      </w:r>
    </w:p>
    <w:p>
      <w:pPr>
        <w:shd w:val="clear" w:color="auto" w:fill="FFFFFF"/>
        <w:ind w:firstLine="468"/>
        <w:rPr>
          <w:rFonts w:ascii="Arial" w:hAnsi="Arial" w:cs="Arial"/>
          <w:color w:val="333333"/>
          <w:sz w:val="24"/>
          <w:szCs w:val="24"/>
        </w:rPr>
      </w:pPr>
      <w:r>
        <w:rPr>
          <w:rFonts w:ascii="Arial" w:hAnsi="Arial" w:cs="Arial"/>
          <w:color w:val="333333"/>
          <w:sz w:val="24"/>
          <w:szCs w:val="24"/>
        </w:rPr>
        <w:t>自身浮动法的原理就是使用对左右使用分别使用float:left和float:right，float使左右两个元素脱离文档流，中间元素正常在正常文档流中，使用margin指定左右外边距对其进行一个定位。</w:t>
      </w:r>
    </w:p>
    <w:p>
      <w:pPr>
        <w:pStyle w:val="2"/>
        <w:shd w:val="clear" w:color="auto" w:fill="FFFFFF"/>
        <w:spacing w:before="0" w:after="0" w:line="390" w:lineRule="atLeast"/>
        <w:rPr>
          <w:rFonts w:ascii="微软雅黑" w:hAnsi="微软雅黑" w:eastAsia="微软雅黑"/>
          <w:b w:val="0"/>
          <w:bCs w:val="0"/>
          <w:color w:val="4F4F4F"/>
        </w:rPr>
      </w:pPr>
      <w:r>
        <w:rPr>
          <w:rFonts w:hint="eastAsia" w:ascii="微软雅黑" w:hAnsi="微软雅黑" w:eastAsia="微软雅黑"/>
          <w:b w:val="0"/>
          <w:bCs w:val="0"/>
          <w:color w:val="4F4F4F"/>
        </w:rPr>
        <w:t>圣杯布局</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先定义好header和footer的样式，使之横向撑满。</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在container中的三列设为浮动和相对定位(后面会用到)，center要放在最前面，footer清除浮动。</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三列的左右两列分别定宽200px和150px，中间部分center设置100%撑满</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这样因为浮动的关系，center会占据整个container，左右两块区域被挤下去了</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接下来设置left的 margin-left: -100%;，让left回到上一行最左侧</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但这会把center给遮住了，所以这时给外层的container设置 padding-left: 200px;padding-right: 150px;，给left和right空出位置</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这时left并没有在最左侧，因为之前已经设置过相对定位，所以通过 left: -200px; 把left拉回最左侧</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同样的，对于right区域，设置 margin-left: -150px; 把right拉回第一行</w:t>
      </w:r>
    </w:p>
    <w:p>
      <w:pPr>
        <w:shd w:val="clear" w:color="auto" w:fill="FFFFFF"/>
        <w:ind w:firstLine="468"/>
        <w:rPr>
          <w:rFonts w:ascii="Arial" w:hAnsi="Arial" w:eastAsia="宋体" w:cs="Arial"/>
          <w:color w:val="333333"/>
          <w:sz w:val="24"/>
          <w:szCs w:val="24"/>
        </w:rPr>
      </w:pPr>
      <w:r>
        <w:rPr>
          <w:rFonts w:hint="eastAsia" w:ascii="Arial" w:hAnsi="Arial" w:eastAsia="宋体" w:cs="Arial"/>
          <w:color w:val="333333"/>
          <w:sz w:val="24"/>
          <w:szCs w:val="24"/>
        </w:rPr>
        <w:t>这时右侧空出了150px的空间，所以最后设置 right: -150px;把right区域拉到最右侧就行了。</w:t>
      </w:r>
    </w:p>
    <w:p>
      <w:pPr>
        <w:widowControl/>
        <w:spacing w:line="440" w:lineRule="exact"/>
        <w:jc w:val="left"/>
        <w:outlineLvl w:val="0"/>
        <w:rPr>
          <w:rFonts w:ascii="宋体" w:hAnsi="宋体" w:eastAsia="宋体" w:cs="宋体"/>
          <w:b/>
          <w:bCs/>
          <w:kern w:val="0"/>
          <w:sz w:val="24"/>
          <w:szCs w:val="24"/>
        </w:rPr>
      </w:pPr>
      <w:r>
        <w:rPr>
          <w:rFonts w:hint="eastAsia" w:ascii="宋体" w:hAnsi="宋体" w:eastAsia="宋体" w:cs="宋体"/>
          <w:b/>
          <w:bCs/>
          <w:kern w:val="0"/>
          <w:sz w:val="24"/>
          <w:szCs w:val="24"/>
        </w:rPr>
        <w:t>防抖和节流</w:t>
      </w:r>
    </w:p>
    <w:p>
      <w:r>
        <w:rPr>
          <w:rFonts w:hint="eastAsia"/>
        </w:rPr>
        <w:t>防抖是控制次数，节流是控制频率。</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在前端开发的过程中，我们经常需要绑定一些持续触发的事件，而当一个函数（事件）被频繁的调用的时候，会造成浏览器卡顿的现象，这时就要用到防抖和节流。</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防抖：</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点击事件时，点多少次就会执行多少次，防抖就是让代码在最后一次点击的时候去执行一次。（点击结束之后去执行）</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例：搜索框，鼠标滚动会用到防抖</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节流：</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在快速点击的过程中降低日至打印的频率。</w:t>
      </w:r>
      <w:r>
        <w:rPr>
          <w:rFonts w:hint="eastAsia"/>
          <w:sz w:val="24"/>
          <w:szCs w:val="24"/>
        </w:rPr>
        <w:t>（设置多长时间执行一次）</w:t>
      </w:r>
    </w:p>
    <w:p>
      <w:pPr>
        <w:widowControl/>
        <w:spacing w:line="440" w:lineRule="exact"/>
        <w:jc w:val="left"/>
        <w:rPr>
          <w:rFonts w:ascii="宋体" w:hAnsi="宋体" w:eastAsia="宋体" w:cs="宋体"/>
          <w:kern w:val="0"/>
          <w:sz w:val="24"/>
          <w:szCs w:val="24"/>
        </w:rPr>
      </w:pPr>
      <w:r>
        <w:rPr>
          <w:rFonts w:hint="eastAsia" w:ascii="宋体" w:hAnsi="宋体" w:eastAsia="宋体" w:cs="宋体"/>
          <w:kern w:val="0"/>
          <w:sz w:val="24"/>
          <w:szCs w:val="24"/>
        </w:rPr>
        <w:t>节流解决：每次触发事件前都判断当前是否有等待执行的延时函数</w:t>
      </w:r>
    </w:p>
    <w:p>
      <w:pPr>
        <w:widowControl/>
        <w:spacing w:line="440" w:lineRule="exact"/>
        <w:jc w:val="left"/>
        <w:rPr>
          <w:rFonts w:ascii="宋体" w:hAnsi="宋体" w:eastAsia="宋体" w:cs="宋体"/>
          <w:kern w:val="0"/>
          <w:sz w:val="24"/>
        </w:rPr>
      </w:pPr>
    </w:p>
    <w:p>
      <w:pPr>
        <w:pStyle w:val="2"/>
        <w:spacing w:before="0" w:after="0" w:line="240" w:lineRule="auto"/>
        <w:rPr>
          <w:color w:val="FD419F"/>
          <w:sz w:val="24"/>
          <w:szCs w:val="24"/>
        </w:rPr>
      </w:pPr>
      <w:r>
        <w:rPr>
          <w:rFonts w:hint="eastAsia"/>
          <w:color w:val="FD419F"/>
          <w:sz w:val="24"/>
          <w:szCs w:val="24"/>
        </w:rPr>
        <w:t>1</w:t>
      </w:r>
      <w:r>
        <w:rPr>
          <w:color w:val="FD419F"/>
          <w:sz w:val="24"/>
          <w:szCs w:val="24"/>
        </w:rPr>
        <w:t>1</w:t>
      </w:r>
      <w:r>
        <w:rPr>
          <w:rFonts w:hint="eastAsia"/>
          <w:color w:val="FD419F"/>
          <w:sz w:val="24"/>
          <w:szCs w:val="24"/>
        </w:rPr>
        <w:t>、</w:t>
      </w:r>
      <w:r>
        <w:rPr>
          <w:color w:val="FD419F"/>
          <w:sz w:val="24"/>
          <w:szCs w:val="24"/>
        </w:rPr>
        <w:t>深拷贝是什么？项目哪里是用到了深拷贝？</w:t>
      </w:r>
    </w:p>
    <w:p>
      <w:pPr>
        <w:widowControl/>
        <w:spacing w:line="440" w:lineRule="exact"/>
        <w:jc w:val="left"/>
        <w:rPr>
          <w:rFonts w:ascii="宋体" w:hAnsi="宋体" w:eastAsia="宋体" w:cs="宋体"/>
          <w:kern w:val="0"/>
          <w:sz w:val="24"/>
        </w:rPr>
      </w:pP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b/>
          <w:bCs/>
          <w:color w:val="4D4D4D"/>
          <w:kern w:val="0"/>
          <w:sz w:val="24"/>
          <w:szCs w:val="24"/>
        </w:rPr>
        <w:t>浅拷贝：</w:t>
      </w:r>
    </w:p>
    <w:p>
      <w:pPr>
        <w:widowControl/>
        <w:shd w:val="clear" w:color="auto" w:fill="FFFFFF"/>
        <w:spacing w:after="240"/>
        <w:ind w:firstLine="495"/>
        <w:jc w:val="left"/>
        <w:rPr>
          <w:rFonts w:ascii="Arial" w:hAnsi="Arial" w:eastAsia="宋体" w:cs="Arial"/>
          <w:color w:val="4D4D4D"/>
          <w:kern w:val="0"/>
          <w:sz w:val="24"/>
          <w:szCs w:val="24"/>
        </w:rPr>
      </w:pPr>
      <w:r>
        <w:rPr>
          <w:rFonts w:ascii="Arial" w:hAnsi="Arial" w:eastAsia="宋体" w:cs="Arial"/>
          <w:color w:val="4D4D4D"/>
          <w:kern w:val="0"/>
          <w:sz w:val="24"/>
          <w:szCs w:val="24"/>
        </w:rPr>
        <w:t>当对某个数据（数组或对象）进行拷贝后，修改新数据（拷贝后的数据）里面第1层的数据是不会影响老数据（被拷贝的数据）的，但是如果还要第2层 或 更深层次的数据（复杂数据类型），它仍然是有关联的，如果修改了新数据，那么老数据也会被修改。</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rPr>
        <w:t>深拷贝：</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rPr>
        <w:t xml:space="preserve">        * 就是在拷贝数据（数组或对象）时，不管数据里面有多少层，是简单 还是 复杂数据类型，只要进行深拷贝后，和老数据（之前被拷贝的数据）就毫无关联，相互独立，互不影响！在修改新数据，对老数据毫无影响。</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rPr>
        <w:t xml:space="preserve">        * 作用：打断两个对象或数组之间的引用关系！</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1，在拷贝构造函数中假如只完成了数据成员本身的赋值则称为“浅拷贝”；编译器提供的默认拷贝构造函数就已经可以完成这个任务。</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而假如要复制的数据除了属性值本身以外，还要复制附加在数据属性值上的额外内容，那就要自己来写拷贝构造函数了，来完成所谓的“深拷贝”。</w:t>
      </w:r>
    </w:p>
    <w:p>
      <w:pPr>
        <w:rPr>
          <w:rFonts w:ascii="Consolas" w:hAnsi="Consolas" w:cs="宋体"/>
          <w:b/>
          <w:bCs/>
          <w:color w:val="17375E" w:themeColor="text2" w:themeShade="BF"/>
          <w:sz w:val="24"/>
          <w:szCs w:val="24"/>
        </w:rPr>
      </w:pP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 xml:space="preserve">把一个对象里面的每一个成员都复制一份到新的对象里面 </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 xml:space="preserve">=&gt; 当对象中的某一个成员是复杂数据类型的时候 </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 xml:space="preserve">=&gt; 继续循环遍历这个复杂数据类型 </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 xml:space="preserve">=&gt; 在新的对象里面也创建一个复杂数据类型继续复制进去 </w:t>
      </w:r>
    </w:p>
    <w:p>
      <w:pPr>
        <w:rPr>
          <w:rFonts w:ascii="Consolas" w:hAnsi="Consolas" w:cs="宋体"/>
          <w:b/>
          <w:bCs/>
          <w:color w:val="17375E" w:themeColor="text2" w:themeShade="BF"/>
          <w:sz w:val="24"/>
          <w:szCs w:val="24"/>
        </w:rPr>
      </w:pPr>
    </w:p>
    <w:p>
      <w:pPr>
        <w:rPr>
          <w:b/>
          <w:bCs/>
          <w:color w:val="FD419F"/>
          <w:kern w:val="44"/>
          <w:sz w:val="24"/>
          <w:szCs w:val="24"/>
        </w:rPr>
      </w:pPr>
      <w:r>
        <w:rPr>
          <w:rFonts w:hint="eastAsia"/>
          <w:b/>
          <w:bCs/>
          <w:color w:val="FD419F"/>
          <w:kern w:val="44"/>
          <w:sz w:val="24"/>
          <w:szCs w:val="24"/>
        </w:rPr>
        <w:t>实现深拷贝:</w:t>
      </w:r>
    </w:p>
    <w:p>
      <w:pPr>
        <w:rPr>
          <w:rStyle w:val="24"/>
          <w:rFonts w:ascii="微软雅黑" w:hAnsi="微软雅黑" w:eastAsia="微软雅黑"/>
          <w:b w:val="0"/>
          <w:bCs w:val="0"/>
          <w:color w:val="000000"/>
          <w:sz w:val="23"/>
          <w:szCs w:val="23"/>
        </w:rPr>
      </w:pPr>
      <w:r>
        <w:rPr>
          <w:rStyle w:val="24"/>
          <w:rFonts w:ascii="微软雅黑" w:hAnsi="微软雅黑" w:eastAsia="微软雅黑"/>
          <w:b w:val="0"/>
          <w:bCs w:val="0"/>
          <w:color w:val="000000"/>
          <w:sz w:val="23"/>
          <w:szCs w:val="23"/>
        </w:rPr>
        <w:t xml:space="preserve">通过递归函数来实现深拷贝 </w:t>
      </w:r>
    </w:p>
    <w:p>
      <w:pPr>
        <w:rPr>
          <w:rStyle w:val="24"/>
          <w:rFonts w:ascii="微软雅黑" w:hAnsi="微软雅黑" w:eastAsia="微软雅黑"/>
          <w:b w:val="0"/>
          <w:color w:val="000000"/>
          <w:sz w:val="23"/>
          <w:szCs w:val="23"/>
        </w:rPr>
      </w:pPr>
      <w:r>
        <w:rPr>
          <w:rStyle w:val="24"/>
          <w:rFonts w:hint="eastAsia" w:ascii="微软雅黑" w:hAnsi="微软雅黑" w:eastAsia="微软雅黑"/>
          <w:b w:val="0"/>
          <w:color w:val="000000"/>
          <w:sz w:val="23"/>
          <w:szCs w:val="23"/>
        </w:rPr>
        <w:t>除了递归，我们还可以借用JSON对象的parse和stringify</w:t>
      </w:r>
    </w:p>
    <w:p>
      <w:pPr>
        <w:rPr>
          <w:rFonts w:ascii="Consolas" w:hAnsi="Consolas" w:cs="宋体"/>
          <w:b/>
          <w:bCs/>
          <w:color w:val="17375E" w:themeColor="text2" w:themeShade="BF"/>
          <w:sz w:val="24"/>
          <w:szCs w:val="24"/>
        </w:rPr>
      </w:pPr>
      <w:r>
        <w:rPr>
          <w:rStyle w:val="24"/>
          <w:rFonts w:ascii="Arial" w:hAnsi="Arial" w:cs="Arial"/>
          <w:color w:val="4D4D4D"/>
          <w:shd w:val="clear" w:color="auto" w:fill="FFFFFF"/>
        </w:rPr>
        <w:t>deepCopy() 自定义方法</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 xml:space="preserve">=&gt; 在函数内部判断, 如果你是一个对象或者数组 </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=&gt; 那么就再次调用函数</w:t>
      </w:r>
    </w:p>
    <w:p>
      <w:pPr>
        <w:rPr>
          <w:rFonts w:ascii="Consolas" w:hAnsi="Consolas" w:cs="宋体"/>
          <w:b/>
          <w:bCs/>
          <w:color w:val="17375E" w:themeColor="text2" w:themeShade="BF"/>
          <w:sz w:val="24"/>
          <w:szCs w:val="24"/>
        </w:rPr>
      </w:pP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举个例子：</w:t>
      </w:r>
    </w:p>
    <w:p>
      <w:pPr>
        <w:rPr>
          <w:rFonts w:ascii="Consolas" w:hAnsi="Consolas" w:cs="宋体"/>
          <w:b/>
          <w:bCs/>
          <w:color w:val="17375E" w:themeColor="text2" w:themeShade="BF"/>
          <w:sz w:val="24"/>
          <w:szCs w:val="24"/>
        </w:rPr>
      </w:pP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若在构造函数中new了一个新的空间存放数据，并且用指针记录了首地址；若是浅拷贝，则在拷贝构造函数中指针值将复制给另一个数据成员，这样就会有两个指针指向同一个空间；这样的话在析构函数里将会对指针所指向的空间进行释放，由于两个指针指向的是同一个空间，在释放第一个指针指向的空间时不会出现什么问题，而释放第二个指针指向的空间时就会因为空间已经被解析过而导致解析的空间不存在的情况，就会造成程序无法终止。</w:t>
      </w:r>
    </w:p>
    <w:p>
      <w:pPr>
        <w:rPr>
          <w:rFonts w:ascii="Consolas" w:hAnsi="Consolas" w:cs="宋体"/>
          <w:b/>
          <w:bCs/>
          <w:color w:val="17375E" w:themeColor="text2" w:themeShade="BF"/>
          <w:sz w:val="24"/>
          <w:szCs w:val="24"/>
        </w:rPr>
      </w:pP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而解决上面这种情况的办法就是使用“深拷贝”，深拷贝是在拷贝构造函数里再new一个新的空间。将数据复制在新空间里，并将拷贝的指针记录这个新空间的首地址，这样在析构函数里就不会有问题了。</w:t>
      </w:r>
    </w:p>
    <w:p>
      <w:pPr>
        <w:rPr>
          <w:rFonts w:ascii="Consolas" w:hAnsi="Consolas" w:cs="宋体"/>
          <w:b/>
          <w:bCs/>
          <w:color w:val="17375E" w:themeColor="text2" w:themeShade="BF"/>
          <w:sz w:val="24"/>
          <w:szCs w:val="24"/>
        </w:rPr>
      </w:pPr>
      <w:r>
        <w:rPr>
          <w:rFonts w:ascii="Consolas" w:hAnsi="Consolas" w:cs="宋体"/>
          <w:b/>
          <w:bCs/>
          <w:color w:val="17375E" w:themeColor="text2" w:themeShade="BF"/>
          <w:sz w:val="24"/>
          <w:szCs w:val="24"/>
        </w:rPr>
        <w:t>2，在某些引用类型值不更新的情况下用深拷贝</w:t>
      </w:r>
    </w:p>
    <w:p>
      <w:pPr>
        <w:jc w:val="left"/>
        <w:rPr>
          <w:rFonts w:ascii="Times New Roman" w:hAnsi="Times New Roman" w:eastAsia="宋体"/>
          <w:sz w:val="24"/>
        </w:rPr>
      </w:pPr>
    </w:p>
    <w:p>
      <w:pPr>
        <w:pStyle w:val="2"/>
        <w:spacing w:before="0" w:after="0" w:line="240" w:lineRule="auto"/>
        <w:rPr>
          <w:color w:val="FD419F"/>
          <w:sz w:val="24"/>
          <w:szCs w:val="24"/>
        </w:rPr>
      </w:pPr>
      <w:r>
        <w:rPr>
          <w:color w:val="FD419F"/>
          <w:sz w:val="24"/>
          <w:szCs w:val="24"/>
        </w:rPr>
        <w:t xml:space="preserve">17. </w:t>
      </w:r>
      <w:r>
        <w:rPr>
          <w:rFonts w:ascii="Segoe UI Symbol" w:hAnsi="Segoe UI Symbol" w:cs="Segoe UI Symbol"/>
          <w:color w:val="FD419F"/>
          <w:sz w:val="24"/>
          <w:szCs w:val="24"/>
        </w:rPr>
        <w:t>★★★</w:t>
      </w:r>
      <w:r>
        <w:rPr>
          <w:color w:val="FD419F"/>
          <w:sz w:val="24"/>
          <w:szCs w:val="24"/>
        </w:rPr>
        <w:t xml:space="preserve"> async 和 await 、promise的区别 和 这两个的本质</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/*---------Promise概念：---------*/</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Promise 是异步编程的一种解决方案，比传统的解决方案——回调函数和事件——更合理和更强大，简单地说，Promise好比容器，里面存放着一些未来才会执行完毕（异步）的事件的结果，而这些结果一旦生成是无法改变的</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/*---------async await概念：---------*/</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async await也是异步编程的一种解决方案，他遵循的是Generator 函数的语法糖，他拥有内置执行器，不需要额外的调用直接会自动执行并输出结果，它返回的是一个Promise对象。</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两者的区别：</w:t>
      </w: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Promise的出现解决了传统callback函数导致的“地域回调”问题，但它的语法导致了它向纵向发展行成了一个回调链，遇到复杂的业务场景，这样的语法显然也是不美观的。而async await代码看起来会简洁些，使得异步代码看起来像同步代码，await的本质是可以提供等同于”同步效果“的等待异步返回能力的语法糖，只有这一句代码执行完，才会执行下一句。</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async await与Promise一样，是非阻塞的。</w:t>
      </w:r>
    </w:p>
    <w:p>
      <w:pPr>
        <w:rPr>
          <w:rFonts w:ascii="Consolas" w:hAnsi="Consolas" w:cs="宋体"/>
          <w:b/>
          <w:bCs/>
          <w:color w:val="E46C0A" w:themeColor="accent6" w:themeShade="BF"/>
          <w:sz w:val="24"/>
          <w:szCs w:val="24"/>
        </w:rPr>
      </w:pPr>
    </w:p>
    <w:p>
      <w:pPr>
        <w:rPr>
          <w:rFonts w:ascii="Consolas" w:hAnsi="Consolas" w:cs="宋体"/>
          <w:b/>
          <w:bCs/>
          <w:color w:val="E46C0A" w:themeColor="accent6" w:themeShade="BF"/>
          <w:sz w:val="24"/>
          <w:szCs w:val="24"/>
        </w:rPr>
      </w:pPr>
      <w:r>
        <w:rPr>
          <w:rFonts w:ascii="Consolas" w:hAnsi="Consolas" w:cs="宋体"/>
          <w:b/>
          <w:bCs/>
          <w:color w:val="E46C0A" w:themeColor="accent6" w:themeShade="BF"/>
          <w:sz w:val="24"/>
          <w:szCs w:val="24"/>
        </w:rPr>
        <w:t>async await是基于Promise实现的，可以说是改良版的Promise，它不能用于普通的回调函数。</w:t>
      </w:r>
    </w:p>
    <w:p>
      <w:pPr>
        <w:jc w:val="left"/>
        <w:rPr>
          <w:rFonts w:ascii="Times New Roman" w:hAnsi="Times New Roman" w:eastAsia="宋体"/>
          <w:sz w:val="24"/>
        </w:rPr>
      </w:pPr>
    </w:p>
    <w:p>
      <w:pPr>
        <w:pStyle w:val="2"/>
        <w:shd w:val="clear" w:color="auto" w:fill="FFFFFF"/>
        <w:spacing w:before="0" w:after="0" w:line="390" w:lineRule="atLeast"/>
        <w:rPr>
          <w:rFonts w:ascii="微软雅黑" w:hAnsi="微软雅黑" w:eastAsia="微软雅黑"/>
          <w:color w:val="4F4F4F"/>
          <w:szCs w:val="27"/>
        </w:rPr>
      </w:pPr>
      <w:r>
        <w:rPr>
          <w:rStyle w:val="24"/>
          <w:rFonts w:hint="eastAsia" w:ascii="微软雅黑" w:hAnsi="微软雅黑" w:eastAsia="微软雅黑"/>
          <w:b/>
          <w:bCs/>
          <w:color w:val="86CA5E"/>
        </w:rPr>
        <w:t>什么是Vue.nextTick()？？</w:t>
      </w:r>
    </w:p>
    <w:p>
      <w:pPr>
        <w:jc w:val="left"/>
        <w:rPr>
          <w:rFonts w:hint="eastAsia" w:ascii="Times New Roman" w:hAnsi="Times New Roman" w:eastAsia="宋体"/>
          <w:sz w:val="24"/>
        </w:rPr>
      </w:pPr>
      <w:r>
        <w:rPr>
          <w:rFonts w:hint="eastAsia" w:ascii="Times New Roman" w:hAnsi="Times New Roman" w:eastAsia="宋体"/>
          <w:sz w:val="24"/>
        </w:rPr>
        <w:t>定义：在下次 DOM 更新循环结束之后执行延迟回调。在修改数据之后立即使用这个方法，获取更新后的 DOM。</w:t>
      </w:r>
    </w:p>
    <w:p>
      <w:pPr>
        <w:jc w:val="left"/>
        <w:rPr>
          <w:rFonts w:ascii="Times New Roman" w:hAnsi="Times New Roman" w:eastAsia="宋体"/>
          <w:sz w:val="24"/>
        </w:rPr>
      </w:pPr>
    </w:p>
    <w:p>
      <w:pPr>
        <w:jc w:val="left"/>
        <w:rPr>
          <w:rFonts w:hint="eastAsia" w:ascii="Times New Roman" w:hAnsi="Times New Roman" w:eastAsia="宋体"/>
          <w:sz w:val="24"/>
        </w:rPr>
      </w:pPr>
      <w:r>
        <w:rPr>
          <w:rFonts w:hint="eastAsia" w:ascii="Times New Roman" w:hAnsi="Times New Roman" w:eastAsia="宋体"/>
          <w:sz w:val="24"/>
        </w:rPr>
        <w:t>所以就衍生出了这个获取更新后的DOM的Vue方法。所以放在Vue.nextTick()回调函数中的执行的应该是会对DOM进行操作的 js代码；</w:t>
      </w:r>
    </w:p>
    <w:p>
      <w:pPr>
        <w:jc w:val="left"/>
        <w:rPr>
          <w:rFonts w:ascii="Times New Roman" w:hAnsi="Times New Roman" w:eastAsia="宋体"/>
          <w:sz w:val="24"/>
        </w:rPr>
      </w:pPr>
    </w:p>
    <w:p>
      <w:pPr>
        <w:jc w:val="left"/>
        <w:rPr>
          <w:rFonts w:hint="eastAsia" w:ascii="Times New Roman" w:hAnsi="Times New Roman" w:eastAsia="宋体"/>
          <w:sz w:val="24"/>
        </w:rPr>
      </w:pPr>
      <w:r>
        <w:rPr>
          <w:rFonts w:hint="eastAsia" w:ascii="Times New Roman" w:hAnsi="Times New Roman" w:eastAsia="宋体"/>
          <w:sz w:val="24"/>
        </w:rPr>
        <w:t>理解：nextTick()，是将回调函数延迟在下一次dom更新数据后调用，简单的理解是：当数据更新了，在dom中渲染后，自动执行该函数，</w:t>
      </w: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jc w:val="left"/>
        <w:rPr>
          <w:rFonts w:ascii="Times New Roman" w:hAnsi="Times New Roman" w:eastAsia="宋体"/>
          <w:sz w:val="24"/>
        </w:rPr>
      </w:pPr>
    </w:p>
    <w:p>
      <w:pPr>
        <w:pStyle w:val="2"/>
        <w:spacing w:before="0" w:after="0" w:line="240" w:lineRule="auto"/>
        <w:rPr>
          <w:color w:val="CC0099"/>
          <w:sz w:val="24"/>
          <w:szCs w:val="24"/>
        </w:rPr>
      </w:pPr>
      <w:r>
        <w:rPr>
          <w:rFonts w:hint="eastAsia"/>
          <w:color w:val="CC0099"/>
          <w:sz w:val="24"/>
          <w:szCs w:val="24"/>
        </w:rPr>
        <w:t>12.事件循环（宏任务，微任务）</w:t>
      </w:r>
    </w:p>
    <w:p>
      <w:r>
        <w:t>微任务和宏任务有什么区别？</w:t>
      </w:r>
    </w:p>
    <w:tbl>
      <w:tblPr>
        <w:tblStyle w:val="22"/>
        <w:tblW w:w="8389" w:type="dxa"/>
        <w:tblInd w:w="0" w:type="dxa"/>
        <w:shd w:val="clear" w:color="auto" w:fill="FFFFFF"/>
        <w:tblLayout w:type="autofit"/>
        <w:tblCellMar>
          <w:top w:w="15" w:type="dxa"/>
          <w:left w:w="15" w:type="dxa"/>
          <w:bottom w:w="15" w:type="dxa"/>
          <w:right w:w="15" w:type="dxa"/>
        </w:tblCellMar>
      </w:tblPr>
      <w:tblGrid>
        <w:gridCol w:w="982"/>
        <w:gridCol w:w="4191"/>
        <w:gridCol w:w="3216"/>
      </w:tblGrid>
      <w:tr>
        <w:tblPrEx>
          <w:shd w:val="clear" w:color="auto" w:fill="FFFFFF"/>
          <w:tblCellMar>
            <w:top w:w="15" w:type="dxa"/>
            <w:left w:w="15" w:type="dxa"/>
            <w:bottom w:w="15" w:type="dxa"/>
            <w:right w:w="15" w:type="dxa"/>
          </w:tblCellMar>
        </w:tblPrEx>
        <w:trPr>
          <w:trHeight w:val="418" w:hRule="atLeast"/>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b/>
                <w:bCs/>
                <w:color w:val="333333"/>
                <w:spacing w:val="3"/>
                <w:kern w:val="0"/>
                <w:sz w:val="18"/>
                <w:szCs w:val="18"/>
              </w:rPr>
            </w:pP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18"/>
                <w:szCs w:val="18"/>
              </w:rPr>
            </w:pPr>
            <w:r>
              <w:rPr>
                <w:rFonts w:ascii="Helvetica" w:hAnsi="Helvetica" w:eastAsia="宋体" w:cs="Helvetica"/>
                <w:b/>
                <w:bCs/>
                <w:color w:val="333333"/>
                <w:spacing w:val="3"/>
                <w:kern w:val="0"/>
                <w:sz w:val="18"/>
                <w:szCs w:val="18"/>
              </w:rPr>
              <w:t>宏任务（macrotask）</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18"/>
                <w:szCs w:val="18"/>
              </w:rPr>
            </w:pPr>
            <w:r>
              <w:rPr>
                <w:rFonts w:ascii="Helvetica" w:hAnsi="Helvetica" w:eastAsia="宋体" w:cs="Helvetica"/>
                <w:b/>
                <w:bCs/>
                <w:color w:val="333333"/>
                <w:spacing w:val="3"/>
                <w:kern w:val="0"/>
                <w:sz w:val="18"/>
                <w:szCs w:val="18"/>
              </w:rPr>
              <w:t>微任务（microtask）</w:t>
            </w:r>
          </w:p>
        </w:tc>
      </w:tr>
      <w:tr>
        <w:tblPrEx>
          <w:shd w:val="clear" w:color="auto" w:fill="FFFFFF"/>
          <w:tblCellMar>
            <w:top w:w="15" w:type="dxa"/>
            <w:left w:w="15" w:type="dxa"/>
            <w:bottom w:w="15" w:type="dxa"/>
            <w:right w:w="15" w:type="dxa"/>
          </w:tblCellMar>
        </w:tblPrEx>
        <w:trPr>
          <w:trHeight w:val="418"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谁发起的</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宿主（Node、浏览器）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JS引擎</w:t>
            </w:r>
          </w:p>
        </w:tc>
      </w:tr>
      <w:tr>
        <w:tblPrEx>
          <w:shd w:val="clear" w:color="auto" w:fill="FFFFFF"/>
          <w:tblCellMar>
            <w:top w:w="15" w:type="dxa"/>
            <w:left w:w="15" w:type="dxa"/>
            <w:bottom w:w="15" w:type="dxa"/>
            <w:right w:w="15" w:type="dxa"/>
          </w:tblCellMar>
        </w:tblPrEx>
        <w:trPr>
          <w:trHeight w:val="935" w:hRule="atLeast"/>
        </w:trPr>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具体事件</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1. script (可以理解为外层同步代码) 2. setTimeout/setInterval 3. UI rendering/UI事件 4. postMessage，MessageChannel 5. setImmediate，I/O（Node.js）</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1. Promise 2. MutaionObserver 3. Object.observe（已废弃；</w:t>
            </w:r>
            <w:r>
              <w:rPr>
                <w:rFonts w:ascii="Consolas" w:hAnsi="Consolas" w:eastAsia="宋体" w:cs="宋体"/>
                <w:color w:val="333333"/>
                <w:spacing w:val="3"/>
                <w:kern w:val="0"/>
                <w:sz w:val="18"/>
                <w:szCs w:val="18"/>
                <w:shd w:val="clear" w:color="auto" w:fill="F7F7F7"/>
              </w:rPr>
              <w:t>Proxy</w:t>
            </w:r>
            <w:r>
              <w:rPr>
                <w:rFonts w:ascii="Helvetica" w:hAnsi="Helvetica" w:eastAsia="宋体" w:cs="Helvetica"/>
                <w:color w:val="333333"/>
                <w:spacing w:val="3"/>
                <w:kern w:val="0"/>
                <w:sz w:val="18"/>
                <w:szCs w:val="18"/>
              </w:rPr>
              <w:t> 对象替代） 4. process.nextTick（Node.js）</w:t>
            </w:r>
          </w:p>
        </w:tc>
      </w:tr>
      <w:tr>
        <w:tblPrEx>
          <w:shd w:val="clear" w:color="auto" w:fill="FFFFFF"/>
          <w:tblCellMar>
            <w:top w:w="15" w:type="dxa"/>
            <w:left w:w="15" w:type="dxa"/>
            <w:bottom w:w="15" w:type="dxa"/>
            <w:right w:w="15" w:type="dxa"/>
          </w:tblCellMar>
        </w:tblPrEx>
        <w:trPr>
          <w:trHeight w:val="246" w:hRule="atLeast"/>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谁先运行</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后运行</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先运行</w:t>
            </w:r>
          </w:p>
        </w:tc>
      </w:tr>
      <w:tr>
        <w:tblPrEx>
          <w:shd w:val="clear" w:color="auto" w:fill="FFFFFF"/>
          <w:tblCellMar>
            <w:top w:w="15" w:type="dxa"/>
            <w:left w:w="15" w:type="dxa"/>
            <w:bottom w:w="15" w:type="dxa"/>
            <w:right w:w="15" w:type="dxa"/>
          </w:tblCellMar>
        </w:tblPrEx>
        <w:trPr>
          <w:trHeight w:val="763" w:hRule="atLeast"/>
        </w:trPr>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会触发新一轮Tick吗</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会</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18"/>
                <w:szCs w:val="18"/>
              </w:rPr>
            </w:pPr>
            <w:r>
              <w:rPr>
                <w:rFonts w:ascii="Helvetica" w:hAnsi="Helvetica" w:eastAsia="宋体" w:cs="Helvetica"/>
                <w:color w:val="333333"/>
                <w:spacing w:val="3"/>
                <w:kern w:val="0"/>
                <w:sz w:val="18"/>
                <w:szCs w:val="18"/>
              </w:rPr>
              <w:t>不会</w:t>
            </w:r>
          </w:p>
        </w:tc>
      </w:tr>
    </w:tbl>
    <w:p>
      <w:pPr>
        <w:jc w:val="left"/>
        <w:rPr>
          <w:rFonts w:hint="default" w:eastAsiaTheme="minorEastAsia"/>
          <w:lang w:val="en-US" w:eastAsia="zh-CN"/>
        </w:rPr>
      </w:pPr>
      <w:r>
        <w:rPr>
          <w:rFonts w:hint="eastAsia"/>
          <w:lang w:val="en-US" w:eastAsia="zh-CN"/>
        </w:rPr>
        <w:t>微任务先执行，宏任务后执行，微任务不会触发新一轮的tick，宏任务会触发新一轮的tick</w:t>
      </w:r>
    </w:p>
    <w:p>
      <w:pPr>
        <w:jc w:val="left"/>
        <w:rPr>
          <w:rFonts w:ascii="Times New Roman" w:hAnsi="Times New Roman" w:eastAsia="宋体"/>
          <w:sz w:val="24"/>
        </w:rPr>
      </w:pPr>
      <w:r>
        <w:drawing>
          <wp:inline distT="0" distB="0" distL="0" distR="0">
            <wp:extent cx="5566410" cy="3398520"/>
            <wp:effectExtent l="0" t="0" r="1143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07054" cy="3423030"/>
                    </a:xfrm>
                    <a:prstGeom prst="rect">
                      <a:avLst/>
                    </a:prstGeom>
                    <a:noFill/>
                    <a:ln>
                      <a:noFill/>
                    </a:ln>
                  </pic:spPr>
                </pic:pic>
              </a:graphicData>
            </a:graphic>
          </wp:inline>
        </w:drawing>
      </w:r>
    </w:p>
    <w:p>
      <w:pPr>
        <w:pStyle w:val="2"/>
        <w:spacing w:before="0" w:after="0" w:line="240" w:lineRule="auto"/>
        <w:rPr>
          <w:color w:val="CC0099"/>
          <w:sz w:val="24"/>
          <w:szCs w:val="24"/>
        </w:rPr>
      </w:pPr>
      <w:r>
        <w:rPr>
          <w:rFonts w:hint="eastAsia"/>
          <w:color w:val="CC0099"/>
          <w:sz w:val="24"/>
          <w:szCs w:val="24"/>
        </w:rPr>
        <w:t>13.浏览器渲染原理，什么情况下会触发重绘重排</w:t>
      </w: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浏览器会把HTML解析成DOM，把CSS解析成CSSOM，DOM和CSSOM合并就产生了RenderTree(渲染树)。有了Render Tree，我们就知道了所有节点的样式，然后计算他们在页面上的大小和位置，最后把节点绘制到页面上。</w:t>
      </w:r>
    </w:p>
    <w:p>
      <w:pPr>
        <w:jc w:val="left"/>
        <w:rPr>
          <w:rFonts w:ascii="Times New Roman" w:hAnsi="Times New Roman" w:eastAsia="宋体"/>
          <w:b/>
          <w:bCs/>
          <w:color w:val="00B0F0"/>
          <w:sz w:val="24"/>
        </w:rPr>
      </w:pP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DomTree用来存放元素，渲染树(Render Tree)用来展示元素相应的样式.</w:t>
      </w:r>
    </w:p>
    <w:p>
      <w:pPr>
        <w:jc w:val="left"/>
        <w:rPr>
          <w:rFonts w:ascii="Times New Roman" w:hAnsi="Times New Roman" w:eastAsia="宋体"/>
          <w:b/>
          <w:bCs/>
          <w:color w:val="00B0F0"/>
          <w:sz w:val="24"/>
        </w:rPr>
      </w:pP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重排(回流)和重绘是什么？</w:t>
      </w: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1、回流：当Render Tree中部分或全部元素的尺寸、结构、或某些属性发生改变时，浏览器重新渲染部分或全部文档的过程称为回流。每个页面至少需要一次回流，就是在页面第一次加载的时候。</w:t>
      </w:r>
    </w:p>
    <w:p>
      <w:pPr>
        <w:jc w:val="left"/>
        <w:rPr>
          <w:rFonts w:ascii="Times New Roman" w:hAnsi="Times New Roman" w:eastAsia="宋体"/>
          <w:b/>
          <w:bCs/>
          <w:color w:val="00B0F0"/>
          <w:sz w:val="24"/>
        </w:rPr>
      </w:pP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2、重绘：当页面中元素样式的改变并不影响它在文档流中的位置时（例如：color、background-color、visibility等），这些属性只是影响元素的外观，风格，而不会影响布局的，浏览器会将新样式赋予给元素并重新绘制它，这个过程称为重绘。</w:t>
      </w:r>
    </w:p>
    <w:p>
      <w:pPr>
        <w:jc w:val="left"/>
        <w:rPr>
          <w:rFonts w:ascii="Times New Roman" w:hAnsi="Times New Roman" w:eastAsia="宋体"/>
          <w:b/>
          <w:bCs/>
          <w:color w:val="00B0F0"/>
          <w:sz w:val="24"/>
        </w:rPr>
      </w:pP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回流必将引起重绘，而重绘不一定会引起回流。</w:t>
      </w: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因为：如果一个元素引发了回流，它就影响了父级以及兄弟节点的位置，它们都要重新渲染了，所以回流必定引发重绘。</w:t>
      </w:r>
    </w:p>
    <w:p>
      <w:pPr>
        <w:jc w:val="left"/>
        <w:rPr>
          <w:rFonts w:ascii="Times New Roman" w:hAnsi="Times New Roman" w:eastAsia="宋体"/>
          <w:b/>
          <w:bCs/>
          <w:color w:val="00B0F0"/>
          <w:sz w:val="24"/>
        </w:rPr>
      </w:pP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触发重排和重绘：</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页面首次渲染</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浏览器窗口大小发生改变</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元素尺寸或位置发生改变</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元素内容变化（文字数量或图片大小等等）</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元素字体大小变化</w:t>
      </w:r>
    </w:p>
    <w:p>
      <w:pPr>
        <w:jc w:val="left"/>
        <w:rPr>
          <w:rFonts w:ascii="Times New Roman" w:hAnsi="Times New Roman" w:eastAsia="宋体"/>
          <w:b/>
          <w:bCs/>
          <w:color w:val="0070C0"/>
          <w:sz w:val="24"/>
        </w:rPr>
      </w:pPr>
      <w:r>
        <w:rPr>
          <w:rFonts w:hint="eastAsia" w:ascii="Times New Roman" w:hAnsi="Times New Roman" w:eastAsia="宋体"/>
          <w:b/>
          <w:bCs/>
          <w:color w:val="0070C0"/>
          <w:sz w:val="24"/>
        </w:rPr>
        <w:t>• 添加或者删除可见的DOM元素</w:t>
      </w:r>
    </w:p>
    <w:p>
      <w:pPr>
        <w:jc w:val="left"/>
        <w:rPr>
          <w:rFonts w:ascii="Times New Roman" w:hAnsi="Times New Roman" w:eastAsia="宋体"/>
          <w:b/>
          <w:bCs/>
          <w:color w:val="0070C0"/>
          <w:sz w:val="24"/>
        </w:rPr>
      </w:pP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减少重绘和重排：</w:t>
      </w:r>
    </w:p>
    <w:p>
      <w:pPr>
        <w:jc w:val="left"/>
        <w:rPr>
          <w:rFonts w:ascii="Times New Roman" w:hAnsi="Times New Roman" w:eastAsia="宋体"/>
          <w:b/>
          <w:bCs/>
          <w:color w:val="00B0F0"/>
          <w:sz w:val="24"/>
        </w:rPr>
      </w:pPr>
      <w:r>
        <w:rPr>
          <w:rFonts w:hint="eastAsia" w:ascii="Times New Roman" w:hAnsi="Times New Roman" w:eastAsia="宋体"/>
          <w:b/>
          <w:bCs/>
          <w:color w:val="00B0F0"/>
          <w:sz w:val="24"/>
        </w:rPr>
        <w:t>避免频繁的样式操作，最好一次性重写style，或者一次性更改class，避免频繁操作dom，对具有复杂动画的元素使用绝对定位，使它脱离文档流，否则会引起父元素及后续元素频繁回流。</w:t>
      </w:r>
    </w:p>
    <w:p>
      <w:pPr>
        <w:pStyle w:val="2"/>
        <w:spacing w:before="0" w:after="0" w:line="240" w:lineRule="auto"/>
        <w:rPr>
          <w:color w:val="CC0099"/>
          <w:sz w:val="24"/>
          <w:szCs w:val="24"/>
        </w:rPr>
      </w:pPr>
      <w:r>
        <w:rPr>
          <w:rFonts w:hint="eastAsia"/>
          <w:color w:val="CC0099"/>
          <w:sz w:val="24"/>
          <w:szCs w:val="24"/>
        </w:rPr>
        <w:t>15.vue监听不到data中的数组变化的情况</w:t>
      </w:r>
    </w:p>
    <w:p>
      <w:pPr>
        <w:rPr>
          <w:color w:val="CC0099"/>
        </w:rPr>
      </w:pPr>
      <w:r>
        <w:rPr>
          <w:rFonts w:hint="eastAsia"/>
          <w:color w:val="CC0099"/>
        </w:rPr>
        <w:t>对于普通的js对象</w:t>
      </w:r>
    </w:p>
    <w:p>
      <w:r>
        <w:rPr>
          <w:rFonts w:hint="eastAsia"/>
        </w:rPr>
        <w:t xml:space="preserve"> - Vue 将遍历此对象所有的 property，</w:t>
      </w:r>
    </w:p>
    <w:p>
      <w:r>
        <w:rPr>
          <w:rFonts w:hint="eastAsia"/>
        </w:rPr>
        <w:t xml:space="preserve"> - 并使用 Object.defineProperty 把这些 property 全部转为getter/setter， </w:t>
      </w:r>
    </w:p>
    <w:p>
      <w:r>
        <w:rPr>
          <w:rFonts w:hint="eastAsia"/>
        </w:rPr>
        <w:t xml:space="preserve"> - 使得vue可以在内部对这些数据进行追踪依赖， 在property被访问和修改时通知变更，重新渲染相关联的组件。</w:t>
      </w:r>
    </w:p>
    <w:p>
      <w:pPr>
        <w:rPr>
          <w:color w:val="CC0099"/>
        </w:rPr>
      </w:pPr>
      <w:r>
        <w:rPr>
          <w:rFonts w:hint="eastAsia"/>
          <w:color w:val="CC0099"/>
        </w:rPr>
        <w:t>关于对象</w:t>
      </w:r>
    </w:p>
    <w:p>
      <w:r>
        <w:rPr>
          <w:rFonts w:hint="eastAsia"/>
        </w:rPr>
        <w:t>Vue 不允许动态添加根级别的响应式 property。但是我们可以利用vue的内置方法，</w:t>
      </w:r>
    </w:p>
    <w:p/>
    <w:p>
      <w:r>
        <w:rPr>
          <w:rFonts w:hint="eastAsia"/>
        </w:rPr>
        <w:t xml:space="preserve"> - 使用Vue.set(object, propertyName, value)方法</w:t>
      </w:r>
    </w:p>
    <w:p>
      <w:r>
        <w:rPr>
          <w:rFonts w:hint="eastAsia"/>
        </w:rPr>
        <w:t xml:space="preserve"> - 该方法向嵌套对象添加响应式property，此时vue可以监听到对象的变化。</w:t>
      </w:r>
    </w:p>
    <w:p>
      <w:pPr>
        <w:rPr>
          <w:color w:val="CC0099"/>
        </w:rPr>
      </w:pPr>
      <w:r>
        <w:rPr>
          <w:rFonts w:hint="eastAsia"/>
          <w:color w:val="CC0099"/>
        </w:rPr>
        <w:t>关于数组</w:t>
      </w:r>
    </w:p>
    <w:p>
      <w:r>
        <w:rPr>
          <w:rFonts w:hint="eastAsia"/>
        </w:rPr>
        <w:t>Vue 不能检测以下数组的变动，因为这些都是不是响应式的。</w:t>
      </w:r>
    </w:p>
    <w:p/>
    <w:p>
      <w:r>
        <w:rPr>
          <w:rFonts w:hint="eastAsia"/>
        </w:rPr>
        <w:t xml:space="preserve"> - 如利用索引直接设置一个数组项，即使用下标修改某个元素（vm.arr[indexOfItem] = newValue）</w:t>
      </w:r>
    </w:p>
    <w:p>
      <w:r>
        <w:rPr>
          <w:rFonts w:hint="eastAsia"/>
        </w:rPr>
        <w:t xml:space="preserve"> - 直接修改数组的长度（vm.arr.length = newLength） </w:t>
      </w:r>
    </w:p>
    <w:p>
      <w:pPr>
        <w:pStyle w:val="2"/>
        <w:spacing w:before="0" w:after="0" w:line="240" w:lineRule="auto"/>
        <w:rPr>
          <w:color w:val="CC0099"/>
          <w:sz w:val="24"/>
          <w:szCs w:val="24"/>
        </w:rPr>
      </w:pPr>
      <w:r>
        <w:rPr>
          <w:rFonts w:hint="eastAsia"/>
          <w:color w:val="CC0099"/>
          <w:sz w:val="24"/>
          <w:szCs w:val="24"/>
        </w:rPr>
        <w:t>16.虚拟dom的理解</w:t>
      </w:r>
    </w:p>
    <w:p>
      <w:pPr>
        <w:rPr>
          <w:b/>
          <w:bCs/>
          <w:color w:val="00B050"/>
        </w:rPr>
      </w:pPr>
      <w:r>
        <w:rPr>
          <w:b/>
          <w:bCs/>
          <w:color w:val="00B050"/>
        </w:rPr>
        <w:t>虚拟 dom 和原生 dom</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（1）原生dom是浏览器通过dom树渲染的复杂对象，属性非常多；</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（2）虚拟dom是存在于内存中的js对象，属性远少于原生的dom对象，它用来描述真实的dom，并不会直接在浏览器中显示；</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（3）原生dom操作、频繁排版与重绘的效率是相当低的，虚拟dom则是利用了计算机内存高效的运算性能减少了性能的损耗；</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（4）虚拟DOM进行频繁修改，然后一次性比较并修改真实DOM中需要改的部分，最后并在真实DOM中对修改部分进行排版与重绘，减少过多DOM节点排版与重绘损耗</w:t>
      </w:r>
    </w:p>
    <w:p>
      <w:pPr>
        <w:rPr>
          <w:rStyle w:val="28"/>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w:t>
      </w:r>
    </w:p>
    <w:p>
      <w:pPr>
        <w:rPr>
          <w:b/>
          <w:bCs/>
          <w:color w:val="00B050"/>
        </w:rPr>
      </w:pPr>
      <w:r>
        <w:rPr>
          <w:b/>
          <w:bCs/>
          <w:color w:val="00B050"/>
        </w:rPr>
        <w:t>虚拟DOM的优劣如何？实现原理？</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虚拟dom是用js模拟一颗dom树,放在浏览器内存中，相当于在js和真实dom中加了一个缓存，利用dom diff算法避免了没有必要的dom操作，从而提高性能。</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优点：</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（1）虚拟DOM具有批处理和高效的Diff算法,最终表现在DOM上的修改只是变更的部分，可以保证非常高效的渲染,优化性能；</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（2）虚拟DOM不会立马进行排版与重绘操作，对虚拟DOM进行频繁修改，最后一次性比较并修改真实DOM中需要改的部分；</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（3）虚拟 DOM 有效降低大面积真实 DOM 的重绘与排版，因为最终与真实 DOM 比较差异，可以只渲染局部；</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缺点：</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（1）首次渲染大量DOM时，由于多了一层虚拟DOM的计算，会比innerHTML插入慢；</w:t>
      </w:r>
    </w:p>
    <w:p>
      <w:pPr>
        <w:rPr>
          <w:rStyle w:val="44"/>
          <w:rFonts w:ascii="Consolas" w:hAnsi="Consolas"/>
          <w:b/>
          <w:bCs/>
          <w:color w:val="E46C0A" w:themeColor="accent6" w:themeShade="BF"/>
          <w:spacing w:val="3"/>
          <w:sz w:val="20"/>
          <w:szCs w:val="20"/>
        </w:rPr>
      </w:pP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React组件的渲染过程：</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（1）使用JSX编写React组件后所有的JSX代码会通过Babel转化为 React.createElement执行;</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（2）createElement函数对 key和 ref等特殊的 props进行处理，并获取 defaultProps对默认 props进行赋值，并且对传入的子节点进行处理，最终构造成一个 ReactElement对象（所谓的虚拟 DOM）。</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（3）ReactDOM.render将生成好的虚拟 DOM渲染到指定容器上，其中采用了批处理、事务等机制并且对特定浏览器进行了性能优化，最终转换为真实 DOM。</w:t>
      </w:r>
    </w:p>
    <w:p>
      <w:pPr>
        <w:rPr>
          <w:rStyle w:val="44"/>
          <w:rFonts w:ascii="Consolas" w:hAnsi="Consolas"/>
          <w:b/>
          <w:bCs/>
          <w:color w:val="E46C0A" w:themeColor="accent6" w:themeShade="BF"/>
          <w:spacing w:val="3"/>
          <w:sz w:val="20"/>
          <w:szCs w:val="20"/>
        </w:rPr>
      </w:pP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虚拟DOM的组成——ReactElementelement对象结构：</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（1）type：元素的类型，可以是原生html类型（字符串），或者自定义组件（函数或class）</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（2）key：组件的唯一标识，用于Diff算法，下面会详细介绍</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（3）ref：用于访问原生dom节点</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（4）props：传入组件的props，chidren是props中的一个属性，它存储了当前组件的孩子节点，可以是数组（多个孩子节点）或对象（只有一个孩子节点）</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（5）owner：当前正在构建的Component所属的Component</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（6）self：（非生产环境）指定当前位于哪个组件实例</w:t>
      </w:r>
    </w:p>
    <w:p>
      <w:pPr>
        <w:rPr>
          <w:rStyle w:val="44"/>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 xml:space="preserve">        （7）_source：（非生产环境）指定调试代码来自的文件(fileName)和代码行数(lineNumber)</w:t>
      </w:r>
    </w:p>
    <w:p>
      <w:pPr>
        <w:rPr>
          <w:rStyle w:val="28"/>
          <w:rFonts w:ascii="Consolas" w:hAnsi="Consolas"/>
          <w:b/>
          <w:bCs/>
          <w:color w:val="E46C0A" w:themeColor="accent6" w:themeShade="BF"/>
          <w:spacing w:val="3"/>
          <w:sz w:val="20"/>
          <w:szCs w:val="20"/>
        </w:rPr>
      </w:pPr>
      <w:r>
        <w:rPr>
          <w:rStyle w:val="44"/>
          <w:rFonts w:ascii="Consolas" w:hAnsi="Consolas"/>
          <w:b/>
          <w:bCs/>
          <w:color w:val="E46C0A" w:themeColor="accent6" w:themeShade="BF"/>
          <w:spacing w:val="3"/>
          <w:sz w:val="20"/>
          <w:szCs w:val="20"/>
        </w:rPr>
        <w:t>*/</w:t>
      </w:r>
    </w:p>
    <w:p>
      <w:pPr>
        <w:rPr>
          <w:sz w:val="24"/>
          <w:szCs w:val="24"/>
        </w:rPr>
      </w:pPr>
    </w:p>
    <w:p>
      <w:pPr>
        <w:pStyle w:val="2"/>
        <w:spacing w:before="0" w:after="0" w:line="240" w:lineRule="auto"/>
        <w:rPr>
          <w:color w:val="FD419F"/>
          <w:sz w:val="24"/>
          <w:szCs w:val="24"/>
        </w:rPr>
      </w:pPr>
      <w:r>
        <w:rPr>
          <w:color w:val="FD419F"/>
          <w:sz w:val="24"/>
          <w:szCs w:val="24"/>
        </w:rPr>
        <w:t>10、v-if和v-show的区别</w:t>
      </w:r>
    </w:p>
    <w:p>
      <w:pPr>
        <w:rPr>
          <w:color w:val="215968" w:themeColor="accent5" w:themeShade="80"/>
          <w:sz w:val="24"/>
          <w:szCs w:val="24"/>
        </w:rPr>
      </w:pPr>
      <w:r>
        <w:rPr>
          <w:color w:val="215968" w:themeColor="accent5" w:themeShade="80"/>
          <w:sz w:val="24"/>
          <w:szCs w:val="24"/>
        </w:rPr>
        <w:t>1、v-if只有在判断为true的时候才会对数据进行渲染,false的时候把包含的代码进行删除。除非再次进行数据渲染，v-if才会重新判断。可以说是用法比较倾向于对数据一次操作。</w:t>
      </w:r>
    </w:p>
    <w:p>
      <w:pPr>
        <w:rPr>
          <w:color w:val="215968" w:themeColor="accent5" w:themeShade="80"/>
          <w:sz w:val="24"/>
          <w:szCs w:val="24"/>
        </w:rPr>
      </w:pPr>
      <w:r>
        <w:rPr>
          <w:color w:val="215968" w:themeColor="accent5" w:themeShade="80"/>
          <w:sz w:val="24"/>
          <w:szCs w:val="24"/>
        </w:rPr>
        <w:t>2、v-show是无论判断是什么都会先对数据进行渲染，只是false的时候对节点进行display.none;的操作。所以再不重新渲染数据的情况下，改变数据的值可以使数据展示或隐藏。</w:t>
      </w:r>
    </w:p>
    <w:p>
      <w:pPr>
        <w:rPr>
          <w:color w:val="215968" w:themeColor="accent5" w:themeShade="80"/>
          <w:sz w:val="24"/>
          <w:szCs w:val="24"/>
        </w:rPr>
      </w:pPr>
      <w:r>
        <w:rPr>
          <w:color w:val="215968" w:themeColor="accent5" w:themeShade="80"/>
          <w:sz w:val="24"/>
          <w:szCs w:val="24"/>
          <w:highlight w:val="yellow"/>
        </w:rPr>
        <w:t>使用</w:t>
      </w:r>
      <w:r>
        <w:rPr>
          <w:color w:val="215968" w:themeColor="accent5" w:themeShade="80"/>
          <w:sz w:val="24"/>
          <w:szCs w:val="24"/>
        </w:rPr>
        <w:t xml:space="preserve"> 频繁切换时用v-show，运行时较少改变时用v-if</w:t>
      </w:r>
    </w:p>
    <w:p>
      <w:pPr>
        <w:rPr>
          <w:color w:val="215968" w:themeColor="accent5" w:themeShade="80"/>
          <w:sz w:val="24"/>
          <w:szCs w:val="24"/>
        </w:rPr>
      </w:pPr>
      <w:r>
        <w:rPr>
          <w:color w:val="215968" w:themeColor="accent5" w:themeShade="80"/>
          <w:sz w:val="24"/>
          <w:szCs w:val="24"/>
        </w:rPr>
        <w:t>（从Vue源码的角度上来看，v-if的判断应该是发生在template编译成render function的过程中）</w:t>
      </w:r>
    </w:p>
    <w:p>
      <w:pPr>
        <w:ind w:firstLine="420" w:firstLineChars="200"/>
      </w:pPr>
    </w:p>
    <w:p>
      <w:pPr>
        <w:pStyle w:val="2"/>
        <w:spacing w:before="0" w:after="0" w:line="240" w:lineRule="auto"/>
        <w:rPr>
          <w:color w:val="FD419F"/>
          <w:sz w:val="24"/>
          <w:szCs w:val="24"/>
        </w:rPr>
      </w:pPr>
      <w:r>
        <w:rPr>
          <w:color w:val="FD419F"/>
          <w:sz w:val="24"/>
          <w:szCs w:val="24"/>
        </w:rPr>
        <w:t>11、vue的生命周期，什么时候使用，哪个使用的比较频繁</w:t>
      </w:r>
    </w:p>
    <w:p>
      <w:pPr>
        <w:rPr>
          <w:b/>
          <w:bCs/>
          <w:color w:val="FFC000"/>
          <w:sz w:val="24"/>
          <w:szCs w:val="24"/>
        </w:rPr>
      </w:pPr>
      <w:r>
        <w:rPr>
          <w:b/>
          <w:bCs/>
          <w:color w:val="FFC000"/>
          <w:sz w:val="24"/>
          <w:szCs w:val="24"/>
        </w:rPr>
        <w:t>常用的生命周期有，beforeCreate，created，beforeMount，mounted，beforeUpdate，updated，beforeDestroy，destroyed</w:t>
      </w:r>
    </w:p>
    <w:p>
      <w:pPr>
        <w:rPr>
          <w:b/>
          <w:bCs/>
          <w:color w:val="FFC000"/>
          <w:sz w:val="24"/>
          <w:szCs w:val="24"/>
        </w:rPr>
      </w:pPr>
    </w:p>
    <w:p>
      <w:pPr>
        <w:rPr>
          <w:b/>
          <w:bCs/>
          <w:color w:val="FFC000"/>
          <w:sz w:val="24"/>
          <w:szCs w:val="24"/>
        </w:rPr>
      </w:pPr>
      <w:r>
        <w:rPr>
          <w:b/>
          <w:bCs/>
          <w:color w:val="FFC000"/>
          <w:sz w:val="24"/>
          <w:szCs w:val="24"/>
        </w:rPr>
        <w:t>你的接口请求一般放在哪个生命周期中？</w:t>
      </w:r>
    </w:p>
    <w:p>
      <w:pPr>
        <w:rPr>
          <w:b/>
          <w:bCs/>
          <w:color w:val="FFC000"/>
          <w:sz w:val="24"/>
          <w:szCs w:val="24"/>
        </w:rPr>
      </w:pPr>
      <w:r>
        <w:rPr>
          <w:b/>
          <w:bCs/>
          <w:color w:val="FFC000"/>
          <w:sz w:val="24"/>
          <w:szCs w:val="24"/>
        </w:rPr>
        <w:t>接口请求一般放在mounted中，但需要注意的是服务端渲染时不支持mounted，需要放到created中。</w:t>
      </w:r>
    </w:p>
    <w:p>
      <w:pPr>
        <w:rPr>
          <w:b/>
          <w:bCs/>
          <w:sz w:val="28"/>
          <w:szCs w:val="28"/>
        </w:rPr>
      </w:pPr>
    </w:p>
    <w:p>
      <w:pPr>
        <w:jc w:val="left"/>
        <w:rPr>
          <w:rFonts w:ascii="Times New Roman" w:hAnsi="Times New Roman" w:eastAsia="宋体"/>
          <w:sz w:val="24"/>
        </w:rPr>
      </w:pPr>
    </w:p>
    <w:p>
      <w:pPr>
        <w:pStyle w:val="2"/>
        <w:spacing w:before="0" w:after="0" w:line="240" w:lineRule="auto"/>
        <w:rPr>
          <w:color w:val="FD419F"/>
          <w:sz w:val="24"/>
          <w:szCs w:val="24"/>
        </w:rPr>
      </w:pPr>
      <w:r>
        <w:rPr>
          <w:rFonts w:hint="eastAsia"/>
          <w:color w:val="FD419F"/>
          <w:sz w:val="24"/>
          <w:szCs w:val="24"/>
        </w:rPr>
        <w:t>7、 怎么理解MVVM</w:t>
      </w:r>
    </w:p>
    <w:p>
      <w:pPr>
        <w:tabs>
          <w:tab w:val="left" w:pos="4676"/>
        </w:tabs>
        <w:rPr>
          <w:rFonts w:hint="eastAsia" w:eastAsiaTheme="minorEastAsia"/>
          <w:color w:val="00B0F0"/>
          <w:sz w:val="24"/>
          <w:szCs w:val="24"/>
          <w:lang w:eastAsia="zh-CN"/>
        </w:rPr>
      </w:pPr>
      <w:r>
        <w:rPr>
          <w:color w:val="00B0F0"/>
          <w:sz w:val="24"/>
          <w:szCs w:val="24"/>
        </w:rPr>
        <w:t>对MVC，MVP，MVVM的理解</w:t>
      </w:r>
      <w:r>
        <w:rPr>
          <w:rFonts w:hint="eastAsia"/>
          <w:color w:val="00B0F0"/>
          <w:sz w:val="24"/>
          <w:szCs w:val="24"/>
          <w:lang w:eastAsia="zh-CN"/>
        </w:rPr>
        <w:tab/>
      </w:r>
    </w:p>
    <w:p>
      <w:pPr>
        <w:rPr>
          <w:rFonts w:ascii="Consolas" w:hAnsi="Consolas" w:cs="宋体"/>
          <w:color w:val="00B0F0"/>
          <w:sz w:val="24"/>
          <w:szCs w:val="24"/>
        </w:rPr>
      </w:pPr>
      <w:r>
        <w:rPr>
          <w:rFonts w:ascii="Consolas" w:hAnsi="Consolas" w:cs="宋体"/>
          <w:color w:val="00B0F0"/>
          <w:sz w:val="24"/>
          <w:szCs w:val="24"/>
        </w:rPr>
        <w:t>mvc 和 mvvm 其实区别并不大。都是一种设计思想。主要就是 mvc 中 Controller 演变成 mvvm 中的 viewModel。mvvm 主要解决了 mvc 中大量的 DOM 操作使页面渲染性能降低，加载速度变慢，影响用户体验。和当 Model 频繁发生变化，开发者需要主动更新到 View 。</w:t>
      </w:r>
    </w:p>
    <w:p>
      <w:pPr>
        <w:rPr>
          <w:rFonts w:ascii="Consolas" w:hAnsi="Consolas" w:cs="宋体"/>
          <w:color w:val="00B0F0"/>
          <w:sz w:val="24"/>
          <w:szCs w:val="24"/>
        </w:rPr>
      </w:pPr>
    </w:p>
    <w:p>
      <w:pPr>
        <w:rPr>
          <w:rFonts w:ascii="Consolas" w:hAnsi="Consolas" w:cs="宋体"/>
          <w:color w:val="00B0F0"/>
          <w:sz w:val="24"/>
          <w:szCs w:val="24"/>
        </w:rPr>
      </w:pPr>
      <w:r>
        <w:rPr>
          <w:rFonts w:ascii="Consolas" w:hAnsi="Consolas" w:cs="宋体"/>
          <w:color w:val="00B0F0"/>
          <w:sz w:val="24"/>
          <w:szCs w:val="24"/>
        </w:rPr>
        <w:t>MVVM 是 Model-View-ViewModel 的缩写。mvvm 是一种设计思想。</w:t>
      </w:r>
    </w:p>
    <w:p>
      <w:pPr>
        <w:rPr>
          <w:color w:val="00B0F0"/>
          <w:sz w:val="24"/>
          <w:szCs w:val="24"/>
        </w:rPr>
      </w:pPr>
      <w:r>
        <w:rPr>
          <w:color w:val="00B0F0"/>
          <w:sz w:val="24"/>
          <w:szCs w:val="24"/>
        </w:rPr>
        <w:t>1：Model 层代表数据模型，也可以在 Model 中定义数据修改和操作的业务逻辑；View 代表 UI 组件，它负责将数据模型转化成 UI 展现出来，ViewModel 是一个同步 View 和 Model 的对象。</w:t>
      </w:r>
    </w:p>
    <w:p>
      <w:pPr>
        <w:rPr>
          <w:rFonts w:eastAsia="宋体"/>
          <w:color w:val="00B0F0"/>
          <w:spacing w:val="3"/>
          <w:kern w:val="0"/>
          <w:sz w:val="24"/>
          <w:szCs w:val="24"/>
        </w:rPr>
      </w:pPr>
      <w:r>
        <w:rPr>
          <w:rFonts w:eastAsia="宋体"/>
          <w:color w:val="00B0F0"/>
          <w:spacing w:val="3"/>
          <w:kern w:val="0"/>
          <w:sz w:val="24"/>
          <w:szCs w:val="24"/>
        </w:rPr>
        <w:t>2：在 MVVM 架构下，View 和 Model 之间并没有直接的联系，而是通过 ViewModel 进行交互，Model 和 ViewModel 之间的交互是双向的， 因此 View 数据的变化会同步到 Model 中，而 Model 数据的变化也会立即反应到 View 上。</w:t>
      </w:r>
    </w:p>
    <w:p>
      <w:pPr>
        <w:rPr>
          <w:rFonts w:eastAsia="宋体"/>
          <w:color w:val="00B0F0"/>
          <w:spacing w:val="3"/>
          <w:kern w:val="0"/>
          <w:sz w:val="24"/>
          <w:szCs w:val="24"/>
        </w:rPr>
      </w:pPr>
      <w:r>
        <w:rPr>
          <w:rFonts w:eastAsia="宋体"/>
          <w:color w:val="00B0F0"/>
          <w:spacing w:val="3"/>
          <w:kern w:val="0"/>
          <w:sz w:val="24"/>
          <w:szCs w:val="24"/>
        </w:rPr>
        <w:t>3：ViewModel 通过双向数据绑定把 View 层和 Model 层连接了起来，而 View 和 Model 之间的同步工作完全是自动的，无需人为干涉，因此开发者只需关注业务逻辑，不需要手动操作 DOM, 不需要关注数据状态的同步问题，复杂的数据状态维护完全由 MVVM 来统一管理。</w:t>
      </w:r>
    </w:p>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8、 Vue是工作中学的还是大学课程</w:t>
      </w:r>
    </w:p>
    <w:p>
      <w:pPr>
        <w:jc w:val="left"/>
        <w:rPr>
          <w:rFonts w:ascii="Times New Roman" w:hAnsi="Times New Roman" w:eastAsia="宋体"/>
          <w:sz w:val="24"/>
        </w:rPr>
      </w:pPr>
      <w:r>
        <w:rPr>
          <w:rFonts w:hint="eastAsia" w:ascii="Times New Roman" w:hAnsi="Times New Roman" w:eastAsia="宋体"/>
          <w:sz w:val="24"/>
        </w:rPr>
        <w:t xml:space="preserve">工作中学的 大学哪讲这些啊 大学静的都是html、css写静态页面 </w:t>
      </w:r>
      <w:r>
        <w:rPr>
          <w:rFonts w:ascii="Times New Roman" w:hAnsi="Times New Roman" w:eastAsia="宋体"/>
          <w:sz w:val="24"/>
        </w:rPr>
        <w:t xml:space="preserve"> </w:t>
      </w:r>
      <w:r>
        <w:rPr>
          <w:rFonts w:hint="eastAsia" w:ascii="Times New Roman" w:hAnsi="Times New Roman" w:eastAsia="宋体"/>
          <w:sz w:val="24"/>
        </w:rPr>
        <w:t>用js渲染都没讲的太深</w:t>
      </w:r>
    </w:p>
    <w:p>
      <w:pPr>
        <w:pStyle w:val="2"/>
        <w:spacing w:before="0" w:after="0" w:line="240" w:lineRule="auto"/>
        <w:rPr>
          <w:color w:val="FD419F"/>
          <w:sz w:val="24"/>
          <w:szCs w:val="24"/>
        </w:rPr>
      </w:pPr>
      <w:r>
        <w:rPr>
          <w:rFonts w:hint="eastAsia"/>
          <w:color w:val="FD419F"/>
          <w:sz w:val="24"/>
          <w:szCs w:val="24"/>
        </w:rPr>
        <w:t>10、v-if和v-show的区别</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1、手段：v-if是动态的向DOM树添加或者删除DOM元素；v-show是通过设置DOM元素的display样式属性控制显示和隐藏。</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2、编译过程：v-if切换有一个局部编译/卸载的过程， 切换过程中合适地销毁和重建内部的事件监听和子组件；v-show只是简单的基于css切换。</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3、编译条件：v-if是惰性的，如果初始条件为假，则什么也不做；只有在条件第一次变为真时才开始局部编译（编译被缓存？编译被缓存后，然后再切换的时候进行局部卸载); v-show是在任何条件下（首次条件是否为真）都被编译，然后被缓存，而且DOM元素保留</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4、性能消耗：v-if有更高的切换消耗；v-show有更高的初始渲染消耗 使用场景：v-if适合运营条件不大可能改变；v-show适合频繁切换</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6、相同点： v-show 都可以动态控制着dom元素的显示隐藏 不同点： v-if 的显示隐藏是将DOM元素整个添加或删除，v-show 的显示隐藏是为DOM元素添</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7、加css的样式display，设置none或者是block，DOM元素是还存在的</w:t>
      </w:r>
    </w:p>
    <w:p>
      <w:pP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pPr>
      <w:r>
        <w:rPr>
          <w:rFonts w:ascii="Helvetica" w:hAnsi="Helvetica" w:cs="Helvetica"/>
          <w:color w:val="558ED5" w:themeColor="text2" w:themeTint="99"/>
          <w:spacing w:val="3"/>
          <w:kern w:val="0"/>
          <w:sz w:val="24"/>
          <w:szCs w:val="32"/>
          <w14:textFill>
            <w14:solidFill>
              <w14:schemeClr w14:val="tx2">
                <w14:lumMod w14:val="60000"/>
                <w14:lumOff w14:val="40000"/>
              </w14:schemeClr>
            </w14:solidFill>
          </w14:textFill>
        </w:rPr>
        <w:t>8、在渲染多个元素的时候，可以把一个 元素作为包装元素，并使用v-if 进行条件判断，最终的渲染不会包含这个元素，v-show是不支持 语法</w:t>
      </w:r>
    </w:p>
    <w:p>
      <w:pPr>
        <w:jc w:val="left"/>
        <w:rPr>
          <w:rFonts w:ascii="Times New Roman" w:hAnsi="Times New Roman" w:eastAsia="宋体"/>
          <w:color w:val="558ED5" w:themeColor="text2" w:themeTint="99"/>
          <w:sz w:val="24"/>
          <w14:textFill>
            <w14:solidFill>
              <w14:schemeClr w14:val="tx2">
                <w14:lumMod w14:val="60000"/>
                <w14:lumOff w14:val="40000"/>
              </w14:schemeClr>
            </w14:solidFill>
          </w14:textFill>
        </w:rPr>
      </w:pPr>
    </w:p>
    <w:p>
      <w:pPr>
        <w:pStyle w:val="2"/>
        <w:spacing w:before="0" w:after="0" w:line="240" w:lineRule="auto"/>
        <w:rPr>
          <w:color w:val="FD419F"/>
          <w:sz w:val="24"/>
          <w:szCs w:val="24"/>
        </w:rPr>
      </w:pPr>
      <w:r>
        <w:rPr>
          <w:rFonts w:hint="eastAsia"/>
          <w:color w:val="FD419F"/>
          <w:sz w:val="24"/>
          <w:szCs w:val="24"/>
        </w:rPr>
        <w:t>15、vue中用过哪些性能优化，</w:t>
      </w:r>
      <w:bookmarkStart w:id="2" w:name="OLE_LINK4"/>
      <w:r>
        <w:rPr>
          <w:rFonts w:hint="eastAsia"/>
          <w:color w:val="FD419F"/>
          <w:sz w:val="24"/>
          <w:szCs w:val="24"/>
        </w:rPr>
        <w:t>遇到的性能问题一般怎么解决</w:t>
      </w:r>
      <w:bookmarkEnd w:id="2"/>
      <w:r>
        <w:rPr>
          <w:rFonts w:hint="eastAsia"/>
          <w:color w:val="FD419F"/>
          <w:sz w:val="24"/>
          <w:szCs w:val="24"/>
        </w:rPr>
        <w:t>，前端展示后台数据慢的问题怎么解决方案</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1、首屏加载优化</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2、路由懒加载</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3、开启服务器 Gzip</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4、启动 CDN 加速</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5、代码层面优化</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6、Webpack 对图片进行压缩</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7、避免内存泄漏</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hint="eastAsia" w:ascii="Consolas" w:hAnsi="Consolas"/>
          <w:b/>
          <w:bCs/>
          <w:color w:val="984807" w:themeColor="accent6" w:themeShade="80"/>
          <w:spacing w:val="3"/>
        </w:rPr>
        <w:t>8、减少 ES6 转为 ES5 的冗余代码</w:t>
      </w:r>
    </w:p>
    <w:p>
      <w:pPr>
        <w:pStyle w:val="2"/>
        <w:spacing w:before="0" w:after="0" w:line="240" w:lineRule="auto"/>
        <w:rPr>
          <w:color w:val="FD419F"/>
          <w:sz w:val="24"/>
          <w:szCs w:val="24"/>
        </w:rPr>
      </w:pPr>
      <w:r>
        <w:rPr>
          <w:rFonts w:hint="eastAsia"/>
          <w:color w:val="FD419F"/>
          <w:sz w:val="24"/>
          <w:szCs w:val="24"/>
        </w:rPr>
        <w:t>16、怎么解决跨域问题</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ascii="Consolas" w:hAnsi="Consolas"/>
          <w:b/>
          <w:bCs/>
          <w:color w:val="984807" w:themeColor="accent6" w:themeShade="80"/>
          <w:spacing w:val="3"/>
        </w:rPr>
        <w:t>在AJAX应用环境中，由于安全的原因，浏览器不允许XMLHttpRequest组件请求跨域资源。在很多情况下，这个限制给我来带来的诸多不 便。很多同行，研究了各种各样的解决方案：</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ascii="Consolas" w:hAnsi="Consolas"/>
          <w:b/>
          <w:bCs/>
          <w:color w:val="984807" w:themeColor="accent6" w:themeShade="80"/>
          <w:spacing w:val="3"/>
        </w:rPr>
        <w:t>1. 通过修改document.domain和隐藏的IFrame来实现跨域请求。这种方案可能是最简单的一种跨域请求的方案，但是它同样是一种限制最大的方 案。首先，它只能实现在同一个顶级域名下的跨域请求；另外，当在一个页面中还包含有其它的IFrame时，可能还会产生安全性异常，拒绝访问。</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ascii="Consolas" w:hAnsi="Consolas"/>
          <w:b/>
          <w:bCs/>
          <w:color w:val="984807" w:themeColor="accent6" w:themeShade="80"/>
          <w:spacing w:val="3"/>
        </w:rPr>
        <w:t>2.通过请求当前域 的代理，由服务器 代理去访问另一个域的资源。XMLHttpRequest通过请求本域内的一个服务器资源 ，将要访问的目标资源提供给服务器，交由服务器 去代理访问目标资源。这种方案，可以实现完全的跨域访问，但是开发，请求过程的消费会比较大。</w:t>
      </w:r>
    </w:p>
    <w:p>
      <w:pPr>
        <w:pStyle w:val="21"/>
        <w:shd w:val="clear" w:color="auto" w:fill="FFFFFF"/>
        <w:spacing w:before="0" w:beforeAutospacing="0" w:after="0" w:afterAutospacing="0"/>
        <w:ind w:firstLine="494" w:firstLineChars="200"/>
        <w:rPr>
          <w:rFonts w:ascii="Consolas" w:hAnsi="Consolas"/>
          <w:b/>
          <w:bCs/>
          <w:color w:val="984807" w:themeColor="accent6" w:themeShade="80"/>
          <w:spacing w:val="3"/>
        </w:rPr>
      </w:pPr>
      <w:r>
        <w:rPr>
          <w:rFonts w:ascii="Consolas" w:hAnsi="Consolas"/>
          <w:b/>
          <w:bCs/>
          <w:color w:val="984807" w:themeColor="accent6" w:themeShade="80"/>
          <w:spacing w:val="3"/>
        </w:rPr>
        <w:t>3. 通过HTML中可以请求跨域资源的标签引用来达到目的，比如Image,Script,LINK这些标签。在这些标签中，Script无疑是最合适的。在 请求每一个脚本资源时，浏览器都会去解析并运行脚本文件内定义的函数，或需要马上执行的JavaScript代码，我们可以通过服务器返回一段脚本或 JSON对象，在浏览器解析执行，从而达到跨域请求的目的。使用script标签来实现跨域请求，只能使用get方法请求服务器资源。</w:t>
      </w:r>
    </w:p>
    <w:p>
      <w:pPr>
        <w:rPr>
          <w:rFonts w:asciiTheme="minorEastAsia" w:hAnsiTheme="minorEastAsia"/>
          <w:b/>
          <w:bCs/>
          <w:color w:val="984807" w:themeColor="accent6" w:themeShade="80"/>
          <w:sz w:val="24"/>
          <w:szCs w:val="24"/>
          <w:shd w:val="clear" w:color="auto" w:fill="FFFFFF"/>
        </w:rPr>
      </w:pP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阿里问了ts与js的不同，hooks里的use effect的参数，react代码优化的方法，数组长度可以赋值吗，数组遍历方法有哪些以及区别，webpack的使用，箭头题怎么解决的，最近在看的技术书籍和新技术，umijs了解吗，git 里的cherry-pick用过吗，git平时用的指令，build后的上线流程了解吗</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Arry.isarry 判断是否是数组</w:t>
      </w:r>
    </w:p>
    <w:p>
      <w:pPr>
        <w:jc w:val="left"/>
        <w:rPr>
          <w:rFonts w:ascii="Times New Roman" w:hAnsi="Times New Roman" w:eastAsia="宋体"/>
          <w:sz w:val="24"/>
        </w:rPr>
      </w:pPr>
      <w:r>
        <w:rPr>
          <w:rFonts w:hint="eastAsia" w:ascii="Times New Roman" w:hAnsi="Times New Roman" w:eastAsia="宋体"/>
          <w:sz w:val="24"/>
        </w:rPr>
        <w:t xml:space="preserve"> object.prototype.tostring.call(obj)==='[object object]'  判断是否是对象</w:t>
      </w:r>
    </w:p>
    <w:p>
      <w:pPr>
        <w:jc w:val="left"/>
        <w:rPr>
          <w:rFonts w:ascii="Times New Roman" w:hAnsi="Times New Roman" w:eastAsia="宋体"/>
          <w:sz w:val="24"/>
        </w:rPr>
      </w:pPr>
      <w:r>
        <w:rPr>
          <w:rFonts w:hint="eastAsia" w:ascii="Times New Roman" w:hAnsi="Times New Roman" w:eastAsia="宋体"/>
          <w:sz w:val="24"/>
        </w:rPr>
        <w:t>清除浮动</w:t>
      </w:r>
    </w:p>
    <w:p>
      <w:pPr>
        <w:jc w:val="left"/>
        <w:rPr>
          <w:rFonts w:ascii="Times New Roman" w:hAnsi="Times New Roman" w:eastAsia="宋体" w:cs="宋体"/>
          <w:kern w:val="0"/>
          <w:sz w:val="24"/>
        </w:rPr>
      </w:pPr>
      <w:r>
        <w:rPr>
          <w:rFonts w:hint="eastAsia" w:ascii="Times New Roman" w:hAnsi="Times New Roman" w:eastAsia="宋体" w:cs="宋体"/>
          <w:kern w:val="0"/>
          <w:sz w:val="24"/>
        </w:rPr>
        <w:t>content: ".";</w:t>
      </w:r>
    </w:p>
    <w:p>
      <w:pPr>
        <w:jc w:val="left"/>
        <w:rPr>
          <w:rFonts w:ascii="Times New Roman" w:hAnsi="Times New Roman" w:eastAsia="宋体" w:cs="宋体"/>
          <w:kern w:val="0"/>
          <w:sz w:val="24"/>
        </w:rPr>
      </w:pPr>
      <w:r>
        <w:rPr>
          <w:rFonts w:hint="eastAsia" w:ascii="Times New Roman" w:hAnsi="Times New Roman" w:eastAsia="宋体" w:cs="宋体"/>
          <w:kern w:val="0"/>
          <w:sz w:val="24"/>
        </w:rPr>
        <w:tab/>
      </w:r>
      <w:r>
        <w:rPr>
          <w:rFonts w:hint="eastAsia" w:ascii="Times New Roman" w:hAnsi="Times New Roman" w:eastAsia="宋体" w:cs="宋体"/>
          <w:kern w:val="0"/>
          <w:sz w:val="24"/>
        </w:rPr>
        <w:t>clear: both;</w:t>
      </w:r>
    </w:p>
    <w:p>
      <w:pPr>
        <w:jc w:val="left"/>
        <w:rPr>
          <w:rFonts w:ascii="Times New Roman" w:hAnsi="Times New Roman" w:eastAsia="宋体" w:cs="宋体"/>
          <w:kern w:val="0"/>
          <w:sz w:val="24"/>
        </w:rPr>
      </w:pPr>
      <w:r>
        <w:rPr>
          <w:rFonts w:hint="eastAsia" w:ascii="Times New Roman" w:hAnsi="Times New Roman" w:eastAsia="宋体" w:cs="宋体"/>
          <w:kern w:val="0"/>
          <w:sz w:val="24"/>
        </w:rPr>
        <w:tab/>
      </w:r>
      <w:r>
        <w:rPr>
          <w:rFonts w:hint="eastAsia" w:ascii="Times New Roman" w:hAnsi="Times New Roman" w:eastAsia="宋体" w:cs="宋体"/>
          <w:kern w:val="0"/>
          <w:sz w:val="24"/>
        </w:rPr>
        <w:t>height: 0;</w:t>
      </w:r>
    </w:p>
    <w:p>
      <w:pPr>
        <w:jc w:val="left"/>
        <w:rPr>
          <w:rFonts w:ascii="Times New Roman" w:hAnsi="Times New Roman" w:eastAsia="宋体" w:cs="宋体"/>
          <w:kern w:val="0"/>
          <w:sz w:val="24"/>
        </w:rPr>
      </w:pPr>
      <w:r>
        <w:rPr>
          <w:rFonts w:hint="eastAsia" w:ascii="Times New Roman" w:hAnsi="Times New Roman" w:eastAsia="宋体" w:cs="宋体"/>
          <w:kern w:val="0"/>
          <w:sz w:val="24"/>
        </w:rPr>
        <w:tab/>
      </w:r>
      <w:r>
        <w:rPr>
          <w:rFonts w:hint="eastAsia" w:ascii="Times New Roman" w:hAnsi="Times New Roman" w:eastAsia="宋体" w:cs="宋体"/>
          <w:kern w:val="0"/>
          <w:sz w:val="24"/>
        </w:rPr>
        <w:t>visibility: hidden;</w:t>
      </w:r>
    </w:p>
    <w:p>
      <w:pPr>
        <w:jc w:val="left"/>
        <w:rPr>
          <w:rFonts w:ascii="Times New Roman" w:hAnsi="Times New Roman" w:eastAsia="宋体" w:cs="宋体"/>
          <w:kern w:val="0"/>
          <w:sz w:val="24"/>
        </w:rPr>
      </w:pPr>
      <w:r>
        <w:rPr>
          <w:rFonts w:hint="eastAsia" w:ascii="Times New Roman" w:hAnsi="Times New Roman" w:eastAsia="宋体" w:cs="宋体"/>
          <w:kern w:val="0"/>
          <w:sz w:val="24"/>
        </w:rPr>
        <w:tab/>
      </w:r>
      <w:r>
        <w:rPr>
          <w:rFonts w:hint="eastAsia" w:ascii="Times New Roman" w:hAnsi="Times New Roman" w:eastAsia="宋体" w:cs="宋体"/>
          <w:kern w:val="0"/>
          <w:sz w:val="24"/>
        </w:rPr>
        <w:t>display: block;</w:t>
      </w:r>
    </w:p>
    <w:p>
      <w:pPr>
        <w:jc w:val="left"/>
        <w:rPr>
          <w:rFonts w:ascii="Times New Roman" w:hAnsi="Times New Roman" w:eastAsia="宋体"/>
          <w:sz w:val="24"/>
        </w:rPr>
      </w:pPr>
      <w:r>
        <w:rPr>
          <w:rFonts w:hint="eastAsia" w:ascii="Times New Roman" w:hAnsi="Times New Roman" w:eastAsia="宋体"/>
          <w:sz w:val="24"/>
        </w:rPr>
        <w:t>数组里面是对象然后去重</w:t>
      </w:r>
    </w:p>
    <w:p>
      <w:pPr>
        <w:jc w:val="left"/>
        <w:rPr>
          <w:rFonts w:ascii="Times New Roman" w:hAnsi="Times New Roman" w:eastAsia="宋体"/>
          <w:sz w:val="24"/>
        </w:rPr>
      </w:pPr>
    </w:p>
    <w:p>
      <w:pPr>
        <w:pStyle w:val="2"/>
        <w:spacing w:before="0" w:after="0" w:line="240" w:lineRule="auto"/>
        <w:rPr>
          <w:color w:val="FD419F"/>
          <w:sz w:val="24"/>
          <w:szCs w:val="24"/>
        </w:rPr>
      </w:pPr>
      <w:r>
        <w:rPr>
          <w:rFonts w:hint="eastAsia"/>
          <w:color w:val="FD419F"/>
          <w:sz w:val="24"/>
          <w:szCs w:val="24"/>
        </w:rPr>
        <w:t>简述cookie和localStorage以及sessionStorage的区别。</w:t>
      </w:r>
    </w:p>
    <w:p>
      <w:pPr>
        <w:jc w:val="left"/>
        <w:rPr>
          <w:rFonts w:hint="eastAsia" w:ascii="Times New Roman" w:hAnsi="Times New Roman" w:eastAsia="宋体" w:cs="宋体"/>
          <w:b/>
          <w:bCs/>
          <w:color w:val="953735" w:themeColor="accent2" w:themeShade="BF"/>
          <w:kern w:val="0"/>
          <w:sz w:val="24"/>
          <w:lang w:eastAsia="zh-CN"/>
        </w:rPr>
      </w:pPr>
      <w:r>
        <w:rPr>
          <w:rFonts w:hint="eastAsia" w:ascii="Times New Roman" w:hAnsi="Times New Roman" w:eastAsia="宋体" w:cs="宋体"/>
          <w:b/>
          <w:bCs/>
          <w:color w:val="953735" w:themeColor="accent2" w:themeShade="BF"/>
          <w:kern w:val="0"/>
          <w:sz w:val="24"/>
        </w:rPr>
        <w:t>关于cookie、sessionStorage、localStorage三者的区别主要有以下几点：</w:t>
      </w:r>
    </w:p>
    <w:p>
      <w:pPr>
        <w:jc w:val="left"/>
        <w:rPr>
          <w:rFonts w:ascii="Times New Roman" w:hAnsi="Times New Roman" w:eastAsia="宋体" w:cs="宋体"/>
          <w:b/>
          <w:bCs/>
          <w:color w:val="953735" w:themeColor="accent2" w:themeShade="BF"/>
          <w:kern w:val="0"/>
          <w:sz w:val="24"/>
        </w:rPr>
      </w:pPr>
      <w:r>
        <w:rPr>
          <w:rFonts w:hint="eastAsia" w:ascii="Times New Roman" w:hAnsi="Times New Roman" w:eastAsia="宋体" w:cs="宋体"/>
          <w:b/>
          <w:bCs/>
          <w:color w:val="953735" w:themeColor="accent2" w:themeShade="BF"/>
          <w:kern w:val="0"/>
          <w:sz w:val="24"/>
        </w:rPr>
        <w:t>存储大小：cookie数据大小不能超过4k，sessionStorage和localStorage虽然也有存储大小的限制，但比cookie大得多，可以达到5M或更大</w:t>
      </w:r>
    </w:p>
    <w:p>
      <w:pPr>
        <w:jc w:val="left"/>
        <w:rPr>
          <w:rFonts w:ascii="Times New Roman" w:hAnsi="Times New Roman" w:eastAsia="宋体" w:cs="宋体"/>
          <w:b/>
          <w:bCs/>
          <w:color w:val="953735" w:themeColor="accent2" w:themeShade="BF"/>
          <w:kern w:val="0"/>
          <w:sz w:val="24"/>
        </w:rPr>
      </w:pPr>
      <w:r>
        <w:rPr>
          <w:rFonts w:hint="eastAsia" w:ascii="Times New Roman" w:hAnsi="Times New Roman" w:eastAsia="宋体" w:cs="宋体"/>
          <w:b/>
          <w:bCs/>
          <w:color w:val="953735" w:themeColor="accent2" w:themeShade="BF"/>
          <w:kern w:val="0"/>
          <w:sz w:val="24"/>
        </w:rPr>
        <w:t>有效时间：localStorage存储持久数据，浏览器关闭后数据不丢失除非主动删除数据；sessionStorage数据在当前浏览器窗口关闭后自动删除；cookie设置的cookie过期时间之前一直有效，即使窗口或浏览器关闭</w:t>
      </w:r>
    </w:p>
    <w:p>
      <w:pPr>
        <w:jc w:val="left"/>
        <w:rPr>
          <w:rFonts w:ascii="Times New Roman" w:hAnsi="Times New Roman" w:eastAsia="宋体"/>
          <w:b/>
          <w:bCs/>
          <w:color w:val="953735" w:themeColor="accent2" w:themeShade="BF"/>
          <w:sz w:val="24"/>
        </w:rPr>
      </w:pPr>
      <w:r>
        <w:rPr>
          <w:rFonts w:hint="eastAsia" w:ascii="Times New Roman" w:hAnsi="Times New Roman" w:eastAsia="宋体" w:cs="宋体"/>
          <w:b/>
          <w:bCs/>
          <w:color w:val="953735" w:themeColor="accent2" w:themeShade="BF"/>
          <w:kern w:val="0"/>
          <w:sz w:val="24"/>
        </w:rPr>
        <w:t>数据与服务器之间的交互方式，cookie的数据会自动的传递到服务器，服务器端也可以写cookie到客户端；sessionStorage和localStorage不会自动把数据发给服务器，仅在本地保存</w:t>
      </w:r>
    </w:p>
    <w:p>
      <w:pPr>
        <w:jc w:val="left"/>
        <w:rPr>
          <w:rFonts w:ascii="Times New Roman" w:hAnsi="Times New Roman" w:eastAsia="宋体"/>
          <w:b/>
          <w:bCs/>
          <w:color w:val="953735" w:themeColor="accent2" w:themeShade="BF"/>
          <w:sz w:val="24"/>
        </w:rPr>
      </w:pPr>
    </w:p>
    <w:p>
      <w:pPr>
        <w:jc w:val="left"/>
        <w:rPr>
          <w:rFonts w:ascii="Times New Roman" w:hAnsi="Times New Roman" w:eastAsia="宋体"/>
          <w:b/>
          <w:bCs/>
          <w:sz w:val="24"/>
        </w:rPr>
      </w:pPr>
      <w:r>
        <w:rPr>
          <w:rFonts w:hint="eastAsia" w:ascii="Times New Roman" w:hAnsi="Times New Roman" w:eastAsia="宋体"/>
          <w:b/>
          <w:bCs/>
          <w:sz w:val="24"/>
        </w:rPr>
        <w:t>antDesign 和 element-ui 哪个好用</w:t>
      </w:r>
    </w:p>
    <w:p>
      <w:pPr>
        <w:jc w:val="left"/>
        <w:rPr>
          <w:rFonts w:ascii="Times New Roman" w:hAnsi="Times New Roman" w:eastAsia="宋体"/>
          <w:b/>
          <w:bCs/>
          <w:sz w:val="24"/>
        </w:rPr>
      </w:pPr>
      <w:r>
        <w:rPr>
          <w:rFonts w:ascii="Arial" w:hAnsi="Arial" w:cs="Arial"/>
          <w:color w:val="666666"/>
          <w:sz w:val="20"/>
          <w:szCs w:val="20"/>
          <w:shd w:val="clear" w:color="auto" w:fill="FFFFFF"/>
        </w:rPr>
        <w:t>我更加倾向于elementUI,</w:t>
      </w:r>
      <w:r>
        <w:rPr>
          <w:rStyle w:val="24"/>
          <w:rFonts w:ascii="Arial" w:hAnsi="Arial" w:cs="Arial"/>
          <w:b w:val="0"/>
          <w:bCs w:val="0"/>
          <w:color w:val="CC0000"/>
          <w:sz w:val="20"/>
          <w:szCs w:val="20"/>
          <w:shd w:val="clear" w:color="auto" w:fill="FFFFFF"/>
        </w:rPr>
        <w:t> UI</w:t>
      </w:r>
      <w:r>
        <w:rPr>
          <w:rFonts w:ascii="Arial" w:hAnsi="Arial" w:cs="Arial"/>
          <w:color w:val="666666"/>
          <w:sz w:val="20"/>
          <w:szCs w:val="20"/>
          <w:shd w:val="clear" w:color="auto" w:fill="FFFFFF"/>
        </w:rPr>
        <w:t>上更加漂亮，</w:t>
      </w:r>
      <w:r>
        <w:rPr>
          <w:rStyle w:val="24"/>
          <w:rFonts w:ascii="Arial" w:hAnsi="Arial" w:cs="Arial"/>
          <w:b w:val="0"/>
          <w:bCs w:val="0"/>
          <w:color w:val="CC0000"/>
          <w:sz w:val="20"/>
          <w:szCs w:val="20"/>
          <w:shd w:val="clear" w:color="auto" w:fill="FFFFFF"/>
        </w:rPr>
        <w:t>使用</w:t>
      </w:r>
      <w:r>
        <w:rPr>
          <w:rFonts w:ascii="Arial" w:hAnsi="Arial" w:cs="Arial"/>
          <w:color w:val="666666"/>
          <w:sz w:val="20"/>
          <w:szCs w:val="20"/>
          <w:shd w:val="clear" w:color="auto" w:fill="FFFFFF"/>
        </w:rPr>
        <w:t>起来更加容易上手。 一开始，我最新接触的就是elementUI，感觉elementUI这个框架更加适合于面向外部开发。而作为对比的</w:t>
      </w:r>
      <w:r>
        <w:rPr>
          <w:rStyle w:val="24"/>
          <w:rFonts w:ascii="Arial" w:hAnsi="Arial" w:cs="Arial"/>
          <w:b w:val="0"/>
          <w:bCs w:val="0"/>
          <w:color w:val="CC0000"/>
          <w:sz w:val="20"/>
          <w:szCs w:val="20"/>
          <w:shd w:val="clear" w:color="auto" w:fill="FFFFFF"/>
        </w:rPr>
        <w:t>Ant Design</w:t>
      </w:r>
      <w:r>
        <w:rPr>
          <w:rFonts w:ascii="Arial" w:hAnsi="Arial" w:cs="Arial"/>
          <w:color w:val="666666"/>
          <w:sz w:val="20"/>
          <w:szCs w:val="20"/>
          <w:shd w:val="clear" w:color="auto" w:fill="FFFFFF"/>
        </w:rPr>
        <w:t>，也有一定的优势。 从功能上来讲，后者更加齐全。</w:t>
      </w:r>
    </w:p>
    <w:p>
      <w:pPr>
        <w:jc w:val="left"/>
        <w:rPr>
          <w:rFonts w:ascii="Times New Roman" w:hAnsi="Times New Roman" w:eastAsia="宋体"/>
          <w:sz w:val="24"/>
        </w:rPr>
      </w:pPr>
    </w:p>
    <w:p>
      <w:pPr>
        <w:jc w:val="left"/>
        <w:rPr>
          <w:rFonts w:ascii="Times New Roman" w:hAnsi="Times New Roman" w:eastAsia="宋体"/>
          <w:b/>
          <w:bCs/>
          <w:color w:val="FF0000"/>
          <w:sz w:val="24"/>
        </w:rPr>
      </w:pPr>
      <w:r>
        <w:rPr>
          <w:rFonts w:hint="eastAsia" w:ascii="Times New Roman" w:hAnsi="Times New Roman" w:eastAsia="宋体"/>
          <w:b/>
          <w:bCs/>
          <w:color w:val="FF0000"/>
          <w:sz w:val="24"/>
        </w:rPr>
        <w:t>遍历数组的方法</w:t>
      </w:r>
    </w:p>
    <w:p>
      <w:pPr>
        <w:jc w:val="left"/>
        <w:rPr>
          <w:rFonts w:ascii="Times New Roman" w:hAnsi="Times New Roman" w:eastAsia="宋体"/>
          <w:b/>
          <w:bCs/>
          <w:color w:val="FF0000"/>
          <w:sz w:val="24"/>
        </w:rPr>
      </w:pPr>
      <w:r>
        <w:rPr>
          <w:rFonts w:ascii="Times New Roman" w:hAnsi="Times New Roman" w:eastAsia="宋体"/>
          <w:b/>
          <w:bCs/>
          <w:color w:val="FF0000"/>
          <w:sz w:val="24"/>
        </w:rPr>
        <w:t>For</w:t>
      </w:r>
      <w:r>
        <w:rPr>
          <w:rFonts w:hint="eastAsia" w:ascii="Times New Roman" w:hAnsi="Times New Roman" w:eastAsia="宋体"/>
          <w:b/>
          <w:bCs/>
          <w:color w:val="FF0000"/>
          <w:sz w:val="24"/>
        </w:rPr>
        <w:t>、</w:t>
      </w:r>
      <w:r>
        <w:rPr>
          <w:rFonts w:ascii="Times New Roman" w:hAnsi="Times New Roman" w:eastAsia="宋体"/>
          <w:b/>
          <w:bCs/>
          <w:color w:val="FF0000"/>
          <w:sz w:val="24"/>
        </w:rPr>
        <w:t xml:space="preserve"> while </w:t>
      </w:r>
      <w:r>
        <w:rPr>
          <w:rFonts w:hint="eastAsia" w:ascii="Times New Roman" w:hAnsi="Times New Roman" w:eastAsia="宋体"/>
          <w:b/>
          <w:bCs/>
          <w:color w:val="FF0000"/>
          <w:sz w:val="24"/>
        </w:rPr>
        <w:t>、</w:t>
      </w:r>
      <w:r>
        <w:rPr>
          <w:rFonts w:ascii="Times New Roman" w:hAnsi="Times New Roman" w:eastAsia="宋体"/>
          <w:b/>
          <w:bCs/>
          <w:color w:val="FF0000"/>
          <w:sz w:val="24"/>
        </w:rPr>
        <w:t xml:space="preserve">for…in </w:t>
      </w:r>
      <w:r>
        <w:rPr>
          <w:rFonts w:hint="eastAsia" w:ascii="Times New Roman" w:hAnsi="Times New Roman" w:eastAsia="宋体"/>
          <w:b/>
          <w:bCs/>
          <w:color w:val="FF0000"/>
          <w:sz w:val="24"/>
        </w:rPr>
        <w:t>、</w:t>
      </w:r>
      <w:r>
        <w:rPr>
          <w:rFonts w:ascii="Times New Roman" w:hAnsi="Times New Roman" w:eastAsia="宋体"/>
          <w:b/>
          <w:bCs/>
          <w:color w:val="FF0000"/>
          <w:sz w:val="24"/>
        </w:rPr>
        <w:t xml:space="preserve">for…of </w:t>
      </w:r>
      <w:r>
        <w:rPr>
          <w:rFonts w:hint="eastAsia" w:ascii="Times New Roman" w:hAnsi="Times New Roman" w:eastAsia="宋体"/>
          <w:b/>
          <w:bCs/>
          <w:color w:val="FF0000"/>
          <w:sz w:val="24"/>
        </w:rPr>
        <w:t>、for</w:t>
      </w:r>
      <w:r>
        <w:rPr>
          <w:rFonts w:ascii="Times New Roman" w:hAnsi="Times New Roman" w:eastAsia="宋体"/>
          <w:b/>
          <w:bCs/>
          <w:color w:val="FF0000"/>
          <w:sz w:val="24"/>
        </w:rPr>
        <w:t xml:space="preserve">…each </w:t>
      </w:r>
      <w:r>
        <w:rPr>
          <w:rFonts w:hint="eastAsia" w:ascii="Times New Roman" w:hAnsi="Times New Roman" w:eastAsia="宋体"/>
          <w:b/>
          <w:bCs/>
          <w:color w:val="FF0000"/>
          <w:sz w:val="24"/>
        </w:rPr>
        <w:t>、 map、do</w:t>
      </w:r>
      <w:r>
        <w:rPr>
          <w:rFonts w:ascii="Times New Roman" w:hAnsi="Times New Roman" w:eastAsia="宋体"/>
          <w:b/>
          <w:bCs/>
          <w:color w:val="FF0000"/>
          <w:sz w:val="24"/>
        </w:rPr>
        <w:t>…while</w:t>
      </w:r>
    </w:p>
    <w:p>
      <w:pPr>
        <w:jc w:val="left"/>
        <w:rPr>
          <w:rFonts w:ascii="Times New Roman" w:hAnsi="Times New Roman" w:eastAsia="宋体"/>
          <w:b/>
          <w:bCs/>
          <w:color w:val="FF0000"/>
          <w:sz w:val="24"/>
        </w:rPr>
      </w:pPr>
    </w:p>
    <w:p>
      <w:pPr>
        <w:jc w:val="left"/>
        <w:rPr>
          <w:rFonts w:ascii="Times New Roman" w:hAnsi="Times New Roman" w:eastAsia="宋体"/>
          <w:sz w:val="24"/>
        </w:rPr>
      </w:pPr>
      <w:r>
        <w:rPr>
          <w:rFonts w:hint="eastAsia" w:ascii="Times New Roman" w:hAnsi="Times New Roman" w:eastAsia="宋体"/>
          <w:sz w:val="24"/>
        </w:rPr>
        <w:t>为什么使用use Memo记忆组件</w:t>
      </w:r>
    </w:p>
    <w:p>
      <w:pPr>
        <w:jc w:val="left"/>
        <w:rPr>
          <w:rFonts w:ascii="Times New Roman" w:hAnsi="Times New Roman" w:eastAsia="宋体"/>
          <w:b/>
          <w:bCs/>
          <w:color w:val="FF0066"/>
          <w:sz w:val="24"/>
        </w:rPr>
      </w:pPr>
      <w:r>
        <w:rPr>
          <w:rFonts w:hint="eastAsia" w:ascii="Times New Roman" w:hAnsi="Times New Roman" w:eastAsia="宋体"/>
          <w:b/>
          <w:bCs/>
          <w:color w:val="FF0066"/>
          <w:sz w:val="24"/>
        </w:rPr>
        <w:t>set.state第二个参数是用来干什么的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0000" w:themeColor="text1"/>
          <w:spacing w:val="3"/>
          <w:kern w:val="0"/>
          <w:sz w:val="24"/>
          <w:szCs w:val="24"/>
          <w14:textFill>
            <w14:solidFill>
              <w14:schemeClr w14:val="tx1"/>
            </w14:solidFill>
          </w14:textFill>
        </w:rPr>
      </w:pPr>
      <w:r>
        <w:rPr>
          <w:rFonts w:ascii="Consolas" w:hAnsi="Consolas" w:eastAsia="宋体" w:cs="宋体"/>
          <w:color w:val="000000" w:themeColor="text1"/>
          <w:spacing w:val="3"/>
          <w:kern w:val="0"/>
          <w:sz w:val="20"/>
          <w:szCs w:val="20"/>
          <w14:textFill>
            <w14:solidFill>
              <w14:schemeClr w14:val="tx1"/>
            </w14:solidFill>
          </w14:textFill>
        </w:rPr>
        <w:t>setState的“异步”并不是说内部由异步代码实现，其实本身执行的过程和代码都是同步的，只是合成事件和钩子函数的调用顺序在更新之前，导致在合成事件和钩子函数中没法立马拿到更新后的值，形式了所谓的“异步”，当然可以通过第二个参数 setState(partialState, callback) 中的callback拿到更新后的结果。</w:t>
      </w:r>
    </w:p>
    <w:p>
      <w:pPr>
        <w:jc w:val="left"/>
        <w:rPr>
          <w:rFonts w:ascii="Times New Roman" w:hAnsi="Times New Roman" w:eastAsia="宋体"/>
          <w:b/>
          <w:bCs/>
          <w:color w:val="FF0066"/>
          <w:sz w:val="24"/>
        </w:rPr>
      </w:pPr>
    </w:p>
    <w:p>
      <w:pPr>
        <w:jc w:val="left"/>
        <w:rPr>
          <w:rFonts w:ascii="黑体" w:hAnsi="黑体" w:eastAsia="黑体"/>
          <w:color w:val="FF0066"/>
          <w:sz w:val="24"/>
        </w:rPr>
      </w:pPr>
      <w:r>
        <w:rPr>
          <w:rFonts w:hint="eastAsia" w:ascii="黑体" w:hAnsi="黑体" w:eastAsia="黑体"/>
          <w:color w:val="FF0066"/>
          <w:sz w:val="24"/>
        </w:rPr>
        <w:t>git命令</w:t>
      </w:r>
    </w:p>
    <w:p>
      <w:pPr>
        <w:widowControl/>
        <w:shd w:val="clear" w:color="auto" w:fill="FFFFFF"/>
        <w:spacing w:line="330" w:lineRule="atLeast"/>
        <w:jc w:val="left"/>
        <w:rPr>
          <w:rFonts w:ascii="黑体" w:hAnsi="黑体" w:eastAsia="黑体" w:cs="宋体"/>
          <w:color w:val="808080" w:themeColor="text1" w:themeTint="80"/>
          <w:kern w:val="0"/>
          <w:sz w:val="22"/>
          <w:szCs w:val="22"/>
          <w14:textFill>
            <w14:solidFill>
              <w14:schemeClr w14:val="tx1">
                <w14:lumMod w14:val="50000"/>
                <w14:lumOff w14:val="50000"/>
              </w14:schemeClr>
            </w14:solidFill>
          </w14:textFill>
        </w:rPr>
      </w:pPr>
      <w:r>
        <w:rPr>
          <w:rFonts w:hint="eastAsia" w:ascii="黑体" w:hAnsi="黑体" w:eastAsia="黑体" w:cs="宋体"/>
          <w:b/>
          <w:bCs/>
          <w:color w:val="111111"/>
          <w:kern w:val="0"/>
          <w:sz w:val="22"/>
          <w:szCs w:val="22"/>
        </w:rPr>
        <w:t>git config</w:t>
      </w:r>
      <w:r>
        <w:rPr>
          <w:rFonts w:hint="eastAsia" w:ascii="黑体" w:hAnsi="黑体" w:eastAsia="黑体" w:cs="宋体"/>
          <w:color w:val="111111"/>
          <w:kern w:val="0"/>
          <w:sz w:val="22"/>
          <w:szCs w:val="22"/>
        </w:rPr>
        <w:t>。</w:t>
      </w:r>
      <w:r>
        <w:rPr>
          <w:rFonts w:hint="eastAsia" w:ascii="黑体" w:hAnsi="黑体" w:eastAsia="黑体" w:cs="宋体"/>
          <w:color w:val="808080" w:themeColor="text1" w:themeTint="80"/>
          <w:kern w:val="0"/>
          <w:sz w:val="22"/>
          <w:szCs w:val="22"/>
          <w14:textFill>
            <w14:solidFill>
              <w14:schemeClr w14:val="tx1">
                <w14:lumMod w14:val="50000"/>
                <w14:lumOff w14:val="50000"/>
              </w14:schemeClr>
            </w14:solidFill>
          </w14:textFill>
        </w:rPr>
        <w:t>配置 Git 的相关参数。Git 一共有3个配置文件：1.仓库级的配置文件：在仓库的 ...</w:t>
      </w:r>
    </w:p>
    <w:p>
      <w:pPr>
        <w:widowControl/>
        <w:shd w:val="clear" w:color="auto" w:fill="FFFFFF"/>
        <w:spacing w:line="330" w:lineRule="atLeast"/>
        <w:jc w:val="left"/>
        <w:rPr>
          <w:rFonts w:ascii="黑体" w:hAnsi="黑体" w:eastAsia="黑体" w:cs="宋体"/>
          <w:color w:val="111111"/>
          <w:kern w:val="0"/>
          <w:sz w:val="22"/>
          <w:szCs w:val="22"/>
        </w:rPr>
      </w:pPr>
      <w:r>
        <w:rPr>
          <w:rFonts w:hint="eastAsia" w:ascii="黑体" w:hAnsi="黑体" w:eastAsia="黑体" w:cs="宋体"/>
          <w:b/>
          <w:bCs/>
          <w:color w:val="111111"/>
          <w:kern w:val="0"/>
          <w:sz w:val="22"/>
          <w:szCs w:val="22"/>
        </w:rPr>
        <w:t>git clone</w:t>
      </w:r>
      <w:r>
        <w:rPr>
          <w:rFonts w:hint="eastAsia" w:ascii="黑体" w:hAnsi="黑体" w:eastAsia="黑体" w:cs="宋体"/>
          <w:color w:val="111111"/>
          <w:kern w:val="0"/>
          <w:sz w:val="22"/>
          <w:szCs w:val="22"/>
        </w:rPr>
        <w:t>。</w:t>
      </w:r>
      <w:r>
        <w:rPr>
          <w:rFonts w:hint="eastAsia" w:ascii="黑体" w:hAnsi="黑体" w:eastAsia="黑体" w:cs="宋体"/>
          <w:color w:val="808080" w:themeColor="text1" w:themeTint="80"/>
          <w:kern w:val="0"/>
          <w:sz w:val="22"/>
          <w:szCs w:val="22"/>
          <w14:textFill>
            <w14:solidFill>
              <w14:schemeClr w14:val="tx1">
                <w14:lumMod w14:val="50000"/>
                <w14:lumOff w14:val="50000"/>
              </w14:schemeClr>
            </w14:solidFill>
          </w14:textFill>
        </w:rPr>
        <w:t>从远程仓库克隆一个版本库到本地。# 默认在当前目录下创建和版本库名相同的文件夹并 .</w:t>
      </w:r>
      <w:r>
        <w:rPr>
          <w:rFonts w:hint="eastAsia" w:ascii="黑体" w:hAnsi="黑体" w:eastAsia="黑体" w:cs="宋体"/>
          <w:color w:val="111111"/>
          <w:kern w:val="0"/>
          <w:sz w:val="22"/>
          <w:szCs w:val="22"/>
        </w:rPr>
        <w:t>..</w:t>
      </w:r>
    </w:p>
    <w:p>
      <w:pPr>
        <w:widowControl/>
        <w:shd w:val="clear" w:color="auto" w:fill="FFFFFF"/>
        <w:spacing w:line="330" w:lineRule="atLeast"/>
        <w:jc w:val="left"/>
        <w:rPr>
          <w:rFonts w:ascii="黑体" w:hAnsi="黑体" w:eastAsia="黑体" w:cs="宋体"/>
          <w:color w:val="111111"/>
          <w:kern w:val="0"/>
          <w:sz w:val="22"/>
          <w:szCs w:val="22"/>
        </w:rPr>
      </w:pPr>
      <w:r>
        <w:rPr>
          <w:rFonts w:hint="eastAsia" w:ascii="黑体" w:hAnsi="黑体" w:eastAsia="黑体" w:cs="宋体"/>
          <w:b/>
          <w:bCs/>
          <w:color w:val="111111"/>
          <w:kern w:val="0"/>
          <w:sz w:val="22"/>
          <w:szCs w:val="22"/>
        </w:rPr>
        <w:t>git init</w:t>
      </w:r>
      <w:r>
        <w:rPr>
          <w:rFonts w:hint="eastAsia" w:ascii="黑体" w:hAnsi="黑体" w:eastAsia="黑体" w:cs="宋体"/>
          <w:color w:val="111111"/>
          <w:kern w:val="0"/>
          <w:sz w:val="22"/>
          <w:szCs w:val="22"/>
        </w:rPr>
        <w:t>。</w:t>
      </w:r>
      <w:r>
        <w:rPr>
          <w:rFonts w:hint="eastAsia" w:ascii="黑体" w:hAnsi="黑体" w:eastAsia="黑体" w:cs="宋体"/>
          <w:color w:val="808080" w:themeColor="text1" w:themeTint="80"/>
          <w:kern w:val="0"/>
          <w:sz w:val="22"/>
          <w:szCs w:val="22"/>
          <w14:textFill>
            <w14:solidFill>
              <w14:schemeClr w14:val="tx1">
                <w14:lumMod w14:val="50000"/>
                <w14:lumOff w14:val="50000"/>
              </w14:schemeClr>
            </w14:solidFill>
          </w14:textFill>
        </w:rPr>
        <w:t>初始化项目所在目录，初始化后会在当前目录下出现一个名为 .git 的目录。# 初始化本地仓 .</w:t>
      </w:r>
      <w:r>
        <w:rPr>
          <w:rFonts w:hint="eastAsia" w:ascii="黑体" w:hAnsi="黑体" w:eastAsia="黑体" w:cs="宋体"/>
          <w:color w:val="111111"/>
          <w:kern w:val="0"/>
          <w:sz w:val="22"/>
          <w:szCs w:val="22"/>
        </w:rPr>
        <w:t>..</w:t>
      </w:r>
    </w:p>
    <w:p>
      <w:pPr>
        <w:widowControl/>
        <w:shd w:val="clear" w:color="auto" w:fill="FFFFFF"/>
        <w:spacing w:line="330" w:lineRule="atLeast"/>
        <w:jc w:val="left"/>
        <w:rPr>
          <w:rFonts w:ascii="黑体" w:hAnsi="黑体" w:eastAsia="黑体" w:cs="宋体"/>
          <w:color w:val="808080" w:themeColor="text1" w:themeTint="80"/>
          <w:kern w:val="0"/>
          <w:sz w:val="22"/>
          <w:szCs w:val="22"/>
          <w14:textFill>
            <w14:solidFill>
              <w14:schemeClr w14:val="tx1">
                <w14:lumMod w14:val="50000"/>
                <w14:lumOff w14:val="50000"/>
              </w14:schemeClr>
            </w14:solidFill>
          </w14:textFill>
        </w:rPr>
      </w:pPr>
      <w:r>
        <w:rPr>
          <w:rFonts w:hint="eastAsia" w:ascii="黑体" w:hAnsi="黑体" w:eastAsia="黑体" w:cs="宋体"/>
          <w:b/>
          <w:bCs/>
          <w:color w:val="111111"/>
          <w:kern w:val="0"/>
          <w:sz w:val="22"/>
          <w:szCs w:val="22"/>
        </w:rPr>
        <w:t>git status</w:t>
      </w:r>
      <w:r>
        <w:rPr>
          <w:rFonts w:hint="eastAsia" w:ascii="黑体" w:hAnsi="黑体" w:eastAsia="黑体" w:cs="宋体"/>
          <w:color w:val="111111"/>
          <w:kern w:val="0"/>
          <w:sz w:val="22"/>
          <w:szCs w:val="22"/>
        </w:rPr>
        <w:t>。</w:t>
      </w:r>
      <w:r>
        <w:rPr>
          <w:rFonts w:hint="eastAsia" w:ascii="黑体" w:hAnsi="黑体" w:eastAsia="黑体" w:cs="宋体"/>
          <w:color w:val="808080" w:themeColor="text1" w:themeTint="80"/>
          <w:kern w:val="0"/>
          <w:sz w:val="22"/>
          <w:szCs w:val="22"/>
          <w14:textFill>
            <w14:solidFill>
              <w14:schemeClr w14:val="tx1">
                <w14:lumMod w14:val="50000"/>
                <w14:lumOff w14:val="50000"/>
              </w14:schemeClr>
            </w14:solidFill>
          </w14:textFill>
        </w:rPr>
        <w:t>查看本地仓库的状态。# 查看本地仓库的状态 $ git status # 以简短模式查看本地仓库的</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init                              # 初始化本地代码仓</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add .                             # 添加本地代码</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commit -m "add local source"      # 提交本地代码</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pull origin master                # 下载远程代码</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merge master                      # 合并master分支</w:t>
      </w:r>
    </w:p>
    <w:p>
      <w:pPr>
        <w:widowControl/>
        <w:shd w:val="clear" w:color="auto" w:fill="D8D6D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rPr>
      </w:pPr>
      <w:r>
        <w:rPr>
          <w:rFonts w:ascii="宋体" w:hAnsi="宋体" w:eastAsia="宋体" w:cs="宋体"/>
          <w:color w:val="000000"/>
          <w:kern w:val="0"/>
        </w:rPr>
        <w:t>git push -u origin master             # 上传代码</w:t>
      </w:r>
    </w:p>
    <w:p>
      <w:pPr>
        <w:widowControl/>
        <w:shd w:val="clear" w:color="auto" w:fill="FFFFFF"/>
        <w:spacing w:line="330" w:lineRule="atLeast"/>
        <w:jc w:val="left"/>
        <w:rPr>
          <w:rFonts w:ascii="黑体" w:hAnsi="黑体" w:eastAsia="黑体" w:cs="宋体"/>
          <w:color w:val="808080" w:themeColor="text1" w:themeTint="80"/>
          <w:kern w:val="0"/>
          <w:sz w:val="22"/>
          <w:szCs w:val="22"/>
          <w14:textFill>
            <w14:solidFill>
              <w14:schemeClr w14:val="tx1">
                <w14:lumMod w14:val="50000"/>
                <w14:lumOff w14:val="50000"/>
              </w14:schemeClr>
            </w14:solidFill>
          </w14:textFill>
        </w:rPr>
      </w:pPr>
    </w:p>
    <w:p>
      <w:pPr>
        <w:jc w:val="left"/>
        <w:rPr>
          <w:rFonts w:ascii="Times New Roman" w:hAnsi="Times New Roman" w:eastAsia="宋体"/>
          <w:color w:val="808080" w:themeColor="text1" w:themeTint="80"/>
          <w:sz w:val="24"/>
          <w14:textFill>
            <w14:solidFill>
              <w14:schemeClr w14:val="tx1">
                <w14:lumMod w14:val="50000"/>
                <w14:lumOff w14:val="50000"/>
              </w14:schemeClr>
            </w14:solidFill>
          </w14:textFill>
        </w:rPr>
      </w:pPr>
    </w:p>
    <w:p>
      <w:pPr>
        <w:jc w:val="left"/>
        <w:rPr>
          <w:rFonts w:ascii="Times New Roman" w:hAnsi="Times New Roman" w:eastAsia="宋体"/>
          <w:b/>
          <w:bCs/>
          <w:color w:val="FF0066"/>
          <w:sz w:val="24"/>
        </w:rPr>
      </w:pPr>
      <w:r>
        <w:rPr>
          <w:rFonts w:hint="eastAsia" w:ascii="Times New Roman" w:hAnsi="Times New Roman" w:eastAsia="宋体"/>
          <w:b/>
          <w:bCs/>
          <w:color w:val="FF0066"/>
          <w:sz w:val="24"/>
        </w:rPr>
        <w:t>http状态码</w:t>
      </w:r>
    </w:p>
    <w:p>
      <w:pPr>
        <w:jc w:val="left"/>
        <w:rPr>
          <w:rFonts w:ascii="Times New Roman" w:hAnsi="Times New Roman" w:eastAsia="宋体"/>
          <w:b/>
          <w:bCs/>
          <w:color w:val="FF0066"/>
          <w:sz w:val="24"/>
        </w:rPr>
      </w:pPr>
    </w:p>
    <w:tbl>
      <w:tblPr>
        <w:tblStyle w:val="22"/>
        <w:tblW w:w="9120" w:type="dxa"/>
        <w:tblInd w:w="0" w:type="dxa"/>
        <w:shd w:val="clear" w:color="auto" w:fill="FFFFFF"/>
        <w:tblLayout w:type="autofit"/>
        <w:tblCellMar>
          <w:top w:w="0" w:type="dxa"/>
          <w:left w:w="0" w:type="dxa"/>
          <w:bottom w:w="0" w:type="dxa"/>
          <w:right w:w="0" w:type="dxa"/>
        </w:tblCellMar>
      </w:tblPr>
      <w:tblGrid>
        <w:gridCol w:w="993"/>
        <w:gridCol w:w="8127"/>
      </w:tblGrid>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1**</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信息，服务器收到请求，需要请求者继续执行操作</w:t>
            </w:r>
          </w:p>
        </w:tc>
      </w:tr>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2**</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成功，操作被成功接收并处理</w:t>
            </w:r>
          </w:p>
        </w:tc>
      </w:tr>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3**</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重定向，需要进一步的操作以完成请求</w:t>
            </w:r>
          </w:p>
        </w:tc>
      </w:tr>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4**</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客户端错误，请求包含语法错误或无法完成请求</w:t>
            </w:r>
          </w:p>
        </w:tc>
      </w:tr>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5**</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服务器错误，服务器在处理请求的过程中发生了错误</w:t>
            </w:r>
          </w:p>
        </w:tc>
      </w:tr>
      <w:tr>
        <w:tblPrEx>
          <w:shd w:val="clear" w:color="auto" w:fill="FFFFFF"/>
          <w:tblCellMar>
            <w:top w:w="0" w:type="dxa"/>
            <w:left w:w="0" w:type="dxa"/>
            <w:bottom w:w="0" w:type="dxa"/>
            <w:right w:w="0" w:type="dxa"/>
          </w:tblCellMar>
        </w:tblPrEx>
        <w:trPr>
          <w:tblHeader/>
        </w:trPr>
        <w:tc>
          <w:tcPr>
            <w:tcW w:w="993" w:type="dxa"/>
            <w:tcBorders>
              <w:top w:val="nil"/>
              <w:left w:val="nil"/>
              <w:bottom w:val="single" w:color="DDDDDD" w:sz="6" w:space="0"/>
              <w:right w:val="nil"/>
            </w:tcBorders>
            <w:shd w:val="clear" w:color="auto" w:fill="FFFFFF"/>
            <w:tcMar>
              <w:top w:w="0" w:type="dxa"/>
              <w:left w:w="0" w:type="dxa"/>
              <w:bottom w:w="105" w:type="dxa"/>
              <w:right w:w="150" w:type="dxa"/>
            </w:tcMar>
          </w:tcPr>
          <w:p>
            <w:r>
              <w:t>状态码</w:t>
            </w:r>
          </w:p>
        </w:tc>
        <w:tc>
          <w:tcPr>
            <w:tcW w:w="8127" w:type="dxa"/>
            <w:tcBorders>
              <w:top w:val="nil"/>
              <w:left w:val="nil"/>
              <w:bottom w:val="single" w:color="DDDDDD" w:sz="6" w:space="0"/>
              <w:right w:val="nil"/>
            </w:tcBorders>
            <w:shd w:val="clear" w:color="auto" w:fill="FFFFFF"/>
            <w:tcMar>
              <w:top w:w="0" w:type="dxa"/>
              <w:left w:w="0" w:type="dxa"/>
              <w:bottom w:w="105" w:type="dxa"/>
              <w:right w:w="0" w:type="dxa"/>
            </w:tcMar>
          </w:tcPr>
          <w:p>
            <w:r>
              <w:t>含义</w:t>
            </w:r>
          </w:p>
        </w:tc>
      </w:tr>
      <w:tr>
        <w:tblPrEx>
          <w:shd w:val="clear" w:color="auto" w:fill="FFFFFF"/>
          <w:tblCellMar>
            <w:top w:w="0" w:type="dxa"/>
            <w:left w:w="0" w:type="dxa"/>
            <w:bottom w:w="0" w:type="dxa"/>
            <w:right w:w="0" w:type="dxa"/>
          </w:tblCellMar>
        </w:tblPrEx>
        <w:tc>
          <w:tcPr>
            <w:tcW w:w="993" w:type="dxa"/>
            <w:tcBorders>
              <w:top w:val="nil"/>
              <w:left w:val="nil"/>
              <w:bottom w:val="nil"/>
              <w:right w:val="nil"/>
            </w:tcBorders>
            <w:shd w:val="clear" w:color="auto" w:fill="FFFFFF"/>
            <w:tcMar>
              <w:top w:w="120" w:type="dxa"/>
              <w:left w:w="0" w:type="dxa"/>
              <w:bottom w:w="105" w:type="dxa"/>
              <w:right w:w="150" w:type="dxa"/>
            </w:tcMar>
          </w:tcPr>
          <w:p>
            <w:pPr>
              <w:rPr>
                <w:color w:val="444444"/>
              </w:rPr>
            </w:pPr>
            <w:r>
              <w:rPr>
                <w:color w:val="444444"/>
              </w:rPr>
              <w:t>100</w:t>
            </w:r>
          </w:p>
        </w:tc>
        <w:tc>
          <w:tcPr>
            <w:tcW w:w="8127" w:type="dxa"/>
            <w:tcBorders>
              <w:top w:val="nil"/>
              <w:left w:val="nil"/>
              <w:bottom w:val="nil"/>
              <w:right w:val="nil"/>
            </w:tcBorders>
            <w:shd w:val="clear" w:color="auto" w:fill="FFFFFF"/>
            <w:tcMar>
              <w:top w:w="120" w:type="dxa"/>
              <w:left w:w="0" w:type="dxa"/>
              <w:bottom w:w="105" w:type="dxa"/>
              <w:right w:w="0" w:type="dxa"/>
            </w:tcMar>
          </w:tcPr>
          <w:p>
            <w:pPr>
              <w:rPr>
                <w:color w:val="444444"/>
              </w:rPr>
            </w:pPr>
            <w:r>
              <w:rPr>
                <w:color w:val="444444"/>
              </w:rPr>
              <w:t>客户端应当继续发送请求。这个临时响应是用来通知客户端它的部分请求已经被服务器接收， …</w:t>
            </w:r>
          </w:p>
        </w:tc>
      </w:tr>
      <w:tr>
        <w:tblPrEx>
          <w:tblCellMar>
            <w:top w:w="0" w:type="dxa"/>
            <w:left w:w="0" w:type="dxa"/>
            <w:bottom w:w="0" w:type="dxa"/>
            <w:right w:w="0" w:type="dxa"/>
          </w:tblCellMar>
        </w:tblPrEx>
        <w:tc>
          <w:tcPr>
            <w:tcW w:w="993" w:type="dxa"/>
            <w:tcBorders>
              <w:top w:val="nil"/>
              <w:left w:val="nil"/>
              <w:bottom w:val="nil"/>
              <w:right w:val="nil"/>
            </w:tcBorders>
            <w:shd w:val="clear" w:color="auto" w:fill="FFFFFF"/>
            <w:tcMar>
              <w:top w:w="120" w:type="dxa"/>
              <w:left w:w="0" w:type="dxa"/>
              <w:bottom w:w="105" w:type="dxa"/>
              <w:right w:w="150" w:type="dxa"/>
            </w:tcMar>
          </w:tcPr>
          <w:p>
            <w:pPr>
              <w:rPr>
                <w:color w:val="444444"/>
              </w:rPr>
            </w:pPr>
            <w:r>
              <w:rPr>
                <w:color w:val="444444"/>
              </w:rPr>
              <w:t>101</w:t>
            </w:r>
          </w:p>
        </w:tc>
        <w:tc>
          <w:tcPr>
            <w:tcW w:w="8127" w:type="dxa"/>
            <w:tcBorders>
              <w:top w:val="nil"/>
              <w:left w:val="nil"/>
              <w:bottom w:val="nil"/>
              <w:right w:val="nil"/>
            </w:tcBorders>
            <w:shd w:val="clear" w:color="auto" w:fill="FFFFFF"/>
            <w:tcMar>
              <w:top w:w="120" w:type="dxa"/>
              <w:left w:w="0" w:type="dxa"/>
              <w:bottom w:w="105" w:type="dxa"/>
              <w:right w:w="0" w:type="dxa"/>
            </w:tcMar>
          </w:tcPr>
          <w:p>
            <w:pPr>
              <w:rPr>
                <w:color w:val="444444"/>
              </w:rPr>
            </w:pPr>
            <w:r>
              <w:rPr>
                <w:color w:val="444444"/>
              </w:rPr>
              <w:t>服务器已经理解了客户端的请求，并将通过Upgrade ...</w:t>
            </w:r>
          </w:p>
        </w:tc>
      </w:tr>
      <w:tr>
        <w:tblPrEx>
          <w:tblCellMar>
            <w:top w:w="0" w:type="dxa"/>
            <w:left w:w="0" w:type="dxa"/>
            <w:bottom w:w="0" w:type="dxa"/>
            <w:right w:w="0" w:type="dxa"/>
          </w:tblCellMar>
        </w:tblPrEx>
        <w:tc>
          <w:tcPr>
            <w:tcW w:w="993" w:type="dxa"/>
            <w:tcBorders>
              <w:top w:val="nil"/>
              <w:left w:val="nil"/>
              <w:bottom w:val="nil"/>
              <w:right w:val="nil"/>
            </w:tcBorders>
            <w:shd w:val="clear" w:color="auto" w:fill="FFFFFF"/>
            <w:tcMar>
              <w:top w:w="120" w:type="dxa"/>
              <w:left w:w="0" w:type="dxa"/>
              <w:bottom w:w="105" w:type="dxa"/>
              <w:right w:w="150" w:type="dxa"/>
            </w:tcMar>
          </w:tcPr>
          <w:p>
            <w:pPr>
              <w:rPr>
                <w:color w:val="444444"/>
              </w:rPr>
            </w:pPr>
            <w:r>
              <w:rPr>
                <w:color w:val="444444"/>
              </w:rPr>
              <w:t>102</w:t>
            </w:r>
          </w:p>
        </w:tc>
        <w:tc>
          <w:tcPr>
            <w:tcW w:w="8127" w:type="dxa"/>
            <w:tcBorders>
              <w:top w:val="nil"/>
              <w:left w:val="nil"/>
              <w:bottom w:val="nil"/>
              <w:right w:val="nil"/>
            </w:tcBorders>
            <w:shd w:val="clear" w:color="auto" w:fill="FFFFFF"/>
            <w:tcMar>
              <w:top w:w="120" w:type="dxa"/>
              <w:left w:w="0" w:type="dxa"/>
              <w:bottom w:w="105" w:type="dxa"/>
              <w:right w:w="0" w:type="dxa"/>
            </w:tcMar>
          </w:tcPr>
          <w:p>
            <w:pPr>
              <w:rPr>
                <w:color w:val="444444"/>
              </w:rPr>
            </w:pPr>
            <w:r>
              <w:rPr>
                <w:color w:val="444444"/>
              </w:rPr>
              <w:t>由WebDAV（RFC ...</w:t>
            </w:r>
          </w:p>
        </w:tc>
      </w:tr>
      <w:tr>
        <w:tblPrEx>
          <w:tblCellMar>
            <w:top w:w="0" w:type="dxa"/>
            <w:left w:w="0" w:type="dxa"/>
            <w:bottom w:w="0" w:type="dxa"/>
            <w:right w:w="0" w:type="dxa"/>
          </w:tblCellMar>
        </w:tblPrEx>
        <w:tc>
          <w:tcPr>
            <w:tcW w:w="993" w:type="dxa"/>
            <w:tcBorders>
              <w:top w:val="nil"/>
              <w:left w:val="nil"/>
              <w:bottom w:val="nil"/>
              <w:right w:val="nil"/>
            </w:tcBorders>
            <w:shd w:val="clear" w:color="auto" w:fill="FFFFFF"/>
            <w:tcMar>
              <w:top w:w="120" w:type="dxa"/>
              <w:left w:w="0" w:type="dxa"/>
              <w:bottom w:w="105" w:type="dxa"/>
              <w:right w:w="150" w:type="dxa"/>
            </w:tcMar>
          </w:tcPr>
          <w:p>
            <w:pPr>
              <w:rPr>
                <w:color w:val="444444"/>
              </w:rPr>
            </w:pPr>
            <w:r>
              <w:rPr>
                <w:color w:val="444444"/>
              </w:rPr>
              <w:t>200</w:t>
            </w:r>
          </w:p>
        </w:tc>
        <w:tc>
          <w:tcPr>
            <w:tcW w:w="8127" w:type="dxa"/>
            <w:tcBorders>
              <w:top w:val="nil"/>
              <w:left w:val="nil"/>
              <w:bottom w:val="nil"/>
              <w:right w:val="nil"/>
            </w:tcBorders>
            <w:shd w:val="clear" w:color="auto" w:fill="FFFFFF"/>
            <w:tcMar>
              <w:top w:w="120" w:type="dxa"/>
              <w:left w:w="0" w:type="dxa"/>
              <w:bottom w:w="105" w:type="dxa"/>
              <w:right w:w="0" w:type="dxa"/>
            </w:tcMar>
          </w:tcPr>
          <w:p>
            <w:pPr>
              <w:rPr>
                <w:color w:val="444444"/>
              </w:rPr>
            </w:pPr>
            <w:r>
              <w:rPr>
                <w:color w:val="444444"/>
              </w:rPr>
              <w:t>请求已成功，请求所希望的响应头或数据体将随此响应返回。 ...</w:t>
            </w:r>
          </w:p>
        </w:tc>
      </w:tr>
    </w:tbl>
    <w:p>
      <w:pPr>
        <w:jc w:val="left"/>
        <w:rPr>
          <w:rFonts w:ascii="Times New Roman" w:hAnsi="Times New Roman" w:eastAsia="宋体"/>
          <w:sz w:val="24"/>
        </w:rPr>
      </w:pPr>
      <w:r>
        <w:rPr>
          <w:rFonts w:hint="eastAsia" w:ascii="Times New Roman" w:hAnsi="Times New Roman" w:eastAsia="宋体"/>
          <w:sz w:val="24"/>
        </w:rPr>
        <w:t>400 Bad Request：表示请求报文中存在语法错误；</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401 Unauthorized：未经许可，需要通过HTTP认证；</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403 Forbidden：服务器拒绝该次访问（访问权限出现问题）</w:t>
      </w:r>
    </w:p>
    <w:p>
      <w:pPr>
        <w:jc w:val="left"/>
        <w:rPr>
          <w:rFonts w:ascii="Times New Roman" w:hAnsi="Times New Roman" w:eastAsia="宋体"/>
          <w:sz w:val="24"/>
        </w:rPr>
      </w:pPr>
    </w:p>
    <w:p>
      <w:pPr>
        <w:jc w:val="left"/>
        <w:rPr>
          <w:rFonts w:ascii="Times New Roman" w:hAnsi="Times New Roman" w:eastAsia="宋体"/>
          <w:sz w:val="24"/>
        </w:rPr>
      </w:pPr>
      <w:r>
        <w:rPr>
          <w:rFonts w:hint="eastAsia" w:ascii="Times New Roman" w:hAnsi="Times New Roman" w:eastAsia="宋体"/>
          <w:sz w:val="24"/>
        </w:rPr>
        <w:t>404 Not Found：表示服务器上无法找到请求的资源，除此之外，也可以在服务器拒绝请求但不想给拒绝原因时使用；</w:t>
      </w:r>
    </w:p>
    <w:p>
      <w:pPr>
        <w:jc w:val="left"/>
        <w:rPr>
          <w:rFonts w:ascii="Times New Roman" w:hAnsi="Times New Roman" w:eastAsia="宋体"/>
          <w:sz w:val="24"/>
        </w:rPr>
      </w:pPr>
      <w:r>
        <w:rPr>
          <w:rFonts w:hint="eastAsia" w:ascii="Times New Roman" w:hAnsi="Times New Roman" w:eastAsia="宋体"/>
          <w:sz w:val="24"/>
        </w:rPr>
        <w:t>display有哪些属性</w:t>
      </w:r>
    </w:p>
    <w:p>
      <w:pPr>
        <w:jc w:val="left"/>
        <w:rPr>
          <w:rFonts w:ascii="Times New Roman" w:hAnsi="Times New Roman" w:eastAsia="宋体"/>
          <w:b/>
          <w:bCs/>
          <w:sz w:val="24"/>
        </w:rPr>
      </w:pPr>
      <w:r>
        <w:rPr>
          <w:rFonts w:hint="eastAsia" w:ascii="Times New Roman" w:hAnsi="Times New Roman" w:eastAsia="宋体"/>
          <w:b/>
          <w:bCs/>
          <w:sz w:val="24"/>
        </w:rPr>
        <w:t>3、数组和字符串的相互装换</w:t>
      </w:r>
    </w:p>
    <w:p>
      <w:pPr>
        <w:jc w:val="left"/>
        <w:rPr>
          <w:rFonts w:ascii="Times New Roman" w:hAnsi="Times New Roman" w:eastAsia="宋体"/>
          <w:b/>
          <w:bCs/>
          <w:sz w:val="24"/>
        </w:rPr>
      </w:pPr>
      <w:r>
        <w:rPr>
          <w:rFonts w:hint="eastAsia" w:ascii="微软雅黑" w:hAnsi="微软雅黑" w:eastAsia="微软雅黑"/>
          <w:color w:val="000000"/>
          <w:sz w:val="23"/>
          <w:szCs w:val="23"/>
          <w:shd w:val="clear" w:color="auto" w:fill="FFFFFF"/>
        </w:rPr>
        <w:t>1.字符串变成数组,split</w:t>
      </w:r>
    </w:p>
    <w:p>
      <w:pPr>
        <w:jc w:val="left"/>
        <w:rPr>
          <w:rFonts w:ascii="Times New Roman" w:hAnsi="Times New Roman" w:eastAsia="宋体"/>
          <w:b/>
          <w:bCs/>
          <w:sz w:val="24"/>
        </w:rPr>
      </w:pPr>
      <w:r>
        <w:rPr>
          <w:rFonts w:hint="eastAsia" w:ascii="微软雅黑" w:hAnsi="微软雅黑" w:eastAsia="微软雅黑"/>
          <w:color w:val="000000"/>
          <w:sz w:val="23"/>
          <w:szCs w:val="23"/>
          <w:shd w:val="clear" w:color="auto" w:fill="FFFFFF"/>
        </w:rPr>
        <w:t>2.数组变字符串,join</w:t>
      </w:r>
    </w:p>
    <w:p>
      <w:pPr>
        <w:jc w:val="left"/>
        <w:rPr>
          <w:rFonts w:ascii="Times New Roman" w:hAnsi="Times New Roman" w:eastAsia="宋体"/>
          <w:b/>
          <w:bCs/>
          <w:sz w:val="24"/>
        </w:rPr>
      </w:pPr>
    </w:p>
    <w:p>
      <w:pPr>
        <w:pStyle w:val="2"/>
        <w:spacing w:before="0" w:after="0" w:line="240" w:lineRule="auto"/>
        <w:rPr>
          <w:rFonts w:asciiTheme="minorEastAsia" w:hAnsiTheme="minorEastAsia"/>
          <w:color w:val="CC0099"/>
          <w:sz w:val="24"/>
          <w:szCs w:val="24"/>
        </w:rPr>
      </w:pPr>
      <w:r>
        <w:rPr>
          <w:rFonts w:hint="eastAsia" w:asciiTheme="minorEastAsia" w:hAnsiTheme="minorEastAsia"/>
          <w:color w:val="CC0099"/>
          <w:sz w:val="24"/>
          <w:szCs w:val="24"/>
        </w:rPr>
        <w:t>11.你理解的Promise</w:t>
      </w:r>
    </w:p>
    <w:p>
      <w:pPr>
        <w:rPr>
          <w:b/>
          <w:bCs/>
          <w:color w:val="632523" w:themeColor="accent2" w:themeShade="80"/>
          <w:sz w:val="24"/>
          <w:szCs w:val="24"/>
        </w:rPr>
      </w:pPr>
      <w:r>
        <w:rPr>
          <w:b/>
          <w:bCs/>
          <w:color w:val="632523" w:themeColor="accent2" w:themeShade="80"/>
          <w:sz w:val="24"/>
          <w:szCs w:val="24"/>
        </w:rPr>
        <w:t>一、Promise是什么？</w:t>
      </w:r>
    </w:p>
    <w:p>
      <w:pPr>
        <w:ind w:firstLine="964" w:firstLineChars="400"/>
        <w:rPr>
          <w:b/>
          <w:bCs/>
          <w:color w:val="632523" w:themeColor="accent2" w:themeShade="80"/>
          <w:sz w:val="24"/>
          <w:szCs w:val="24"/>
        </w:rPr>
      </w:pPr>
      <w:r>
        <w:rPr>
          <w:b/>
          <w:bCs/>
          <w:color w:val="632523" w:themeColor="accent2" w:themeShade="80"/>
          <w:sz w:val="24"/>
          <w:szCs w:val="24"/>
        </w:rPr>
        <w:t>Promise是最早由社区提出和实现的一种解决异步编程的方案，比其他传统的解决方案（回调函数和事件）更合理和更强大。</w:t>
      </w:r>
    </w:p>
    <w:p>
      <w:pPr>
        <w:rPr>
          <w:rFonts w:hint="eastAsia" w:eastAsiaTheme="minorEastAsia"/>
          <w:b/>
          <w:bCs/>
          <w:color w:val="632523" w:themeColor="accent2" w:themeShade="80"/>
          <w:sz w:val="24"/>
          <w:szCs w:val="24"/>
          <w:lang w:eastAsia="zh-CN"/>
        </w:rPr>
      </w:pPr>
      <w:r>
        <w:rPr>
          <w:b/>
          <w:bCs/>
          <w:color w:val="632523" w:themeColor="accent2" w:themeShade="80"/>
          <w:sz w:val="24"/>
          <w:szCs w:val="24"/>
        </w:rPr>
        <w:t>ES6 将其写进了语言标准，统一了用法，原生提供了Promise对象。</w:t>
      </w:r>
    </w:p>
    <w:p>
      <w:pPr>
        <w:rPr>
          <w:b/>
          <w:bCs/>
          <w:color w:val="632523" w:themeColor="accent2" w:themeShade="80"/>
          <w:sz w:val="24"/>
          <w:szCs w:val="24"/>
        </w:rPr>
      </w:pPr>
      <w:r>
        <w:rPr>
          <w:b/>
          <w:bCs/>
          <w:color w:val="632523" w:themeColor="accent2" w:themeShade="80"/>
          <w:sz w:val="24"/>
          <w:szCs w:val="24"/>
        </w:rPr>
        <w:t>ES6 规定，Promise对象是一个构造函数，用来生成Promise实例。</w:t>
      </w:r>
    </w:p>
    <w:p>
      <w:pPr>
        <w:rPr>
          <w:b/>
          <w:bCs/>
          <w:color w:val="632523" w:themeColor="accent2" w:themeShade="80"/>
          <w:sz w:val="24"/>
          <w:szCs w:val="24"/>
        </w:rPr>
      </w:pPr>
      <w:r>
        <w:rPr>
          <w:b/>
          <w:bCs/>
          <w:color w:val="632523" w:themeColor="accent2" w:themeShade="80"/>
          <w:sz w:val="24"/>
          <w:szCs w:val="24"/>
        </w:rPr>
        <w:t>二、Promise是为解决什么问题而产生的？</w:t>
      </w:r>
    </w:p>
    <w:p>
      <w:pPr>
        <w:ind w:firstLine="964" w:firstLineChars="400"/>
        <w:rPr>
          <w:b/>
          <w:bCs/>
          <w:color w:val="632523" w:themeColor="accent2" w:themeShade="80"/>
          <w:sz w:val="24"/>
          <w:szCs w:val="24"/>
        </w:rPr>
      </w:pPr>
      <w:r>
        <w:rPr>
          <w:b/>
          <w:bCs/>
          <w:color w:val="632523" w:themeColor="accent2" w:themeShade="80"/>
          <w:sz w:val="24"/>
          <w:szCs w:val="24"/>
        </w:rPr>
        <w:t>promise是为解决异步处理回调金字塔问题而产生的</w:t>
      </w:r>
    </w:p>
    <w:p>
      <w:pPr>
        <w:rPr>
          <w:b/>
          <w:bCs/>
          <w:color w:val="632523" w:themeColor="accent2" w:themeShade="80"/>
          <w:sz w:val="24"/>
          <w:szCs w:val="24"/>
        </w:rPr>
      </w:pPr>
      <w:r>
        <w:rPr>
          <w:b/>
          <w:bCs/>
          <w:color w:val="632523" w:themeColor="accent2" w:themeShade="80"/>
          <w:sz w:val="24"/>
          <w:szCs w:val="24"/>
        </w:rPr>
        <w:t>三、Promise的两个特点</w:t>
      </w:r>
    </w:p>
    <w:p>
      <w:pPr>
        <w:ind w:firstLine="964" w:firstLineChars="400"/>
        <w:rPr>
          <w:b/>
          <w:bCs/>
          <w:color w:val="632523" w:themeColor="accent2" w:themeShade="80"/>
          <w:sz w:val="24"/>
          <w:szCs w:val="24"/>
        </w:rPr>
      </w:pPr>
      <w:r>
        <w:rPr>
          <w:b/>
          <w:bCs/>
          <w:color w:val="632523" w:themeColor="accent2" w:themeShade="80"/>
          <w:sz w:val="24"/>
          <w:szCs w:val="24"/>
        </w:rPr>
        <w:t>1、Promise对象的状态不受外界影响</w:t>
      </w:r>
    </w:p>
    <w:p>
      <w:pPr>
        <w:ind w:firstLine="964" w:firstLineChars="400"/>
        <w:rPr>
          <w:b/>
          <w:bCs/>
          <w:color w:val="632523" w:themeColor="accent2" w:themeShade="80"/>
          <w:sz w:val="24"/>
          <w:szCs w:val="24"/>
        </w:rPr>
      </w:pPr>
      <w:r>
        <w:rPr>
          <w:b/>
          <w:bCs/>
          <w:color w:val="632523" w:themeColor="accent2" w:themeShade="80"/>
          <w:sz w:val="24"/>
          <w:szCs w:val="24"/>
        </w:rPr>
        <w:t>1）pending 初始状态</w:t>
      </w:r>
    </w:p>
    <w:p>
      <w:pPr>
        <w:ind w:firstLine="964" w:firstLineChars="400"/>
        <w:rPr>
          <w:b/>
          <w:bCs/>
          <w:color w:val="632523" w:themeColor="accent2" w:themeShade="80"/>
          <w:sz w:val="24"/>
          <w:szCs w:val="24"/>
        </w:rPr>
      </w:pPr>
      <w:r>
        <w:rPr>
          <w:b/>
          <w:bCs/>
          <w:color w:val="632523" w:themeColor="accent2" w:themeShade="80"/>
          <w:sz w:val="24"/>
          <w:szCs w:val="24"/>
        </w:rPr>
        <w:t>2）fulfilled 成功状态</w:t>
      </w:r>
    </w:p>
    <w:p>
      <w:pPr>
        <w:ind w:firstLine="964" w:firstLineChars="400"/>
        <w:rPr>
          <w:b/>
          <w:bCs/>
          <w:color w:val="632523" w:themeColor="accent2" w:themeShade="80"/>
          <w:sz w:val="24"/>
          <w:szCs w:val="24"/>
        </w:rPr>
      </w:pPr>
      <w:r>
        <w:rPr>
          <w:b/>
          <w:bCs/>
          <w:color w:val="632523" w:themeColor="accent2" w:themeShade="80"/>
          <w:sz w:val="24"/>
          <w:szCs w:val="24"/>
        </w:rPr>
        <w:t>3）rejected 失败状态</w:t>
      </w:r>
    </w:p>
    <w:p>
      <w:pPr>
        <w:ind w:firstLine="964" w:firstLineChars="400"/>
        <w:rPr>
          <w:b/>
          <w:bCs/>
          <w:color w:val="632523" w:themeColor="accent2" w:themeShade="80"/>
          <w:sz w:val="24"/>
          <w:szCs w:val="24"/>
        </w:rPr>
      </w:pPr>
      <w:r>
        <w:rPr>
          <w:b/>
          <w:bCs/>
          <w:color w:val="632523" w:themeColor="accent2" w:themeShade="80"/>
          <w:sz w:val="24"/>
          <w:szCs w:val="24"/>
        </w:rPr>
        <w:t>Promise 有以上三种状态，只有异步操作的结果可以决定当前是哪一种状态，其他任何操作都无法改变这个状态</w:t>
      </w:r>
    </w:p>
    <w:p>
      <w:pPr>
        <w:ind w:left="964" w:hanging="964" w:hangingChars="400"/>
        <w:rPr>
          <w:b/>
          <w:bCs/>
          <w:color w:val="632523" w:themeColor="accent2" w:themeShade="80"/>
          <w:sz w:val="24"/>
          <w:szCs w:val="24"/>
        </w:rPr>
      </w:pPr>
      <w:r>
        <w:rPr>
          <w:b/>
          <w:bCs/>
          <w:color w:val="632523" w:themeColor="accent2" w:themeShade="80"/>
          <w:sz w:val="24"/>
          <w:szCs w:val="24"/>
        </w:rPr>
        <w:t>2、Promise的状态一旦改变，就不会再变，任何时候都可以得到这个结果，状态不可以逆，只能由 pending变成fulfilled或者由pending变成rejected</w:t>
      </w:r>
    </w:p>
    <w:p>
      <w:pPr>
        <w:rPr>
          <w:b/>
          <w:bCs/>
          <w:color w:val="632523" w:themeColor="accent2" w:themeShade="80"/>
          <w:sz w:val="24"/>
          <w:szCs w:val="24"/>
        </w:rPr>
      </w:pPr>
      <w:r>
        <w:rPr>
          <w:b/>
          <w:bCs/>
          <w:color w:val="632523" w:themeColor="accent2" w:themeShade="80"/>
          <w:sz w:val="24"/>
          <w:szCs w:val="24"/>
        </w:rPr>
        <w:t>四、Promise的三个缺点</w:t>
      </w:r>
    </w:p>
    <w:p>
      <w:pPr>
        <w:ind w:left="840" w:leftChars="400"/>
        <w:rPr>
          <w:rFonts w:hint="eastAsia" w:eastAsiaTheme="minorEastAsia"/>
          <w:b/>
          <w:bCs/>
          <w:color w:val="632523" w:themeColor="accent2" w:themeShade="80"/>
          <w:sz w:val="24"/>
          <w:szCs w:val="24"/>
          <w:lang w:eastAsia="zh-CN"/>
        </w:rPr>
      </w:pPr>
      <w:r>
        <w:rPr>
          <w:b/>
          <w:bCs/>
          <w:color w:val="632523" w:themeColor="accent2" w:themeShade="80"/>
          <w:sz w:val="24"/>
          <w:szCs w:val="24"/>
        </w:rPr>
        <w:t>1）无法取消Promise,一旦新建它就会立即执行，无法中途取消</w:t>
      </w:r>
      <w:r>
        <w:rPr>
          <w:rFonts w:hint="eastAsia"/>
          <w:b/>
          <w:bCs/>
          <w:color w:val="632523" w:themeColor="accent2" w:themeShade="80"/>
          <w:sz w:val="24"/>
          <w:szCs w:val="24"/>
        </w:rPr>
        <w:t xml:space="preserve"> </w:t>
      </w:r>
      <w:r>
        <w:rPr>
          <w:b/>
          <w:bCs/>
          <w:color w:val="632523" w:themeColor="accent2" w:themeShade="80"/>
          <w:sz w:val="24"/>
          <w:szCs w:val="24"/>
        </w:rPr>
        <w:t xml:space="preserve"> </w:t>
      </w:r>
    </w:p>
    <w:p>
      <w:pPr>
        <w:ind w:left="840" w:leftChars="400"/>
        <w:rPr>
          <w:rFonts w:hint="eastAsia" w:eastAsiaTheme="minorEastAsia"/>
          <w:b/>
          <w:bCs/>
          <w:color w:val="632523" w:themeColor="accent2" w:themeShade="80"/>
          <w:sz w:val="24"/>
          <w:szCs w:val="24"/>
          <w:lang w:eastAsia="zh-CN"/>
        </w:rPr>
      </w:pPr>
      <w:r>
        <w:rPr>
          <w:b/>
          <w:bCs/>
          <w:color w:val="632523" w:themeColor="accent2" w:themeShade="80"/>
          <w:sz w:val="24"/>
          <w:szCs w:val="24"/>
        </w:rPr>
        <w:t>2）如果不设置回调函数，Promise内部抛出的错误，不会反映到</w:t>
      </w:r>
      <w:r>
        <w:rPr>
          <w:rFonts w:hint="eastAsia"/>
          <w:b/>
          <w:bCs/>
          <w:color w:val="632523" w:themeColor="accent2" w:themeShade="80"/>
          <w:sz w:val="24"/>
          <w:szCs w:val="24"/>
        </w:rPr>
        <w:t xml:space="preserve"> </w:t>
      </w:r>
      <w:r>
        <w:rPr>
          <w:b/>
          <w:bCs/>
          <w:color w:val="632523" w:themeColor="accent2" w:themeShade="80"/>
          <w:sz w:val="24"/>
          <w:szCs w:val="24"/>
        </w:rPr>
        <w:t xml:space="preserve">          外部</w:t>
      </w:r>
    </w:p>
    <w:p>
      <w:pPr>
        <w:ind w:left="840" w:leftChars="400"/>
        <w:rPr>
          <w:b/>
          <w:bCs/>
          <w:color w:val="632523" w:themeColor="accent2" w:themeShade="80"/>
          <w:sz w:val="24"/>
          <w:szCs w:val="24"/>
        </w:rPr>
      </w:pPr>
      <w:r>
        <w:rPr>
          <w:b/>
          <w:bCs/>
          <w:color w:val="632523" w:themeColor="accent2" w:themeShade="80"/>
          <w:sz w:val="24"/>
          <w:szCs w:val="24"/>
        </w:rPr>
        <w:t>3）当处于pending状态时，无法得知目前进展到哪一个阶段，是刚刚开始还是即将完成</w:t>
      </w:r>
    </w:p>
    <w:p>
      <w:pPr>
        <w:pStyle w:val="38"/>
        <w:ind w:left="360" w:firstLine="0" w:firstLineChars="0"/>
        <w:jc w:val="left"/>
        <w:rPr>
          <w:rFonts w:ascii="Times New Roman" w:hAnsi="Times New Roman" w:eastAsia="宋体"/>
          <w:b/>
          <w:bCs/>
          <w:sz w:val="24"/>
        </w:rPr>
      </w:pPr>
    </w:p>
    <w:p>
      <w:pPr>
        <w:jc w:val="left"/>
        <w:rPr>
          <w:rFonts w:ascii="Times New Roman" w:hAnsi="Times New Roman" w:eastAsia="宋体"/>
          <w:sz w:val="24"/>
        </w:rPr>
      </w:pPr>
      <w:r>
        <w:rPr>
          <w:rStyle w:val="33"/>
          <w:rFonts w:hint="eastAsia"/>
          <w:color w:val="FD419F"/>
          <w:sz w:val="24"/>
          <w:szCs w:val="24"/>
        </w:rPr>
        <w:t>3、es6新增的语法</w:t>
      </w:r>
      <w:r>
        <w:rPr>
          <w:rFonts w:hint="eastAsia" w:ascii="Times New Roman" w:hAnsi="Times New Roman" w:eastAsia="宋体"/>
          <w:b/>
          <w:bCs/>
          <w:color w:val="FD419F"/>
          <w:sz w:val="24"/>
        </w:rPr>
        <w:t>、数组方法，箭头函数等</w:t>
      </w:r>
    </w:p>
    <w:p>
      <w:pPr>
        <w:rPr>
          <w:rFonts w:asciiTheme="minorEastAsia" w:hAnsiTheme="minorEastAsia"/>
          <w:color w:val="31859C" w:themeColor="accent5" w:themeShade="BF"/>
          <w:sz w:val="24"/>
          <w:szCs w:val="24"/>
          <w:shd w:val="clear" w:color="auto" w:fill="FFFFFF"/>
        </w:rPr>
      </w:pPr>
      <w:r>
        <w:rPr>
          <w:rFonts w:hint="eastAsia" w:asciiTheme="minorEastAsia" w:hAnsiTheme="minorEastAsia"/>
          <w:color w:val="31859C" w:themeColor="accent5" w:themeShade="BF"/>
          <w:sz w:val="24"/>
          <w:szCs w:val="24"/>
          <w:shd w:val="clear" w:color="auto" w:fill="FFFFFF"/>
        </w:rPr>
        <w:t xml:space="preserve">ES6新增的常用语法. </w:t>
      </w:r>
      <w:r>
        <w:rPr>
          <w:rStyle w:val="24"/>
          <w:rFonts w:hint="eastAsia" w:asciiTheme="minorEastAsia" w:hAnsiTheme="minorEastAsia"/>
          <w:color w:val="31859C" w:themeColor="accent5" w:themeShade="BF"/>
          <w:sz w:val="24"/>
          <w:szCs w:val="24"/>
          <w:shd w:val="clear" w:color="auto" w:fill="FFFFFF"/>
        </w:rPr>
        <w:t>- let，const，export/import</w:t>
      </w:r>
      <w:r>
        <w:rPr>
          <w:rFonts w:hint="eastAsia" w:asciiTheme="minorEastAsia" w:hAnsiTheme="minorEastAsia"/>
          <w:color w:val="31859C" w:themeColor="accent5" w:themeShade="BF"/>
          <w:sz w:val="24"/>
          <w:szCs w:val="24"/>
          <w:shd w:val="clear" w:color="auto" w:fill="FFFFFF"/>
        </w:rPr>
        <w:t> (ES6的模块化)，class (类)</w:t>
      </w:r>
    </w:p>
    <w:p>
      <w:pPr>
        <w:rPr>
          <w:color w:val="31859C" w:themeColor="accent5" w:themeShade="BF"/>
          <w:sz w:val="24"/>
          <w:szCs w:val="24"/>
        </w:rPr>
      </w:pPr>
      <w:r>
        <w:rPr>
          <w:color w:val="31859C" w:themeColor="accent5" w:themeShade="BF"/>
          <w:sz w:val="24"/>
          <w:szCs w:val="24"/>
        </w:rPr>
        <w:t>ES6 的新特性</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const与let</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ES6箭头函数</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for...of循环</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展开运算符</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模板字符串</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类和继承</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解构赋值</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对象简写法</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剩余参数(可变参数)</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参数默认值</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模块化规范</w:t>
      </w:r>
    </w:p>
    <w:p>
      <w:pPr>
        <w:pStyle w:val="2"/>
        <w:spacing w:before="0" w:after="0" w:line="240" w:lineRule="auto"/>
        <w:rPr>
          <w:color w:val="FD419F"/>
          <w:sz w:val="24"/>
          <w:szCs w:val="24"/>
        </w:rPr>
      </w:pPr>
      <w:r>
        <w:rPr>
          <w:color w:val="FD419F"/>
          <w:sz w:val="24"/>
          <w:szCs w:val="24"/>
        </w:rPr>
        <w:t>ES6 箭头函数和普通函数有什么差异？</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1. 相比普通函数更简洁的语法</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2. 没有this,捕获其所在上下文的 this 值，作为自己的 this 值</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3. 不能使用new,箭头函数作为匿名函数,是不能作为构造函数的,不能使用new</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4. 不绑定arguments，用rest参数...解决</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 xml:space="preserve">    let test3=(...a)=&gt;{console.log(a[1])} //22</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5. 使用call()和apply()调用:由于 this 已经在词法层面完成了绑定，通过 call() 或 apply() 方法调用一个函数时，只是传入了参数而已，对 this 并没有什么影响：</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6. 箭头函数没有原型属性</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7. 不能简单返回对象字面量</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 xml:space="preserve">    let fun5 = ()=&gt;({ foo: x })   //如果x =&gt; { foo: x }  //则语法出错</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8. 箭头函数不能当做Generator函数,不能使用yield关键字</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9. 箭头函数不能换行</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 xml:space="preserve">    let a = ()</w:t>
      </w:r>
    </w:p>
    <w:p>
      <w:pPr>
        <w:rPr>
          <w:rFonts w:ascii="Consolas" w:hAnsi="Consolas" w:cs="宋体"/>
          <w:color w:val="31859C" w:themeColor="accent5" w:themeShade="BF"/>
          <w:sz w:val="24"/>
          <w:szCs w:val="24"/>
        </w:rPr>
      </w:pPr>
      <w:r>
        <w:rPr>
          <w:rFonts w:ascii="Consolas" w:hAnsi="Consolas" w:cs="宋体"/>
          <w:color w:val="31859C" w:themeColor="accent5" w:themeShade="BF"/>
          <w:sz w:val="24"/>
          <w:szCs w:val="24"/>
        </w:rPr>
        <w:t xml:space="preserve">          =&gt;1; //SyntaxError: Unexpected token =&gt;</w:t>
      </w:r>
    </w:p>
    <w:p>
      <w:pPr>
        <w:rPr>
          <w:rFonts w:asciiTheme="minorEastAsia" w:hAnsiTheme="minorEastAsia"/>
          <w:color w:val="31859C" w:themeColor="accent5" w:themeShade="BF"/>
          <w:sz w:val="24"/>
          <w:szCs w:val="24"/>
          <w:shd w:val="clear" w:color="auto" w:fill="FFFFFF"/>
        </w:rPr>
      </w:pPr>
    </w:p>
    <w:p>
      <w:pPr>
        <w:pStyle w:val="38"/>
        <w:ind w:left="360" w:firstLine="0" w:firstLineChars="0"/>
        <w:jc w:val="left"/>
        <w:rPr>
          <w:rFonts w:ascii="Times New Roman" w:hAnsi="Times New Roman" w:eastAsia="宋体"/>
          <w:b/>
          <w:bCs/>
          <w:sz w:val="24"/>
        </w:rPr>
      </w:pPr>
    </w:p>
    <w:p>
      <w:pPr>
        <w:pStyle w:val="38"/>
        <w:numPr>
          <w:ilvl w:val="0"/>
          <w:numId w:val="4"/>
        </w:numPr>
        <w:ind w:firstLineChars="0"/>
        <w:jc w:val="left"/>
        <w:rPr>
          <w:rFonts w:ascii="Times New Roman" w:hAnsi="Times New Roman" w:eastAsia="宋体"/>
          <w:b/>
          <w:bCs/>
          <w:sz w:val="24"/>
        </w:rPr>
      </w:pPr>
      <w:r>
        <w:rPr>
          <w:rFonts w:hint="eastAsia" w:ascii="Times New Roman" w:hAnsi="Times New Roman" w:eastAsia="宋体"/>
          <w:b/>
          <w:bCs/>
          <w:sz w:val="24"/>
        </w:rPr>
        <w:t>用箭头函数会遇到哪些问题。</w:t>
      </w:r>
    </w:p>
    <w:p>
      <w:pPr>
        <w:pStyle w:val="38"/>
        <w:numPr>
          <w:ilvl w:val="0"/>
          <w:numId w:val="5"/>
        </w:numPr>
        <w:ind w:firstLineChars="0"/>
      </w:pPr>
      <w:r>
        <w:t>this问题</w:t>
      </w:r>
    </w:p>
    <w:p>
      <w:pPr>
        <w:pStyle w:val="21"/>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箭头函数没有它自己的</w:t>
      </w:r>
      <w:r>
        <w:rPr>
          <w:rStyle w:val="28"/>
          <w:rFonts w:ascii="Courier New" w:hAnsi="Courier New" w:cs="Courier New"/>
          <w:color w:val="E83E8C"/>
          <w:shd w:val="clear" w:color="auto" w:fill="F6F6F6"/>
        </w:rPr>
        <w:t>this</w:t>
      </w:r>
      <w:r>
        <w:rPr>
          <w:rFonts w:ascii="Verdana" w:hAnsi="Verdana"/>
          <w:color w:val="000000"/>
          <w:sz w:val="18"/>
          <w:szCs w:val="18"/>
        </w:rPr>
        <w:t>值，箭头函数内的</w:t>
      </w:r>
      <w:r>
        <w:rPr>
          <w:rStyle w:val="28"/>
          <w:rFonts w:ascii="Courier New" w:hAnsi="Courier New" w:cs="Courier New"/>
          <w:color w:val="E83E8C"/>
          <w:shd w:val="clear" w:color="auto" w:fill="F6F6F6"/>
        </w:rPr>
        <w:t>this</w:t>
      </w:r>
      <w:r>
        <w:rPr>
          <w:rFonts w:ascii="Verdana" w:hAnsi="Verdana"/>
          <w:color w:val="000000"/>
          <w:sz w:val="18"/>
          <w:szCs w:val="18"/>
        </w:rPr>
        <w:t>值继承自外围作用域，谁定义的函数，this指向谁</w:t>
      </w:r>
    </w:p>
    <w:p>
      <w:pPr>
        <w:pStyle w:val="21"/>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箭头函数要实现类似纯函数的效果，必须剔除外部状态。所以箭头函数不具备普通函数里常见的 this、arguments 等，当然也就不能用 call()、apply()、bind() 去改变 this 的指向</w:t>
      </w:r>
    </w:p>
    <w:p>
      <w:pPr>
        <w:pStyle w:val="21"/>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对于箭头函数来说，并没有自己的 </w:t>
      </w:r>
      <w:r>
        <w:rPr>
          <w:rStyle w:val="28"/>
          <w:rFonts w:ascii="Courier New" w:hAnsi="Courier New" w:cs="Courier New"/>
          <w:color w:val="E83E8C"/>
          <w:shd w:val="clear" w:color="auto" w:fill="F6F6F6"/>
        </w:rPr>
        <w:t>this</w:t>
      </w:r>
      <w:r>
        <w:rPr>
          <w:rFonts w:ascii="Verdana" w:hAnsi="Verdana"/>
          <w:color w:val="000000"/>
          <w:sz w:val="18"/>
          <w:szCs w:val="18"/>
        </w:rPr>
        <w:t> ，它的 </w:t>
      </w:r>
      <w:r>
        <w:rPr>
          <w:rStyle w:val="28"/>
          <w:rFonts w:ascii="Courier New" w:hAnsi="Courier New" w:cs="Courier New"/>
          <w:color w:val="E83E8C"/>
          <w:shd w:val="clear" w:color="auto" w:fill="F6F6F6"/>
        </w:rPr>
        <w:t>this</w:t>
      </w:r>
      <w:r>
        <w:rPr>
          <w:rFonts w:ascii="Verdana" w:hAnsi="Verdana"/>
          <w:color w:val="000000"/>
          <w:sz w:val="18"/>
          <w:szCs w:val="18"/>
        </w:rPr>
        <w:t> 将始终指向让它生效的对象，即它的外部调用者：</w:t>
      </w:r>
    </w:p>
    <w:p>
      <w:pPr>
        <w:pStyle w:val="21"/>
        <w:shd w:val="clear" w:color="auto" w:fill="FFFFFF"/>
        <w:spacing w:before="0" w:beforeAutospacing="0" w:after="0" w:afterAutospacing="0"/>
        <w:rPr>
          <w:rFonts w:ascii="Verdana" w:hAnsi="Verdana"/>
          <w:color w:val="000000"/>
          <w:sz w:val="18"/>
          <w:szCs w:val="18"/>
        </w:rPr>
      </w:pPr>
    </w:p>
    <w:p>
      <w:pPr>
        <w:pStyle w:val="38"/>
        <w:numPr>
          <w:ilvl w:val="0"/>
          <w:numId w:val="5"/>
        </w:numPr>
        <w:ind w:firstLineChars="0"/>
      </w:pPr>
      <w:r>
        <w:t xml:space="preserve"> arguments 关键字</w:t>
      </w:r>
    </w:p>
    <w:p>
      <w:pPr>
        <w:pStyle w:val="21"/>
        <w:shd w:val="clear" w:color="auto" w:fill="FFFFFF"/>
        <w:spacing w:before="0" w:beforeAutospacing="0" w:after="0" w:afterAutospacing="0"/>
        <w:rPr>
          <w:rFonts w:ascii="Verdana" w:hAnsi="Verdana"/>
          <w:color w:val="000000"/>
          <w:sz w:val="18"/>
          <w:szCs w:val="18"/>
        </w:rPr>
      </w:pPr>
      <w:r>
        <w:rPr>
          <w:rFonts w:ascii="Verdana" w:hAnsi="Verdana"/>
          <w:color w:val="000000"/>
          <w:sz w:val="18"/>
          <w:szCs w:val="18"/>
        </w:rPr>
        <w:t>在函数中，可以通过 </w:t>
      </w:r>
      <w:r>
        <w:rPr>
          <w:rStyle w:val="28"/>
          <w:rFonts w:ascii="Courier New" w:hAnsi="Courier New" w:cs="Courier New"/>
          <w:color w:val="E83E8C"/>
          <w:shd w:val="clear" w:color="auto" w:fill="F6F6F6"/>
        </w:rPr>
        <w:t>arguments</w:t>
      </w:r>
      <w:r>
        <w:rPr>
          <w:rFonts w:ascii="Verdana" w:hAnsi="Verdana"/>
          <w:color w:val="000000"/>
          <w:sz w:val="18"/>
          <w:szCs w:val="18"/>
        </w:rPr>
        <w:t> 关键字来获取到当前函数中传入的参数，但是在箭头函数中是没有这个关键字的，该对象在函数体内不存在。如果要用，可以用 rest 参数代替。</w:t>
      </w:r>
    </w:p>
    <w:p>
      <w:pPr>
        <w:pStyle w:val="21"/>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不可以使用yield命令，因此箭头函数不能用作 Generator 函数。</w:t>
      </w:r>
    </w:p>
    <w:p>
      <w:pPr>
        <w:pStyle w:val="21"/>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不可以当作构造函数，也就是说，不可以使用new命令，否则会抛出一个错误。</w:t>
      </w:r>
    </w:p>
    <w:p>
      <w:pPr>
        <w:pStyle w:val="21"/>
        <w:shd w:val="clear" w:color="auto" w:fill="FFFFFF"/>
        <w:spacing w:before="0" w:beforeAutospacing="0" w:after="0" w:afterAutospacing="0"/>
        <w:rPr>
          <w:rFonts w:ascii="Verdana" w:hAnsi="Verdana"/>
          <w:color w:val="000000"/>
          <w:sz w:val="18"/>
          <w:szCs w:val="18"/>
        </w:rPr>
      </w:pPr>
    </w:p>
    <w:p>
      <w:pPr>
        <w:pStyle w:val="38"/>
        <w:ind w:left="360" w:firstLine="0" w:firstLineChars="0"/>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4.用到哪些方法实现路由懒加载。</w:t>
      </w:r>
    </w:p>
    <w:p>
      <w:pPr>
        <w:jc w:val="left"/>
        <w:rPr>
          <w:rFonts w:ascii="Times New Roman" w:hAnsi="Times New Roman" w:eastAsia="宋体"/>
          <w:color w:val="CC00FF"/>
          <w:sz w:val="24"/>
        </w:rPr>
      </w:pPr>
      <w:r>
        <w:rPr>
          <w:rFonts w:hint="eastAsia" w:ascii="Times New Roman" w:hAnsi="Times New Roman" w:eastAsia="宋体"/>
          <w:color w:val="CC00FF"/>
          <w:sz w:val="24"/>
        </w:rPr>
        <w:t>什么是路由懒加载？</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也叫延迟加载，即在需要的时候进行加载，随用随载。</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hint="eastAsia" w:ascii="Times New Roman" w:hAnsi="Times New Roman" w:eastAsia="宋体"/>
          <w:color w:val="CC00FF"/>
          <w:sz w:val="24"/>
        </w:rPr>
        <w:t>官方解释：</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1：当打包构建应用时，JavaScript 包会变得非常大，影响页面加载。</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2：如果我们能把不同路由对应的组件分割成不同的代码块，然后当路由被访问的时候才加载对应组件，这样就更加高效了。</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2</w:t>
      </w:r>
    </w:p>
    <w:p>
      <w:pPr>
        <w:jc w:val="left"/>
        <w:rPr>
          <w:rFonts w:ascii="Times New Roman" w:hAnsi="Times New Roman" w:eastAsia="宋体"/>
          <w:color w:val="CC00FF"/>
          <w:sz w:val="24"/>
        </w:rPr>
      </w:pPr>
      <w:r>
        <w:rPr>
          <w:rFonts w:hint="eastAsia" w:ascii="Times New Roman" w:hAnsi="Times New Roman" w:eastAsia="宋体"/>
          <w:color w:val="CC00FF"/>
          <w:sz w:val="24"/>
        </w:rPr>
        <w:t>官方在说什么呢？为什么需要懒加载？</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1：首先，我们知道路由中通常会定义很多不同的页面。</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2：这个页面这项目build打包后，一般情况下，会放在一个单独的js文件中</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3：但是，如果很多的页面都放在同一个js文件中，必然会造成这个页面非常大</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4：如果我们一次性的从服务器中请求下来这个页面，可能会花费一定时间，用户体验不好</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5：如何避免这种情况发生呢？使用路由懒加载就可以了</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2</w:t>
      </w:r>
    </w:p>
    <w:p>
      <w:pPr>
        <w:jc w:val="left"/>
        <w:rPr>
          <w:rFonts w:ascii="Times New Roman" w:hAnsi="Times New Roman" w:eastAsia="宋体"/>
          <w:color w:val="CC00FF"/>
          <w:sz w:val="24"/>
        </w:rPr>
      </w:pPr>
      <w:r>
        <w:rPr>
          <w:rFonts w:ascii="Times New Roman" w:hAnsi="Times New Roman" w:eastAsia="宋体"/>
          <w:color w:val="CC00FF"/>
          <w:sz w:val="24"/>
        </w:rPr>
        <w:t>3</w:t>
      </w:r>
    </w:p>
    <w:p>
      <w:pPr>
        <w:jc w:val="left"/>
        <w:rPr>
          <w:rFonts w:ascii="Times New Roman" w:hAnsi="Times New Roman" w:eastAsia="宋体"/>
          <w:color w:val="CC00FF"/>
          <w:sz w:val="24"/>
        </w:rPr>
      </w:pPr>
      <w:r>
        <w:rPr>
          <w:rFonts w:ascii="Times New Roman" w:hAnsi="Times New Roman" w:eastAsia="宋体"/>
          <w:color w:val="CC00FF"/>
          <w:sz w:val="24"/>
        </w:rPr>
        <w:t>4</w:t>
      </w:r>
    </w:p>
    <w:p>
      <w:pPr>
        <w:jc w:val="left"/>
        <w:rPr>
          <w:rFonts w:ascii="Times New Roman" w:hAnsi="Times New Roman" w:eastAsia="宋体"/>
          <w:color w:val="CC00FF"/>
          <w:sz w:val="24"/>
        </w:rPr>
      </w:pPr>
      <w:r>
        <w:rPr>
          <w:rFonts w:ascii="Times New Roman" w:hAnsi="Times New Roman" w:eastAsia="宋体"/>
          <w:color w:val="CC00FF"/>
          <w:sz w:val="24"/>
        </w:rPr>
        <w:t>5</w:t>
      </w:r>
    </w:p>
    <w:p>
      <w:pPr>
        <w:jc w:val="left"/>
        <w:rPr>
          <w:rFonts w:ascii="Times New Roman" w:hAnsi="Times New Roman" w:eastAsia="宋体"/>
          <w:color w:val="CC00FF"/>
          <w:sz w:val="24"/>
        </w:rPr>
      </w:pPr>
      <w:r>
        <w:rPr>
          <w:rFonts w:hint="eastAsia" w:ascii="Times New Roman" w:hAnsi="Times New Roman" w:eastAsia="宋体"/>
          <w:color w:val="CC00FF"/>
          <w:sz w:val="24"/>
        </w:rPr>
        <w:t>继续解释原由？</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1：像vue这种单页面应用，如果没有应用懒加载，运用webpack打包后的文件将会异常的大。</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2：造成进入首页时，需要加载的内容过多，时间过长，会出啊先长时间的白屏，即使做了loading也是不利于用户体验。</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3：而运用懒加载则可以将页面进行划分，需要的时候加载页面，可以有效的分担首页所承担的加载压力，减少首页加载用时</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2</w:t>
      </w:r>
    </w:p>
    <w:p>
      <w:pPr>
        <w:jc w:val="left"/>
        <w:rPr>
          <w:rFonts w:ascii="Times New Roman" w:hAnsi="Times New Roman" w:eastAsia="宋体"/>
          <w:color w:val="CC00FF"/>
          <w:sz w:val="24"/>
        </w:rPr>
      </w:pPr>
      <w:r>
        <w:rPr>
          <w:rFonts w:ascii="Times New Roman" w:hAnsi="Times New Roman" w:eastAsia="宋体"/>
          <w:color w:val="CC00FF"/>
          <w:sz w:val="24"/>
        </w:rPr>
        <w:t>3</w:t>
      </w:r>
    </w:p>
    <w:p>
      <w:pPr>
        <w:jc w:val="left"/>
        <w:rPr>
          <w:rFonts w:ascii="Times New Roman" w:hAnsi="Times New Roman" w:eastAsia="宋体"/>
          <w:color w:val="CC00FF"/>
          <w:sz w:val="24"/>
        </w:rPr>
      </w:pPr>
      <w:r>
        <w:rPr>
          <w:rFonts w:hint="eastAsia" w:ascii="Times New Roman" w:hAnsi="Times New Roman" w:eastAsia="宋体"/>
          <w:color w:val="CC00FF"/>
          <w:sz w:val="24"/>
        </w:rPr>
        <w:t>也就是说：进入页面不用也不需要一次性加载过多资源造成加载时间过程！</w:t>
      </w:r>
    </w:p>
    <w:p>
      <w:pPr>
        <w:jc w:val="left"/>
        <w:rPr>
          <w:rFonts w:ascii="Times New Roman" w:hAnsi="Times New Roman" w:eastAsia="宋体"/>
          <w:color w:val="CC00FF"/>
          <w:sz w:val="24"/>
        </w:rPr>
      </w:pPr>
      <w:r>
        <w:rPr>
          <w:rFonts w:hint="eastAsia" w:ascii="Times New Roman" w:hAnsi="Times New Roman" w:eastAsia="宋体"/>
          <w:color w:val="CC00FF"/>
          <w:sz w:val="24"/>
        </w:rPr>
        <w:t>路由懒加载做了什么事情？</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1：主要作用是将路由对应的组件打包成一个个的js代码块</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2：只有在这个路由被访问到的时候，才加载对应的组件，否则不加载！</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2</w:t>
      </w:r>
    </w:p>
    <w:p>
      <w:pPr>
        <w:jc w:val="left"/>
        <w:rPr>
          <w:rFonts w:ascii="Times New Roman" w:hAnsi="Times New Roman" w:eastAsia="宋体"/>
          <w:color w:val="CC00FF"/>
          <w:sz w:val="24"/>
        </w:rPr>
      </w:pPr>
      <w:r>
        <w:rPr>
          <w:rFonts w:hint="eastAsia" w:ascii="Times New Roman" w:hAnsi="Times New Roman" w:eastAsia="宋体"/>
          <w:color w:val="CC00FF"/>
          <w:sz w:val="24"/>
        </w:rPr>
        <w:t>即：只有在这个路由被访问到的时候，才加载对应的组件，否则不加载！</w:t>
      </w:r>
    </w:p>
    <w:p>
      <w:pPr>
        <w:jc w:val="left"/>
        <w:rPr>
          <w:rFonts w:ascii="Times New Roman" w:hAnsi="Times New Roman" w:eastAsia="宋体"/>
          <w:color w:val="CC00FF"/>
          <w:sz w:val="24"/>
        </w:rPr>
      </w:pPr>
      <w:r>
        <w:rPr>
          <w:rFonts w:hint="eastAsia" w:ascii="Times New Roman" w:hAnsi="Times New Roman" w:eastAsia="宋体"/>
          <w:color w:val="CC00FF"/>
          <w:sz w:val="24"/>
        </w:rPr>
        <w:t>1:.如何实现路由懒加载？？</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vue项目实现路由按需加载（路由懒加载）的三种方式：</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1：Vue异步组件</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2：ES6标准语法import（）---------推荐使用！！！！！</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3：webpack的require，ensure()</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2</w:t>
      </w:r>
    </w:p>
    <w:p>
      <w:pPr>
        <w:jc w:val="left"/>
        <w:rPr>
          <w:rFonts w:ascii="Times New Roman" w:hAnsi="Times New Roman" w:eastAsia="宋体"/>
          <w:color w:val="CC00FF"/>
          <w:sz w:val="24"/>
        </w:rPr>
      </w:pPr>
      <w:r>
        <w:rPr>
          <w:rFonts w:ascii="Times New Roman" w:hAnsi="Times New Roman" w:eastAsia="宋体"/>
          <w:color w:val="CC00FF"/>
          <w:sz w:val="24"/>
        </w:rPr>
        <w:t>3</w:t>
      </w:r>
    </w:p>
    <w:p>
      <w:pPr>
        <w:jc w:val="left"/>
        <w:rPr>
          <w:rFonts w:ascii="Times New Roman" w:hAnsi="Times New Roman" w:eastAsia="宋体"/>
          <w:color w:val="CC00FF"/>
          <w:sz w:val="24"/>
        </w:rPr>
      </w:pPr>
      <w:r>
        <w:rPr>
          <w:rFonts w:ascii="Times New Roman" w:hAnsi="Times New Roman" w:eastAsia="宋体"/>
          <w:color w:val="CC00FF"/>
          <w:sz w:val="24"/>
        </w:rPr>
        <w:t>4</w:t>
      </w:r>
    </w:p>
    <w:p>
      <w:pPr>
        <w:jc w:val="left"/>
        <w:rPr>
          <w:rFonts w:ascii="Times New Roman" w:hAnsi="Times New Roman" w:eastAsia="宋体"/>
          <w:color w:val="CC00FF"/>
          <w:sz w:val="24"/>
        </w:rPr>
      </w:pPr>
      <w:r>
        <w:rPr>
          <w:rFonts w:hint="eastAsia" w:ascii="Times New Roman" w:hAnsi="Times New Roman" w:eastAsia="宋体"/>
          <w:color w:val="CC00FF"/>
          <w:sz w:val="24"/>
        </w:rPr>
        <w:t>2.Vue异步加载技术</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1：vue-router配置路由，使用vue的异步组件技术，可以实现懒加载，此时一个组件会生成一个js文件。</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2：component: resolve =&gt; require(['放入需要加载的路由地址'], resolve)</w:t>
      </w:r>
    </w:p>
    <w:p>
      <w:pPr>
        <w:jc w:val="left"/>
        <w:rPr>
          <w:rFonts w:ascii="Times New Roman" w:hAnsi="Times New Roman" w:eastAsia="宋体"/>
          <w:color w:val="CC00FF"/>
          <w:sz w:val="24"/>
        </w:rPr>
      </w:pPr>
      <w:r>
        <w:rPr>
          <w:rFonts w:ascii="Times New Roman" w:hAnsi="Times New Roman" w:eastAsia="宋体"/>
          <w:color w:val="CC00FF"/>
          <w:sz w:val="24"/>
        </w:rPr>
        <w:t>1</w:t>
      </w:r>
    </w:p>
    <w:p>
      <w:pPr>
        <w:jc w:val="left"/>
        <w:rPr>
          <w:rFonts w:ascii="Times New Roman" w:hAnsi="Times New Roman" w:eastAsia="宋体"/>
          <w:color w:val="CC00FF"/>
          <w:sz w:val="24"/>
        </w:rPr>
      </w:pPr>
      <w:r>
        <w:rPr>
          <w:rFonts w:ascii="Times New Roman" w:hAnsi="Times New Roman" w:eastAsia="宋体"/>
          <w:color w:val="CC00FF"/>
          <w:sz w:val="24"/>
        </w:rPr>
        <w:t>5</w:t>
      </w:r>
    </w:p>
    <w:p>
      <w:pPr>
        <w:jc w:val="left"/>
        <w:rPr>
          <w:rFonts w:ascii="Times New Roman" w:hAnsi="Times New Roman" w:eastAsia="宋体"/>
          <w:color w:val="CC00FF"/>
          <w:sz w:val="24"/>
        </w:rPr>
      </w:pPr>
      <w:r>
        <w:rPr>
          <w:rFonts w:hint="eastAsia" w:ascii="Times New Roman" w:hAnsi="Times New Roman" w:eastAsia="宋体"/>
          <w:color w:val="CC00FF"/>
          <w:sz w:val="24"/>
        </w:rPr>
        <w:t>3.ES6推荐方式imprort ()----推荐使用</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1：直接将组件引入的方式，import是ES6的一个语法标准，如果需要浏览器兼容，需要转化成es5的语法。</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2：推荐使用这种方式，但是注意wepack的版本&gt;2.4</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3：vue官方文档中使用的也是import实现路由懒加载</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4：上面声明导入，下面直接使用</w:t>
      </w:r>
    </w:p>
    <w:p>
      <w:pPr>
        <w:jc w:val="left"/>
        <w:rPr>
          <w:rFonts w:ascii="Times New Roman" w:hAnsi="Times New Roman" w:eastAsia="宋体"/>
          <w:color w:val="CC00FF"/>
          <w:sz w:val="24"/>
        </w:rPr>
      </w:pPr>
      <w:r>
        <w:rPr>
          <w:rFonts w:hint="eastAsia" w:ascii="Times New Roman" w:hAnsi="Times New Roman" w:eastAsia="宋体"/>
          <w:color w:val="CC00FF"/>
          <w:sz w:val="24"/>
        </w:rPr>
        <w:t>4.webpack提供的require.ensure()实现懒加载：</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1：vue-router配置路由，使用webpack的require.ensure技术，也可以实现按需加载。</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2：这种情况下，多个路由指定相同的chunkName，会合并打包成一个js文件。</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3：require.ensure可实现按需加载资源，包括js,css等。他会给里面require的文件单独打包，不会和主文件打包在一起。</w:t>
      </w:r>
    </w:p>
    <w:p>
      <w:pPr>
        <w:jc w:val="left"/>
        <w:rPr>
          <w:rFonts w:ascii="Times New Roman" w:hAnsi="Times New Roman" w:eastAsia="宋体"/>
          <w:color w:val="CC00FF"/>
          <w:sz w:val="24"/>
        </w:rPr>
      </w:pPr>
      <w:r>
        <w:rPr>
          <w:rFonts w:hint="eastAsia" w:ascii="Times New Roman" w:hAnsi="Times New Roman" w:eastAsia="宋体"/>
          <w:color w:val="CC00FF"/>
          <w:sz w:val="24"/>
        </w:rPr>
        <w:t xml:space="preserve"> </w:t>
      </w:r>
      <w:r>
        <w:rPr>
          <w:rFonts w:hint="eastAsia" w:ascii="Times New Roman" w:hAnsi="Times New Roman" w:eastAsia="宋体"/>
          <w:color w:val="CC00FF"/>
          <w:sz w:val="24"/>
        </w:rPr>
        <w:tab/>
      </w:r>
      <w:r>
        <w:rPr>
          <w:rFonts w:hint="eastAsia" w:ascii="Times New Roman" w:hAnsi="Times New Roman" w:eastAsia="宋体"/>
          <w:color w:val="CC00FF"/>
          <w:sz w:val="24"/>
        </w:rPr>
        <w:t>4：第一个参数是数组，表明第二个参数里需要依赖的模块，这些会提前加载。</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5：第二个是回调函数,在这个回调函数里面require的文件会被单独打包成一个chunk,不会和主文件打包在一起，这样就生成了两个chunk,第一次加载时只加载主文件。</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6：第三个参数是错误回调。</w:t>
      </w:r>
    </w:p>
    <w:p>
      <w:pPr>
        <w:jc w:val="left"/>
        <w:rPr>
          <w:rFonts w:ascii="Times New Roman" w:hAnsi="Times New Roman" w:eastAsia="宋体"/>
          <w:color w:val="CC00FF"/>
          <w:sz w:val="24"/>
        </w:rPr>
      </w:pPr>
      <w:r>
        <w:rPr>
          <w:rFonts w:hint="eastAsia" w:ascii="Times New Roman" w:hAnsi="Times New Roman" w:eastAsia="宋体"/>
          <w:color w:val="CC00FF"/>
          <w:sz w:val="24"/>
        </w:rPr>
        <w:tab/>
      </w:r>
      <w:r>
        <w:rPr>
          <w:rFonts w:hint="eastAsia" w:ascii="Times New Roman" w:hAnsi="Times New Roman" w:eastAsia="宋体"/>
          <w:color w:val="CC00FF"/>
          <w:sz w:val="24"/>
        </w:rPr>
        <w:t>7：第四个参数是单独打包的chunk的文件名</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4.import和require的比较（了解）</w:t>
      </w:r>
    </w:p>
    <w:p>
      <w:pPr>
        <w:jc w:val="left"/>
        <w:rPr>
          <w:rFonts w:ascii="Times New Roman" w:hAnsi="Times New Roman" w:eastAsia="宋体"/>
          <w:color w:val="CC00FF"/>
          <w:sz w:val="24"/>
        </w:rPr>
      </w:pPr>
    </w:p>
    <w:p>
      <w:pPr>
        <w:jc w:val="left"/>
        <w:rPr>
          <w:rFonts w:ascii="Times New Roman" w:hAnsi="Times New Roman" w:eastAsia="宋体"/>
          <w:color w:val="CC00FF"/>
          <w:sz w:val="24"/>
        </w:rPr>
      </w:pPr>
      <w:r>
        <w:rPr>
          <w:rFonts w:hint="eastAsia" w:ascii="Times New Roman" w:hAnsi="Times New Roman" w:eastAsia="宋体"/>
          <w:color w:val="CC00FF"/>
          <w:sz w:val="24"/>
        </w:rPr>
        <w:t>1：import 是解构过程并且是编译时执行</w:t>
      </w:r>
    </w:p>
    <w:p>
      <w:pPr>
        <w:jc w:val="left"/>
        <w:rPr>
          <w:rFonts w:ascii="Times New Roman" w:hAnsi="Times New Roman" w:eastAsia="宋体"/>
          <w:color w:val="CC00FF"/>
          <w:sz w:val="24"/>
        </w:rPr>
      </w:pPr>
      <w:r>
        <w:rPr>
          <w:rFonts w:hint="eastAsia" w:ascii="Times New Roman" w:hAnsi="Times New Roman" w:eastAsia="宋体"/>
          <w:color w:val="CC00FF"/>
          <w:sz w:val="24"/>
        </w:rPr>
        <w:t>2：require 是赋值过程并且是运行时才执行，也就是异步加载</w:t>
      </w:r>
    </w:p>
    <w:p>
      <w:pPr>
        <w:jc w:val="left"/>
        <w:rPr>
          <w:rFonts w:ascii="Times New Roman" w:hAnsi="Times New Roman" w:eastAsia="宋体"/>
          <w:color w:val="CC00FF"/>
          <w:sz w:val="24"/>
        </w:rPr>
      </w:pPr>
      <w:r>
        <w:rPr>
          <w:rFonts w:hint="eastAsia" w:ascii="Times New Roman" w:hAnsi="Times New Roman" w:eastAsia="宋体"/>
          <w:color w:val="CC00FF"/>
          <w:sz w:val="24"/>
        </w:rPr>
        <w:t>3：require的性能相对于import稍低，因为require是在运行时才引入模块并且还赋值给某个变量</w:t>
      </w:r>
    </w:p>
    <w:p>
      <w:pPr>
        <w:jc w:val="left"/>
        <w:rPr>
          <w:rFonts w:ascii="Times New Roman" w:hAnsi="Times New Roman" w:eastAsia="宋体"/>
          <w:color w:val="CC00FF"/>
          <w:sz w:val="24"/>
        </w:rPr>
      </w:pPr>
    </w:p>
    <w:p>
      <w:pPr>
        <w:jc w:val="left"/>
        <w:rPr>
          <w:rFonts w:ascii="Times New Roman" w:hAnsi="Times New Roman" w:eastAsia="宋体"/>
          <w:b/>
          <w:bCs/>
          <w:color w:val="FF0000"/>
          <w:sz w:val="28"/>
          <w:szCs w:val="22"/>
        </w:rPr>
      </w:pPr>
      <w:r>
        <w:rPr>
          <w:rFonts w:hint="eastAsia" w:ascii="Times New Roman" w:hAnsi="Times New Roman" w:eastAsia="宋体"/>
          <w:b/>
          <w:bCs/>
          <w:color w:val="FF0000"/>
          <w:sz w:val="28"/>
          <w:szCs w:val="22"/>
        </w:rPr>
        <w:t>5.你接触过哪些浏览器，出现过哪些兼容问题，css兼容，event等等</w:t>
      </w: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一、css兼容</w:t>
      </w: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1. 不同浏览器的标签默认的margin和padding不同</w:t>
      </w:r>
    </w:p>
    <w:p>
      <w:pPr>
        <w:jc w:val="left"/>
        <w:rPr>
          <w:rFonts w:ascii="Times New Roman" w:hAnsi="Times New Roman" w:eastAsia="宋体"/>
          <w:b/>
          <w:bCs/>
          <w:sz w:val="24"/>
        </w:rPr>
      </w:pPr>
      <w:r>
        <w:rPr>
          <w:rFonts w:hint="eastAsia" w:ascii="Times New Roman" w:hAnsi="Times New Roman" w:eastAsia="宋体"/>
          <w:b/>
          <w:bCs/>
          <w:sz w:val="24"/>
        </w:rPr>
        <w:t>问题症状： 随便写几个标签，不加样式控制的情况下，各自的margin 和padding差异较大。</w:t>
      </w:r>
    </w:p>
    <w:p>
      <w:pPr>
        <w:jc w:val="left"/>
        <w:rPr>
          <w:rFonts w:ascii="Times New Roman" w:hAnsi="Times New Roman" w:eastAsia="宋体"/>
          <w:b/>
          <w:bCs/>
          <w:sz w:val="24"/>
        </w:rPr>
      </w:pPr>
      <w:r>
        <w:rPr>
          <w:rFonts w:hint="eastAsia" w:ascii="Times New Roman" w:hAnsi="Times New Roman" w:eastAsia="宋体"/>
          <w:b/>
          <w:bCs/>
          <w:sz w:val="24"/>
        </w:rPr>
        <w:t>碰到频率: 100%</w:t>
      </w:r>
    </w:p>
    <w:p>
      <w:pPr>
        <w:jc w:val="left"/>
        <w:rPr>
          <w:rFonts w:ascii="Times New Roman" w:hAnsi="Times New Roman" w:eastAsia="宋体"/>
          <w:b/>
          <w:bCs/>
          <w:sz w:val="24"/>
        </w:rPr>
      </w:pPr>
      <w:r>
        <w:rPr>
          <w:rFonts w:hint="eastAsia" w:ascii="Times New Roman" w:hAnsi="Times New Roman" w:eastAsia="宋体"/>
          <w:b/>
          <w:bCs/>
          <w:sz w:val="24"/>
        </w:rPr>
        <w:t>解决方案：</w:t>
      </w:r>
    </w:p>
    <w:p>
      <w:pPr>
        <w:jc w:val="left"/>
        <w:rPr>
          <w:rFonts w:ascii="Times New Roman" w:hAnsi="Times New Roman" w:eastAsia="宋体"/>
          <w:b/>
          <w:bCs/>
          <w:sz w:val="24"/>
        </w:rPr>
      </w:pPr>
      <w:r>
        <w:rPr>
          <w:rFonts w:hint="eastAsia" w:ascii="Times New Roman" w:hAnsi="Times New Roman" w:eastAsia="宋体"/>
          <w:b/>
          <w:bCs/>
          <w:sz w:val="24"/>
        </w:rPr>
        <w:t>CSS里 *{margin:0;padding:0;} 但是性能不好</w:t>
      </w:r>
    </w:p>
    <w:p>
      <w:pPr>
        <w:jc w:val="left"/>
        <w:rPr>
          <w:rFonts w:ascii="Times New Roman" w:hAnsi="Times New Roman" w:eastAsia="宋体"/>
          <w:b/>
          <w:bCs/>
          <w:sz w:val="24"/>
        </w:rPr>
      </w:pPr>
      <w:r>
        <w:rPr>
          <w:rFonts w:hint="eastAsia" w:ascii="Times New Roman" w:hAnsi="Times New Roman" w:eastAsia="宋体"/>
          <w:b/>
          <w:bCs/>
          <w:sz w:val="24"/>
        </w:rPr>
        <w:t>一般我们会引入reset.css样式重置；</w:t>
      </w: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2. css3新属性，加浏览器前缀兼容早期浏览器</w:t>
      </w:r>
    </w:p>
    <w:p>
      <w:pPr>
        <w:jc w:val="left"/>
        <w:rPr>
          <w:rFonts w:ascii="Times New Roman" w:hAnsi="Times New Roman" w:eastAsia="宋体"/>
          <w:b/>
          <w:bCs/>
          <w:sz w:val="24"/>
        </w:rPr>
      </w:pPr>
      <w:r>
        <w:rPr>
          <w:rFonts w:hint="eastAsia" w:ascii="Times New Roman" w:hAnsi="Times New Roman" w:eastAsia="宋体"/>
          <w:b/>
          <w:bCs/>
          <w:sz w:val="24"/>
        </w:rPr>
        <w:t>-moz- /* 火狐浏览器 /</w:t>
      </w:r>
    </w:p>
    <w:p>
      <w:pPr>
        <w:jc w:val="left"/>
        <w:rPr>
          <w:rFonts w:ascii="Times New Roman" w:hAnsi="Times New Roman" w:eastAsia="宋体"/>
          <w:b/>
          <w:bCs/>
          <w:sz w:val="24"/>
        </w:rPr>
      </w:pPr>
      <w:r>
        <w:rPr>
          <w:rFonts w:hint="eastAsia" w:ascii="Times New Roman" w:hAnsi="Times New Roman" w:eastAsia="宋体"/>
          <w:b/>
          <w:bCs/>
          <w:sz w:val="24"/>
        </w:rPr>
        <w:t>-webkit- / Safari, 谷歌浏览器等使用Webkit引擎的浏览器 /</w:t>
      </w:r>
    </w:p>
    <w:p>
      <w:pPr>
        <w:jc w:val="left"/>
        <w:rPr>
          <w:rFonts w:ascii="Times New Roman" w:hAnsi="Times New Roman" w:eastAsia="宋体"/>
          <w:b/>
          <w:bCs/>
          <w:sz w:val="24"/>
        </w:rPr>
      </w:pPr>
      <w:r>
        <w:rPr>
          <w:rFonts w:hint="eastAsia" w:ascii="Times New Roman" w:hAnsi="Times New Roman" w:eastAsia="宋体"/>
          <w:b/>
          <w:bCs/>
          <w:sz w:val="24"/>
        </w:rPr>
        <w:t>-o- / Opera浏览器(早期) /</w:t>
      </w:r>
    </w:p>
    <w:p>
      <w:pPr>
        <w:jc w:val="left"/>
        <w:rPr>
          <w:rFonts w:ascii="Times New Roman" w:hAnsi="Times New Roman" w:eastAsia="宋体"/>
          <w:b/>
          <w:bCs/>
          <w:sz w:val="24"/>
        </w:rPr>
      </w:pPr>
      <w:r>
        <w:rPr>
          <w:rFonts w:ascii="Times New Roman" w:hAnsi="Times New Roman" w:eastAsia="宋体"/>
          <w:b/>
          <w:bCs/>
          <w:sz w:val="24"/>
        </w:rPr>
        <w:t>-ms- / IE */</w:t>
      </w:r>
    </w:p>
    <w:p>
      <w:pPr>
        <w:jc w:val="left"/>
        <w:rPr>
          <w:rFonts w:ascii="Times New Roman" w:hAnsi="Times New Roman" w:eastAsia="宋体"/>
          <w:b/>
          <w:bCs/>
          <w:sz w:val="24"/>
        </w:rPr>
      </w:pP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哪些css3属性需要加：</w:t>
      </w:r>
    </w:p>
    <w:p>
      <w:pPr>
        <w:jc w:val="left"/>
        <w:rPr>
          <w:rFonts w:ascii="Times New Roman" w:hAnsi="Times New Roman" w:eastAsia="宋体"/>
          <w:b/>
          <w:bCs/>
          <w:sz w:val="24"/>
        </w:rPr>
      </w:pPr>
      <w:r>
        <w:rPr>
          <w:rFonts w:hint="eastAsia" w:ascii="Times New Roman" w:hAnsi="Times New Roman" w:eastAsia="宋体"/>
          <w:b/>
          <w:bCs/>
          <w:sz w:val="24"/>
        </w:rPr>
        <w:t>定义关键帧动画 @keyframes</w:t>
      </w:r>
    </w:p>
    <w:p>
      <w:pPr>
        <w:jc w:val="left"/>
        <w:rPr>
          <w:rFonts w:ascii="Times New Roman" w:hAnsi="Times New Roman" w:eastAsia="宋体"/>
          <w:b/>
          <w:bCs/>
          <w:sz w:val="24"/>
        </w:rPr>
      </w:pPr>
      <w:r>
        <w:rPr>
          <w:rFonts w:hint="eastAsia" w:ascii="Times New Roman" w:hAnsi="Times New Roman" w:eastAsia="宋体"/>
          <w:b/>
          <w:bCs/>
          <w:sz w:val="24"/>
        </w:rPr>
        <w:t>css3中的变形（transform）、过渡(transtion)、动画(animation)</w:t>
      </w:r>
    </w:p>
    <w:p>
      <w:pPr>
        <w:jc w:val="left"/>
        <w:rPr>
          <w:rFonts w:ascii="Times New Roman" w:hAnsi="Times New Roman" w:eastAsia="宋体"/>
          <w:b/>
          <w:bCs/>
          <w:sz w:val="24"/>
        </w:rPr>
      </w:pPr>
      <w:r>
        <w:rPr>
          <w:rFonts w:hint="eastAsia" w:ascii="Times New Roman" w:hAnsi="Times New Roman" w:eastAsia="宋体"/>
          <w:b/>
          <w:bCs/>
          <w:sz w:val="24"/>
        </w:rPr>
        <w:t>border-radius 圆角</w:t>
      </w:r>
    </w:p>
    <w:p>
      <w:pPr>
        <w:jc w:val="left"/>
        <w:rPr>
          <w:rFonts w:ascii="Times New Roman" w:hAnsi="Times New Roman" w:eastAsia="宋体"/>
          <w:b/>
          <w:bCs/>
          <w:sz w:val="24"/>
        </w:rPr>
      </w:pPr>
      <w:r>
        <w:rPr>
          <w:rFonts w:hint="eastAsia" w:ascii="Times New Roman" w:hAnsi="Times New Roman" w:eastAsia="宋体"/>
          <w:b/>
          <w:bCs/>
          <w:sz w:val="24"/>
        </w:rPr>
        <w:t>box-shadow  盒子阴影</w:t>
      </w:r>
    </w:p>
    <w:p>
      <w:pPr>
        <w:jc w:val="left"/>
        <w:rPr>
          <w:rFonts w:ascii="Times New Roman" w:hAnsi="Times New Roman" w:eastAsia="宋体"/>
          <w:b/>
          <w:bCs/>
          <w:sz w:val="24"/>
        </w:rPr>
      </w:pPr>
      <w:r>
        <w:rPr>
          <w:rFonts w:hint="eastAsia" w:ascii="Times New Roman" w:hAnsi="Times New Roman" w:eastAsia="宋体"/>
          <w:b/>
          <w:bCs/>
          <w:sz w:val="24"/>
        </w:rPr>
        <w:t>flex  弹性布局</w:t>
      </w: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3. 块属性标签float后，又有横行的margin情况下，IE 浏览器margin加倍的问题</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问题症状: 常见症状是IE6中后面的一块被顶到下一行</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解决方案： 设置为float的div在ie下设置的margin会加倍。这是一个ie6都存在的bug。解决方案是在这个div里面加上display:inline;</w:t>
      </w: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4. 设置较小高度标签（一般小于10px），在IE6，IE7，遨游中高度超出自己设置高度</w:t>
      </w:r>
    </w:p>
    <w:p>
      <w:pPr>
        <w:jc w:val="left"/>
        <w:rPr>
          <w:rFonts w:ascii="Times New Roman" w:hAnsi="Times New Roman" w:eastAsia="宋体"/>
          <w:b/>
          <w:bCs/>
          <w:sz w:val="24"/>
        </w:rPr>
      </w:pPr>
      <w:r>
        <w:rPr>
          <w:rFonts w:hint="eastAsia" w:ascii="Times New Roman" w:hAnsi="Times New Roman" w:eastAsia="宋体"/>
          <w:b/>
          <w:bCs/>
          <w:sz w:val="24"/>
        </w:rPr>
        <w:t>问题症状： 设置div高度小于10px，IE6、7和遨游里div的高度，超出自己设置的10px.</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给超出高度的标签设置overflow:hidden;</w:t>
      </w:r>
    </w:p>
    <w:p>
      <w:pPr>
        <w:jc w:val="left"/>
        <w:rPr>
          <w:rFonts w:ascii="Times New Roman" w:hAnsi="Times New Roman" w:eastAsia="宋体"/>
          <w:b/>
          <w:bCs/>
          <w:sz w:val="24"/>
        </w:rPr>
      </w:pPr>
      <w:r>
        <w:rPr>
          <w:rFonts w:hint="eastAsia" w:ascii="Times New Roman" w:hAnsi="Times New Roman" w:eastAsia="宋体"/>
          <w:b/>
          <w:bCs/>
          <w:sz w:val="24"/>
        </w:rPr>
        <w:t>或者设置行高line-height 小于你设置的高度。</w:t>
      </w: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5. 行内属性标签，设置display:block后采用float布局，又有横行的margin的情况，IE6间距bug</w:t>
      </w:r>
    </w:p>
    <w:p>
      <w:pPr>
        <w:jc w:val="left"/>
        <w:rPr>
          <w:rFonts w:ascii="Times New Roman" w:hAnsi="Times New Roman" w:eastAsia="宋体"/>
          <w:b/>
          <w:bCs/>
          <w:sz w:val="24"/>
        </w:rPr>
      </w:pPr>
      <w:r>
        <w:rPr>
          <w:rFonts w:hint="eastAsia" w:ascii="Times New Roman" w:hAnsi="Times New Roman" w:eastAsia="宋体"/>
          <w:b/>
          <w:bCs/>
          <w:sz w:val="24"/>
        </w:rPr>
        <w:t>问题症状： IE6里的间距比超过设置的间距</w:t>
      </w:r>
    </w:p>
    <w:p>
      <w:pPr>
        <w:jc w:val="left"/>
        <w:rPr>
          <w:rFonts w:ascii="Times New Roman" w:hAnsi="Times New Roman" w:eastAsia="宋体"/>
          <w:b/>
          <w:bCs/>
          <w:sz w:val="24"/>
        </w:rPr>
      </w:pPr>
      <w:r>
        <w:rPr>
          <w:rFonts w:hint="eastAsia" w:ascii="Times New Roman" w:hAnsi="Times New Roman" w:eastAsia="宋体"/>
          <w:b/>
          <w:bCs/>
          <w:sz w:val="24"/>
        </w:rPr>
        <w:t>解决方案： 在display:block;后面加入display:inline;display:table;</w:t>
      </w: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6. IE浏览器div最小宽度和高度的问题</w:t>
      </w:r>
    </w:p>
    <w:p>
      <w:pPr>
        <w:jc w:val="left"/>
        <w:rPr>
          <w:rFonts w:ascii="Times New Roman" w:hAnsi="Times New Roman" w:eastAsia="宋体"/>
          <w:b/>
          <w:bCs/>
          <w:sz w:val="24"/>
        </w:rPr>
      </w:pPr>
      <w:r>
        <w:rPr>
          <w:rFonts w:hint="eastAsia" w:ascii="Times New Roman" w:hAnsi="Times New Roman" w:eastAsia="宋体"/>
          <w:b/>
          <w:bCs/>
          <w:sz w:val="24"/>
        </w:rPr>
        <w:t>问题症状： IE浏览器div最小宽度和高度不生效</w:t>
      </w:r>
    </w:p>
    <w:p>
      <w:pPr>
        <w:jc w:val="left"/>
        <w:rPr>
          <w:rFonts w:ascii="Times New Roman" w:hAnsi="Times New Roman" w:eastAsia="宋体"/>
          <w:b/>
          <w:bCs/>
          <w:sz w:val="24"/>
        </w:rPr>
      </w:pPr>
      <w:r>
        <w:rPr>
          <w:rFonts w:hint="eastAsia" w:ascii="Times New Roman" w:hAnsi="Times New Roman" w:eastAsia="宋体"/>
          <w:b/>
          <w:bCs/>
          <w:sz w:val="24"/>
        </w:rPr>
        <w:t>IE不认得min-这个定义，但实际上它把正常的width和height当作有min的情况来使。这样问题就大了，如果只用宽度和高度，正常的浏览器里这两个值就不会变，如果只用min-width和min-height的话，IE下面根本等于没有设置宽度和高度。</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比如要设置背景图片，这个最小宽度是比较重要的。要解决这个问题，可以这样：</w:t>
      </w: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7. 超链接访问过后hover样式就不出现的问题</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被点击访问过的超链接样式不在具有hover和active了,很多人应该都遇到过这个问题,解决技巧是改变CSS属性的排列顺序: L-V-H-A</w:t>
      </w: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8. 图片默认有间距</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问题症状： 几个img标签放在一起的时候，有些浏览器会有默认的间距，通配符清除间距也不起作用。</w:t>
      </w:r>
    </w:p>
    <w:p>
      <w:pPr>
        <w:jc w:val="left"/>
        <w:rPr>
          <w:rFonts w:ascii="Times New Roman" w:hAnsi="Times New Roman" w:eastAsia="宋体"/>
          <w:b/>
          <w:bCs/>
          <w:sz w:val="24"/>
        </w:rPr>
      </w:pPr>
      <w:r>
        <w:rPr>
          <w:rFonts w:hint="eastAsia" w:ascii="Times New Roman" w:hAnsi="Times New Roman" w:eastAsia="宋体"/>
          <w:b/>
          <w:bCs/>
          <w:sz w:val="24"/>
        </w:rPr>
        <w:t>解决方案： 使用float属性为img布局(所有图片左浮)</w:t>
      </w:r>
    </w:p>
    <w:p>
      <w:pPr>
        <w:jc w:val="left"/>
        <w:rPr>
          <w:rFonts w:ascii="Times New Roman" w:hAnsi="Times New Roman" w:eastAsia="宋体"/>
          <w:b/>
          <w:bCs/>
          <w:sz w:val="24"/>
        </w:rPr>
      </w:pPr>
    </w:p>
    <w:p>
      <w:pPr>
        <w:jc w:val="left"/>
        <w:rPr>
          <w:rFonts w:ascii="Times New Roman" w:hAnsi="Times New Roman" w:eastAsia="宋体"/>
          <w:b/>
          <w:bCs/>
          <w:color w:val="953735" w:themeColor="accent2" w:themeShade="BF"/>
          <w:sz w:val="24"/>
        </w:rPr>
      </w:pPr>
      <w:r>
        <w:rPr>
          <w:rFonts w:hint="eastAsia" w:ascii="Times New Roman" w:hAnsi="Times New Roman" w:eastAsia="宋体"/>
          <w:b/>
          <w:bCs/>
          <w:color w:val="953735" w:themeColor="accent2" w:themeShade="BF"/>
          <w:sz w:val="24"/>
        </w:rPr>
        <w:t>9. css hack解决浏览器兼容性</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不同浏览器，识别不同的样式，csshack本身就是处理浏览器兼容的。</w:t>
      </w:r>
    </w:p>
    <w:p>
      <w:pPr>
        <w:jc w:val="left"/>
        <w:rPr>
          <w:rFonts w:ascii="Times New Roman" w:hAnsi="Times New Roman" w:eastAsia="宋体"/>
          <w:b/>
          <w:bCs/>
          <w:sz w:val="24"/>
        </w:rPr>
      </w:pPr>
      <w:r>
        <w:rPr>
          <w:rFonts w:hint="eastAsia" w:ascii="Times New Roman" w:hAnsi="Times New Roman" w:eastAsia="宋体"/>
          <w:b/>
          <w:bCs/>
          <w:sz w:val="24"/>
        </w:rPr>
        <w:t>下面是css hack写法：</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background-color:yellow0; 0 是留给ie8的</w:t>
      </w:r>
    </w:p>
    <w:p>
      <w:pPr>
        <w:jc w:val="left"/>
        <w:rPr>
          <w:rFonts w:ascii="Times New Roman" w:hAnsi="Times New Roman" w:eastAsia="宋体"/>
          <w:b/>
          <w:bCs/>
          <w:sz w:val="24"/>
        </w:rPr>
      </w:pPr>
      <w:r>
        <w:rPr>
          <w:rFonts w:hint="eastAsia" w:ascii="Times New Roman" w:hAnsi="Times New Roman" w:eastAsia="宋体"/>
          <w:b/>
          <w:bCs/>
          <w:sz w:val="24"/>
        </w:rPr>
        <w:t>+background-color:pink;   + ie7定了；</w:t>
      </w:r>
    </w:p>
    <w:p>
      <w:pPr>
        <w:jc w:val="left"/>
        <w:rPr>
          <w:rFonts w:ascii="Times New Roman" w:hAnsi="Times New Roman" w:eastAsia="宋体"/>
          <w:b/>
          <w:bCs/>
          <w:sz w:val="24"/>
        </w:rPr>
      </w:pPr>
      <w:r>
        <w:rPr>
          <w:rFonts w:hint="eastAsia" w:ascii="Times New Roman" w:hAnsi="Times New Roman" w:eastAsia="宋体"/>
          <w:b/>
          <w:bCs/>
          <w:sz w:val="24"/>
        </w:rPr>
        <w:t>_background-color:orange; _专门留给神奇的ie6；</w:t>
      </w:r>
    </w:p>
    <w:p>
      <w:pPr>
        <w:jc w:val="left"/>
        <w:rPr>
          <w:rFonts w:ascii="Times New Roman" w:hAnsi="Times New Roman" w:eastAsia="宋体"/>
          <w:b/>
          <w:bCs/>
          <w:sz w:val="24"/>
        </w:rPr>
      </w:pPr>
    </w:p>
    <w:p>
      <w:pPr>
        <w:jc w:val="left"/>
        <w:rPr>
          <w:rFonts w:ascii="Times New Roman" w:hAnsi="Times New Roman" w:eastAsia="宋体"/>
          <w:b/>
          <w:bCs/>
          <w:color w:val="FF0000"/>
          <w:sz w:val="28"/>
          <w:szCs w:val="22"/>
        </w:rPr>
      </w:pPr>
      <w:r>
        <w:rPr>
          <w:rFonts w:hint="eastAsia" w:ascii="Times New Roman" w:hAnsi="Times New Roman" w:eastAsia="宋体"/>
          <w:b/>
          <w:bCs/>
          <w:color w:val="FF0000"/>
          <w:sz w:val="28"/>
          <w:szCs w:val="22"/>
        </w:rPr>
        <w:t>二、js兼容</w:t>
      </w: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1. 事件绑定</w:t>
      </w:r>
    </w:p>
    <w:p>
      <w:pPr>
        <w:jc w:val="left"/>
        <w:rPr>
          <w:rFonts w:ascii="Times New Roman" w:hAnsi="Times New Roman" w:eastAsia="宋体"/>
          <w:b/>
          <w:bCs/>
          <w:sz w:val="24"/>
        </w:rPr>
      </w:pPr>
    </w:p>
    <w:p>
      <w:pPr>
        <w:jc w:val="left"/>
        <w:rPr>
          <w:rFonts w:ascii="Times New Roman" w:hAnsi="Times New Roman" w:eastAsia="宋体"/>
          <w:b/>
          <w:bCs/>
          <w:sz w:val="24"/>
        </w:rPr>
      </w:pPr>
      <w:r>
        <w:rPr>
          <w:rFonts w:ascii="Times New Roman" w:hAnsi="Times New Roman" w:eastAsia="宋体"/>
          <w:b/>
          <w:bCs/>
          <w:sz w:val="24"/>
        </w:rPr>
        <w:t>IE: dom.attachEvent();</w:t>
      </w:r>
    </w:p>
    <w:p>
      <w:pPr>
        <w:jc w:val="left"/>
        <w:rPr>
          <w:rFonts w:ascii="Times New Roman" w:hAnsi="Times New Roman" w:eastAsia="宋体"/>
          <w:b/>
          <w:bCs/>
          <w:sz w:val="24"/>
        </w:rPr>
      </w:pPr>
      <w:r>
        <w:rPr>
          <w:rFonts w:hint="eastAsia" w:ascii="Times New Roman" w:hAnsi="Times New Roman" w:eastAsia="宋体"/>
          <w:b/>
          <w:bCs/>
          <w:sz w:val="24"/>
        </w:rPr>
        <w:t>标准浏览器： dom.addEventListener(‘click',function(event){},false);</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标准浏览器采用事件捕获的方式对应IE的事件冒泡机制（即标准由最外元素至最内元素或者IE由最内元素到最外元素）最后标准方亦觉得IE这方面的比较合理，所以便将事件冒泡纳入了标准，这也是addEventListener第三个参数的由来，而且事件冒泡作为了默认值第三值默认false，表示事件冒泡方式。</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如果浏览器不支持 addEventListener()方法, 你可以使用 attachEvent()方法替代。</w:t>
      </w:r>
    </w:p>
    <w:p>
      <w:pPr>
        <w:jc w:val="left"/>
        <w:rPr>
          <w:rFonts w:ascii="Times New Roman" w:hAnsi="Times New Roman" w:eastAsia="宋体"/>
          <w:b/>
          <w:bCs/>
          <w:sz w:val="24"/>
        </w:rPr>
      </w:pP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2. event事件对象问题</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 xml:space="preserve">    document.onclick=function(ev){//谷歌火狐的写法，IE9以上支持，往下不支持；</w:t>
      </w:r>
    </w:p>
    <w:p>
      <w:pPr>
        <w:jc w:val="left"/>
        <w:rPr>
          <w:rFonts w:ascii="Times New Roman" w:hAnsi="Times New Roman" w:eastAsia="宋体"/>
          <w:b/>
          <w:bCs/>
          <w:sz w:val="24"/>
        </w:rPr>
      </w:pPr>
      <w:r>
        <w:rPr>
          <w:rFonts w:ascii="Times New Roman" w:hAnsi="Times New Roman" w:eastAsia="宋体"/>
          <w:b/>
          <w:bCs/>
          <w:sz w:val="24"/>
        </w:rPr>
        <w:t xml:space="preserve">        var e=ev;</w:t>
      </w:r>
    </w:p>
    <w:p>
      <w:pPr>
        <w:jc w:val="left"/>
        <w:rPr>
          <w:rFonts w:ascii="Times New Roman" w:hAnsi="Times New Roman" w:eastAsia="宋体"/>
          <w:b/>
          <w:bCs/>
          <w:sz w:val="24"/>
        </w:rPr>
      </w:pPr>
      <w:r>
        <w:rPr>
          <w:rFonts w:ascii="Times New Roman" w:hAnsi="Times New Roman" w:eastAsia="宋体"/>
          <w:b/>
          <w:bCs/>
          <w:sz w:val="24"/>
        </w:rPr>
        <w:t xml:space="preserve">        console.log(e);</w:t>
      </w:r>
    </w:p>
    <w:p>
      <w:pPr>
        <w:jc w:val="left"/>
        <w:rPr>
          <w:rFonts w:ascii="Times New Roman" w:hAnsi="Times New Roman" w:eastAsia="宋体"/>
          <w:b/>
          <w:bCs/>
          <w:sz w:val="24"/>
        </w:rPr>
      </w:pPr>
      <w:r>
        <w:rPr>
          <w:rFonts w:ascii="Times New Roman" w:hAnsi="Times New Roman" w:eastAsia="宋体"/>
          <w:b/>
          <w:bCs/>
          <w:sz w:val="24"/>
        </w:rPr>
        <w:t xml:space="preserve">    }</w:t>
      </w:r>
    </w:p>
    <w:p>
      <w:pPr>
        <w:jc w:val="left"/>
        <w:rPr>
          <w:rFonts w:ascii="Times New Roman" w:hAnsi="Times New Roman" w:eastAsia="宋体"/>
          <w:b/>
          <w:bCs/>
          <w:sz w:val="24"/>
        </w:rPr>
      </w:pPr>
      <w:r>
        <w:rPr>
          <w:rFonts w:hint="eastAsia" w:ascii="Times New Roman" w:hAnsi="Times New Roman" w:eastAsia="宋体"/>
          <w:b/>
          <w:bCs/>
          <w:sz w:val="24"/>
        </w:rPr>
        <w:t xml:space="preserve">    document.onclick=function(){//谷歌和IE支持，火狐不支持；</w:t>
      </w:r>
    </w:p>
    <w:p>
      <w:pPr>
        <w:jc w:val="left"/>
        <w:rPr>
          <w:rFonts w:ascii="Times New Roman" w:hAnsi="Times New Roman" w:eastAsia="宋体"/>
          <w:b/>
          <w:bCs/>
          <w:sz w:val="24"/>
        </w:rPr>
      </w:pPr>
      <w:r>
        <w:rPr>
          <w:rFonts w:ascii="Times New Roman" w:hAnsi="Times New Roman" w:eastAsia="宋体"/>
          <w:b/>
          <w:bCs/>
          <w:sz w:val="24"/>
        </w:rPr>
        <w:t xml:space="preserve">        var e=event;</w:t>
      </w:r>
    </w:p>
    <w:p>
      <w:pPr>
        <w:jc w:val="left"/>
        <w:rPr>
          <w:rFonts w:ascii="Times New Roman" w:hAnsi="Times New Roman" w:eastAsia="宋体"/>
          <w:b/>
          <w:bCs/>
          <w:sz w:val="24"/>
        </w:rPr>
      </w:pPr>
      <w:r>
        <w:rPr>
          <w:rFonts w:ascii="Times New Roman" w:hAnsi="Times New Roman" w:eastAsia="宋体"/>
          <w:b/>
          <w:bCs/>
          <w:sz w:val="24"/>
        </w:rPr>
        <w:t xml:space="preserve">        console.log(e);</w:t>
      </w:r>
    </w:p>
    <w:p>
      <w:pPr>
        <w:jc w:val="left"/>
        <w:rPr>
          <w:rFonts w:ascii="Times New Roman" w:hAnsi="Times New Roman" w:eastAsia="宋体"/>
          <w:b/>
          <w:bCs/>
          <w:sz w:val="24"/>
        </w:rPr>
      </w:pPr>
      <w:r>
        <w:rPr>
          <w:rFonts w:ascii="Times New Roman" w:hAnsi="Times New Roman" w:eastAsia="宋体"/>
          <w:b/>
          <w:bCs/>
          <w:sz w:val="24"/>
        </w:rPr>
        <w:t xml:space="preserve">    }</w:t>
      </w:r>
    </w:p>
    <w:p>
      <w:pPr>
        <w:jc w:val="left"/>
        <w:rPr>
          <w:rFonts w:ascii="Times New Roman" w:hAnsi="Times New Roman" w:eastAsia="宋体"/>
          <w:b/>
          <w:bCs/>
          <w:sz w:val="24"/>
        </w:rPr>
      </w:pPr>
      <w:r>
        <w:rPr>
          <w:rFonts w:hint="eastAsia" w:ascii="Times New Roman" w:hAnsi="Times New Roman" w:eastAsia="宋体"/>
          <w:b/>
          <w:bCs/>
          <w:sz w:val="24"/>
        </w:rPr>
        <w:t xml:space="preserve">    document.onclick=function(ev){//兼容写法；</w:t>
      </w:r>
    </w:p>
    <w:p>
      <w:pPr>
        <w:jc w:val="left"/>
        <w:rPr>
          <w:rFonts w:ascii="Times New Roman" w:hAnsi="Times New Roman" w:eastAsia="宋体"/>
          <w:b/>
          <w:bCs/>
          <w:sz w:val="24"/>
        </w:rPr>
      </w:pPr>
      <w:r>
        <w:rPr>
          <w:rFonts w:ascii="Times New Roman" w:hAnsi="Times New Roman" w:eastAsia="宋体"/>
          <w:b/>
          <w:bCs/>
          <w:sz w:val="24"/>
        </w:rPr>
        <w:t xml:space="preserve">        var e=ev||window.event;</w:t>
      </w:r>
    </w:p>
    <w:p>
      <w:pPr>
        <w:jc w:val="left"/>
        <w:rPr>
          <w:rFonts w:ascii="Times New Roman" w:hAnsi="Times New Roman" w:eastAsia="宋体"/>
          <w:b/>
          <w:bCs/>
          <w:sz w:val="24"/>
        </w:rPr>
      </w:pPr>
      <w:r>
        <w:rPr>
          <w:rFonts w:hint="eastAsia" w:ascii="Times New Roman" w:hAnsi="Times New Roman" w:eastAsia="宋体"/>
          <w:b/>
          <w:bCs/>
          <w:sz w:val="24"/>
        </w:rPr>
        <w:t xml:space="preserve">        var mouseX=e.clientX;//鼠标X轴的坐标</w:t>
      </w:r>
    </w:p>
    <w:p>
      <w:pPr>
        <w:jc w:val="left"/>
        <w:rPr>
          <w:rFonts w:ascii="Times New Roman" w:hAnsi="Times New Roman" w:eastAsia="宋体"/>
          <w:b/>
          <w:bCs/>
          <w:sz w:val="24"/>
        </w:rPr>
      </w:pPr>
      <w:r>
        <w:rPr>
          <w:rFonts w:hint="eastAsia" w:ascii="Times New Roman" w:hAnsi="Times New Roman" w:eastAsia="宋体"/>
          <w:b/>
          <w:bCs/>
          <w:sz w:val="24"/>
        </w:rPr>
        <w:t xml:space="preserve">        var mouseY=e.clientY;//鼠标Y轴的坐标</w:t>
      </w:r>
    </w:p>
    <w:p>
      <w:pPr>
        <w:jc w:val="left"/>
        <w:rPr>
          <w:rFonts w:ascii="Times New Roman" w:hAnsi="Times New Roman" w:eastAsia="宋体"/>
          <w:b/>
          <w:bCs/>
          <w:sz w:val="24"/>
        </w:rPr>
      </w:pPr>
      <w:r>
        <w:rPr>
          <w:rFonts w:ascii="Times New Roman" w:hAnsi="Times New Roman" w:eastAsia="宋体"/>
          <w:b/>
          <w:bCs/>
          <w:sz w:val="24"/>
        </w:rPr>
        <w:t xml:space="preserve">    }</w:t>
      </w:r>
    </w:p>
    <w:p>
      <w:pPr>
        <w:jc w:val="left"/>
        <w:rPr>
          <w:rFonts w:ascii="Times New Roman" w:hAnsi="Times New Roman" w:eastAsia="宋体"/>
          <w:b/>
          <w:bCs/>
          <w:sz w:val="24"/>
        </w:rPr>
      </w:pPr>
      <w:r>
        <w:rPr>
          <w:rFonts w:ascii="Times New Roman" w:hAnsi="Times New Roman" w:eastAsia="宋体"/>
          <w:b/>
          <w:bCs/>
          <w:sz w:val="24"/>
        </w:rPr>
        <w:t>1</w:t>
      </w:r>
    </w:p>
    <w:p>
      <w:pPr>
        <w:jc w:val="left"/>
        <w:rPr>
          <w:rFonts w:ascii="Times New Roman" w:hAnsi="Times New Roman" w:eastAsia="宋体"/>
          <w:b/>
          <w:bCs/>
          <w:sz w:val="24"/>
        </w:rPr>
      </w:pP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2. event.srcElement(事件源对象)问题</w:t>
      </w:r>
    </w:p>
    <w:p>
      <w:pPr>
        <w:jc w:val="left"/>
        <w:rPr>
          <w:rFonts w:ascii="Times New Roman" w:hAnsi="Times New Roman" w:eastAsia="宋体"/>
          <w:b/>
          <w:bCs/>
          <w:sz w:val="24"/>
        </w:rPr>
      </w:pPr>
      <w:r>
        <w:rPr>
          <w:rFonts w:hint="eastAsia" w:ascii="Times New Roman" w:hAnsi="Times New Roman" w:eastAsia="宋体"/>
          <w:b/>
          <w:bCs/>
          <w:sz w:val="24"/>
        </w:rPr>
        <w:t>IE： event对象有srcElement属性，但是没有target属性；</w:t>
      </w:r>
    </w:p>
    <w:p>
      <w:pPr>
        <w:jc w:val="left"/>
        <w:rPr>
          <w:rFonts w:ascii="Times New Roman" w:hAnsi="Times New Roman" w:eastAsia="宋体"/>
          <w:b/>
          <w:bCs/>
          <w:sz w:val="24"/>
        </w:rPr>
      </w:pPr>
      <w:r>
        <w:rPr>
          <w:rFonts w:hint="eastAsia" w:ascii="Times New Roman" w:hAnsi="Times New Roman" w:eastAsia="宋体"/>
          <w:b/>
          <w:bCs/>
          <w:sz w:val="24"/>
        </w:rPr>
        <w:t>Firefox: event对象有target属性，但是没有srcElement属性。</w:t>
      </w:r>
    </w:p>
    <w:p>
      <w:pPr>
        <w:jc w:val="left"/>
        <w:rPr>
          <w:rFonts w:ascii="Times New Roman" w:hAnsi="Times New Roman" w:eastAsia="宋体"/>
          <w:b/>
          <w:bCs/>
          <w:sz w:val="24"/>
        </w:rPr>
      </w:pPr>
      <w:r>
        <w:rPr>
          <w:rFonts w:hint="eastAsia" w:ascii="Times New Roman" w:hAnsi="Times New Roman" w:eastAsia="宋体"/>
          <w:b/>
          <w:bCs/>
          <w:sz w:val="24"/>
        </w:rPr>
        <w:t>解决方法：</w:t>
      </w:r>
    </w:p>
    <w:p>
      <w:pPr>
        <w:jc w:val="left"/>
        <w:rPr>
          <w:rFonts w:ascii="Times New Roman" w:hAnsi="Times New Roman" w:eastAsia="宋体"/>
          <w:b/>
          <w:bCs/>
          <w:sz w:val="24"/>
        </w:rPr>
      </w:pPr>
    </w:p>
    <w:p>
      <w:pPr>
        <w:jc w:val="left"/>
        <w:rPr>
          <w:rFonts w:ascii="Times New Roman" w:hAnsi="Times New Roman" w:eastAsia="宋体"/>
          <w:b/>
          <w:bCs/>
          <w:sz w:val="24"/>
        </w:rPr>
      </w:pPr>
      <w:r>
        <w:rPr>
          <w:rFonts w:ascii="Times New Roman" w:hAnsi="Times New Roman" w:eastAsia="宋体"/>
          <w:b/>
          <w:bCs/>
          <w:sz w:val="24"/>
        </w:rPr>
        <w:t>srcObj = event.srcElement?event.srcElement:event.target;</w:t>
      </w:r>
    </w:p>
    <w:p>
      <w:pPr>
        <w:jc w:val="left"/>
        <w:rPr>
          <w:rFonts w:ascii="Times New Roman" w:hAnsi="Times New Roman" w:eastAsia="宋体"/>
          <w:b/>
          <w:bCs/>
          <w:sz w:val="24"/>
        </w:rPr>
      </w:pPr>
      <w:r>
        <w:rPr>
          <w:rFonts w:ascii="Times New Roman" w:hAnsi="Times New Roman" w:eastAsia="宋体"/>
          <w:b/>
          <w:bCs/>
          <w:sz w:val="24"/>
        </w:rPr>
        <w:t>1</w:t>
      </w: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3. 获取元素的非行间样式值：</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IE: dom.currentStyle[‘width’] 获取元素高度</w:t>
      </w:r>
    </w:p>
    <w:p>
      <w:pPr>
        <w:jc w:val="left"/>
        <w:rPr>
          <w:rFonts w:ascii="Times New Roman" w:hAnsi="Times New Roman" w:eastAsia="宋体"/>
          <w:b/>
          <w:bCs/>
          <w:sz w:val="24"/>
        </w:rPr>
      </w:pPr>
      <w:r>
        <w:rPr>
          <w:rFonts w:hint="eastAsia" w:ascii="Times New Roman" w:hAnsi="Times New Roman" w:eastAsia="宋体"/>
          <w:b/>
          <w:bCs/>
          <w:sz w:val="24"/>
        </w:rPr>
        <w:t>标准浏览器： window.getComputedStyle(obj, null)['width'];</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跨浏览器兼容解决方法：</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 xml:space="preserve"> // 获取元素属性值的兼容写法</w:t>
      </w:r>
    </w:p>
    <w:p>
      <w:pPr>
        <w:jc w:val="left"/>
        <w:rPr>
          <w:rFonts w:ascii="Times New Roman" w:hAnsi="Times New Roman" w:eastAsia="宋体"/>
          <w:b/>
          <w:bCs/>
          <w:sz w:val="24"/>
        </w:rPr>
      </w:pPr>
      <w:r>
        <w:rPr>
          <w:rFonts w:ascii="Times New Roman" w:hAnsi="Times New Roman" w:eastAsia="宋体"/>
          <w:b/>
          <w:bCs/>
          <w:sz w:val="24"/>
        </w:rPr>
        <w:t xml:space="preserve">  function getStyle(obj,attr){</w:t>
      </w:r>
    </w:p>
    <w:p>
      <w:pPr>
        <w:jc w:val="left"/>
        <w:rPr>
          <w:rFonts w:ascii="Times New Roman" w:hAnsi="Times New Roman" w:eastAsia="宋体"/>
          <w:b/>
          <w:bCs/>
          <w:sz w:val="24"/>
        </w:rPr>
      </w:pPr>
      <w:r>
        <w:rPr>
          <w:rFonts w:ascii="Times New Roman" w:hAnsi="Times New Roman" w:eastAsia="宋体"/>
          <w:b/>
          <w:bCs/>
          <w:sz w:val="24"/>
        </w:rPr>
        <w:t xml:space="preserve">      if(obj.currentStyle){</w:t>
      </w:r>
    </w:p>
    <w:p>
      <w:pPr>
        <w:jc w:val="left"/>
        <w:rPr>
          <w:rFonts w:ascii="Times New Roman" w:hAnsi="Times New Roman" w:eastAsia="宋体"/>
          <w:b/>
          <w:bCs/>
          <w:sz w:val="24"/>
        </w:rPr>
      </w:pPr>
      <w:r>
        <w:rPr>
          <w:rFonts w:hint="eastAsia" w:ascii="Times New Roman" w:hAnsi="Times New Roman" w:eastAsia="宋体"/>
          <w:b/>
          <w:bCs/>
          <w:sz w:val="24"/>
        </w:rPr>
        <w:t xml:space="preserve">         //兼容IE</w:t>
      </w:r>
    </w:p>
    <w:p>
      <w:pPr>
        <w:jc w:val="left"/>
        <w:rPr>
          <w:rFonts w:ascii="Times New Roman" w:hAnsi="Times New Roman" w:eastAsia="宋体"/>
          <w:b/>
          <w:bCs/>
          <w:sz w:val="24"/>
        </w:rPr>
      </w:pPr>
      <w:r>
        <w:rPr>
          <w:rFonts w:hint="eastAsia" w:ascii="Times New Roman" w:hAnsi="Times New Roman" w:eastAsia="宋体"/>
          <w:b/>
          <w:bCs/>
          <w:sz w:val="24"/>
        </w:rPr>
        <w:t xml:space="preserve"> 　　　　　　obj.currentStyle[attr];</w:t>
      </w:r>
    </w:p>
    <w:p>
      <w:pPr>
        <w:jc w:val="left"/>
        <w:rPr>
          <w:rFonts w:ascii="Times New Roman" w:hAnsi="Times New Roman" w:eastAsia="宋体"/>
          <w:b/>
          <w:bCs/>
          <w:sz w:val="24"/>
        </w:rPr>
      </w:pPr>
      <w:r>
        <w:rPr>
          <w:rFonts w:ascii="Times New Roman" w:hAnsi="Times New Roman" w:eastAsia="宋体"/>
          <w:b/>
          <w:bCs/>
          <w:sz w:val="24"/>
        </w:rPr>
        <w:t xml:space="preserve">          return obj.currentStyle[attr];</w:t>
      </w:r>
    </w:p>
    <w:p>
      <w:pPr>
        <w:jc w:val="left"/>
        <w:rPr>
          <w:rFonts w:ascii="Times New Roman" w:hAnsi="Times New Roman" w:eastAsia="宋体"/>
          <w:b/>
          <w:bCs/>
          <w:sz w:val="24"/>
        </w:rPr>
      </w:pPr>
      <w:r>
        <w:rPr>
          <w:rFonts w:ascii="Times New Roman" w:hAnsi="Times New Roman" w:eastAsia="宋体"/>
          <w:b/>
          <w:bCs/>
          <w:sz w:val="24"/>
        </w:rPr>
        <w:t xml:space="preserve">      }else{</w:t>
      </w:r>
    </w:p>
    <w:p>
      <w:pPr>
        <w:jc w:val="left"/>
        <w:rPr>
          <w:rFonts w:ascii="Times New Roman" w:hAnsi="Times New Roman" w:eastAsia="宋体"/>
          <w:b/>
          <w:bCs/>
          <w:sz w:val="24"/>
        </w:rPr>
      </w:pPr>
      <w:r>
        <w:rPr>
          <w:rFonts w:hint="eastAsia" w:ascii="Times New Roman" w:hAnsi="Times New Roman" w:eastAsia="宋体"/>
          <w:b/>
          <w:bCs/>
          <w:sz w:val="24"/>
        </w:rPr>
        <w:t xml:space="preserve">         //非IE，</w:t>
      </w:r>
    </w:p>
    <w:p>
      <w:pPr>
        <w:jc w:val="left"/>
        <w:rPr>
          <w:rFonts w:ascii="Times New Roman" w:hAnsi="Times New Roman" w:eastAsia="宋体"/>
          <w:b/>
          <w:bCs/>
          <w:sz w:val="24"/>
        </w:rPr>
      </w:pPr>
      <w:r>
        <w:rPr>
          <w:rFonts w:hint="eastAsia" w:ascii="Times New Roman" w:hAnsi="Times New Roman" w:eastAsia="宋体"/>
          <w:b/>
          <w:bCs/>
          <w:sz w:val="24"/>
        </w:rPr>
        <w:t xml:space="preserve"> 　　　　return window.getComputedStyle(obj, null)[attr]; </w:t>
      </w:r>
    </w:p>
    <w:p>
      <w:pPr>
        <w:jc w:val="left"/>
        <w:rPr>
          <w:rFonts w:ascii="Times New Roman" w:hAnsi="Times New Roman" w:eastAsia="宋体"/>
          <w:b/>
          <w:bCs/>
          <w:sz w:val="24"/>
        </w:rPr>
      </w:pPr>
      <w:r>
        <w:rPr>
          <w:rFonts w:hint="eastAsia" w:ascii="Times New Roman" w:hAnsi="Times New Roman" w:eastAsia="宋体"/>
          <w:b/>
          <w:bCs/>
          <w:sz w:val="24"/>
        </w:rPr>
        <w:t xml:space="preserve"> 　    }</w:t>
      </w:r>
    </w:p>
    <w:p>
      <w:pPr>
        <w:jc w:val="left"/>
        <w:rPr>
          <w:rFonts w:ascii="Times New Roman" w:hAnsi="Times New Roman" w:eastAsia="宋体"/>
          <w:b/>
          <w:bCs/>
          <w:sz w:val="24"/>
        </w:rPr>
      </w:pPr>
      <w:r>
        <w:rPr>
          <w:rFonts w:hint="eastAsia" w:ascii="Times New Roman" w:hAnsi="Times New Roman" w:eastAsia="宋体"/>
          <w:b/>
          <w:bCs/>
          <w:sz w:val="24"/>
        </w:rPr>
        <w:t xml:space="preserve"> 　 }</w:t>
      </w: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4. 阻止事件冒泡传播：</w:t>
      </w:r>
    </w:p>
    <w:p>
      <w:pPr>
        <w:jc w:val="left"/>
        <w:rPr>
          <w:rFonts w:ascii="Times New Roman" w:hAnsi="Times New Roman" w:eastAsia="宋体"/>
          <w:b/>
          <w:bCs/>
          <w:sz w:val="24"/>
        </w:rPr>
      </w:pP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5. 阻止事件默认行为：</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//js阻止默认事件   一般阻止a链接href，form表单submit提交</w:t>
      </w:r>
    </w:p>
    <w:p>
      <w:pPr>
        <w:jc w:val="left"/>
        <w:rPr>
          <w:rFonts w:ascii="Times New Roman" w:hAnsi="Times New Roman" w:eastAsia="宋体"/>
          <w:b/>
          <w:bCs/>
          <w:sz w:val="24"/>
        </w:rPr>
      </w:pPr>
      <w:r>
        <w:rPr>
          <w:rFonts w:ascii="Times New Roman" w:hAnsi="Times New Roman" w:eastAsia="宋体"/>
          <w:b/>
          <w:bCs/>
          <w:sz w:val="24"/>
        </w:rPr>
        <w:t xml:space="preserve">  </w:t>
      </w:r>
    </w:p>
    <w:p>
      <w:pPr>
        <w:jc w:val="left"/>
        <w:rPr>
          <w:rFonts w:ascii="Times New Roman" w:hAnsi="Times New Roman" w:eastAsia="宋体"/>
          <w:b/>
          <w:bCs/>
          <w:color w:val="984807" w:themeColor="accent6" w:themeShade="80"/>
          <w:sz w:val="24"/>
        </w:rPr>
      </w:pPr>
      <w:r>
        <w:rPr>
          <w:rFonts w:hint="eastAsia" w:ascii="Times New Roman" w:hAnsi="Times New Roman" w:eastAsia="宋体"/>
          <w:b/>
          <w:bCs/>
          <w:color w:val="984807" w:themeColor="accent6" w:themeShade="80"/>
          <w:sz w:val="24"/>
        </w:rPr>
        <w:t>6. ajax兼容问题</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IE： ActiveXObject</w:t>
      </w:r>
    </w:p>
    <w:p>
      <w:pPr>
        <w:jc w:val="left"/>
        <w:rPr>
          <w:rFonts w:ascii="Times New Roman" w:hAnsi="Times New Roman" w:eastAsia="宋体"/>
          <w:b/>
          <w:bCs/>
          <w:sz w:val="24"/>
        </w:rPr>
      </w:pPr>
      <w:r>
        <w:rPr>
          <w:rFonts w:hint="eastAsia" w:ascii="Times New Roman" w:hAnsi="Times New Roman" w:eastAsia="宋体"/>
          <w:b/>
          <w:bCs/>
          <w:sz w:val="24"/>
        </w:rPr>
        <w:t>其他： xmlHttpReuest</w:t>
      </w:r>
    </w:p>
    <w:p>
      <w:pPr>
        <w:jc w:val="left"/>
        <w:rPr>
          <w:rFonts w:ascii="Times New Roman" w:hAnsi="Times New Roman" w:eastAsia="宋体"/>
          <w:b/>
          <w:bCs/>
          <w:sz w:val="24"/>
        </w:rPr>
      </w:pPr>
    </w:p>
    <w:p>
      <w:pPr>
        <w:jc w:val="left"/>
        <w:rPr>
          <w:rFonts w:ascii="Times New Roman" w:hAnsi="Times New Roman" w:eastAsia="宋体"/>
          <w:b/>
          <w:bCs/>
          <w:sz w:val="24"/>
        </w:rPr>
      </w:pPr>
      <w:r>
        <w:rPr>
          <w:rFonts w:hint="eastAsia" w:ascii="Times New Roman" w:hAnsi="Times New Roman" w:eastAsia="宋体"/>
          <w:b/>
          <w:bCs/>
          <w:sz w:val="24"/>
        </w:rPr>
        <w:t>在IE6以前不是用XMLHttpRequest创建的，所以我们要兼容ie6以前的浏览器要判断他有没有XMLHttpRequest()</w:t>
      </w:r>
    </w:p>
    <w:p>
      <w:pPr>
        <w:jc w:val="left"/>
        <w:rPr>
          <w:rFonts w:ascii="Times New Roman" w:hAnsi="Times New Roman" w:eastAsia="宋体"/>
          <w:b/>
          <w:bCs/>
          <w:sz w:val="24"/>
        </w:rPr>
      </w:pPr>
    </w:p>
    <w:p>
      <w:pPr>
        <w:jc w:val="left"/>
        <w:rPr>
          <w:rFonts w:ascii="Times New Roman" w:hAnsi="Times New Roman" w:eastAsia="宋体"/>
          <w:b/>
          <w:bCs/>
          <w:sz w:val="24"/>
        </w:rPr>
      </w:pPr>
    </w:p>
    <w:p>
      <w:pPr>
        <w:jc w:val="left"/>
        <w:rPr>
          <w:rFonts w:ascii="Times New Roman" w:hAnsi="Times New Roman" w:eastAsia="宋体"/>
          <w:b/>
          <w:bCs/>
          <w:color w:val="FF0000"/>
          <w:sz w:val="28"/>
          <w:szCs w:val="22"/>
        </w:rPr>
      </w:pPr>
      <w:r>
        <w:rPr>
          <w:rFonts w:hint="eastAsia" w:ascii="Times New Roman" w:hAnsi="Times New Roman" w:eastAsia="宋体"/>
          <w:b/>
          <w:bCs/>
          <w:color w:val="FF0000"/>
          <w:sz w:val="28"/>
          <w:szCs w:val="22"/>
        </w:rPr>
        <w:t>6.性能优化方面，提升页面的响应速度，考虑过哪些关键的点，</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1、首屏加载优化</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2、路由懒加载</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path: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name: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'home'</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component: () =&gt; </w:t>
      </w:r>
      <w:r>
        <w:rPr>
          <w:rStyle w:val="45"/>
          <w:rFonts w:ascii="黑体" w:hAnsi="黑体" w:eastAsia="黑体"/>
          <w:color w:val="595959" w:themeColor="text1" w:themeTint="A6"/>
          <w:spacing w:val="3"/>
          <w14:textFill>
            <w14:solidFill>
              <w14:schemeClr w14:val="tx1">
                <w14:lumMod w14:val="65000"/>
                <w14:lumOff w14:val="35000"/>
              </w14:schemeClr>
            </w14:solidFill>
          </w14:textFill>
        </w:rPr>
        <w:t>import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r>
        <w:rPr>
          <w:rStyle w:val="48"/>
          <w:rFonts w:ascii="黑体" w:hAnsi="黑体" w:eastAsia="黑体"/>
          <w:color w:val="595959" w:themeColor="text1" w:themeTint="A6"/>
          <w:spacing w:val="3"/>
          <w14:textFill>
            <w14:solidFill>
              <w14:schemeClr w14:val="tx1">
                <w14:lumMod w14:val="65000"/>
                <w14:lumOff w14:val="35000"/>
              </w14:schemeClr>
            </w14:solidFill>
          </w14:textFill>
        </w:rPr>
        <w:t>'./views/home/index.vue'</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meta: { isShowHead: </w:t>
      </w:r>
      <w:r>
        <w:rPr>
          <w:rStyle w:val="51"/>
          <w:rFonts w:ascii="黑体" w:hAnsi="黑体" w:eastAsia="黑体"/>
          <w:color w:val="595959" w:themeColor="text1" w:themeTint="A6"/>
          <w:spacing w:val="3"/>
          <w14:textFill>
            <w14:solidFill>
              <w14:schemeClr w14:val="tx1">
                <w14:lumMod w14:val="65000"/>
                <w14:lumOff w14:val="35000"/>
              </w14:schemeClr>
            </w14:solidFill>
          </w14:textFill>
        </w:rPr>
        <w:t>true</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3、开启服务器 Gzip</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开启 Gzip 就是一种压缩技术，需要前端提供压缩包，然后在服务器开启压缩，文件在服务器压缩后传给浏览器，浏览器解压后进行再进行解析。首先安装 webpack 提供的</w:t>
      </w:r>
      <w:r>
        <w:rPr>
          <w:rStyle w:val="28"/>
          <w:rFonts w:ascii="黑体" w:hAnsi="黑体" w:eastAsia="黑体"/>
          <w:color w:val="595959" w:themeColor="text1" w:themeTint="A6"/>
          <w:spacing w:val="3"/>
          <w:shd w:val="clear" w:color="auto" w:fill="F7F7F7"/>
          <w14:textFill>
            <w14:solidFill>
              <w14:schemeClr w14:val="tx1">
                <w14:lumMod w14:val="65000"/>
                <w14:lumOff w14:val="35000"/>
              </w14:schemeClr>
            </w14:solidFill>
          </w14:textFill>
        </w:rPr>
        <w:t>compression-webpack-plugin</w:t>
      </w:r>
      <w:r>
        <w:rPr>
          <w:rFonts w:ascii="黑体" w:hAnsi="黑体" w:eastAsia="黑体"/>
          <w:color w:val="595959" w:themeColor="text1" w:themeTint="A6"/>
          <w:sz w:val="22"/>
          <w:szCs w:val="22"/>
          <w14:textFill>
            <w14:solidFill>
              <w14:schemeClr w14:val="tx1">
                <w14:lumMod w14:val="65000"/>
                <w14:lumOff w14:val="35000"/>
              </w14:schemeClr>
            </w14:solidFill>
          </w14:textFill>
        </w:rPr>
        <w:t>进行压缩,然后在 vue.config.js：</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45"/>
          <w:rFonts w:ascii="黑体" w:hAnsi="黑体" w:eastAsia="黑体"/>
          <w:color w:val="595959" w:themeColor="text1" w:themeTint="A6"/>
          <w:spacing w:val="3"/>
          <w14:textFill>
            <w14:solidFill>
              <w14:schemeClr w14:val="tx1">
                <w14:lumMod w14:val="65000"/>
                <w14:lumOff w14:val="35000"/>
              </w14:schemeClr>
            </w14:solidFill>
          </w14:textFill>
        </w:rPr>
        <w:t>const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CompressionWebpackPlugin = </w:t>
      </w:r>
      <w:r>
        <w:rPr>
          <w:rStyle w:val="49"/>
          <w:rFonts w:ascii="黑体" w:hAnsi="黑体" w:eastAsia="黑体"/>
          <w:color w:val="595959" w:themeColor="text1" w:themeTint="A6"/>
          <w:spacing w:val="3"/>
          <w14:textFill>
            <w14:solidFill>
              <w14:schemeClr w14:val="tx1">
                <w14:lumMod w14:val="65000"/>
                <w14:lumOff w14:val="35000"/>
              </w14:schemeClr>
            </w14:solidFill>
          </w14:textFill>
        </w:rPr>
        <w:t>require</w:t>
      </w: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r>
        <w:rPr>
          <w:rStyle w:val="48"/>
          <w:rFonts w:ascii="黑体" w:hAnsi="黑体" w:eastAsia="黑体"/>
          <w:color w:val="595959" w:themeColor="text1" w:themeTint="A6"/>
          <w:spacing w:val="3"/>
          <w14:textFill>
            <w14:solidFill>
              <w14:schemeClr w14:val="tx1">
                <w14:lumMod w14:val="65000"/>
                <w14:lumOff w14:val="35000"/>
              </w14:schemeClr>
            </w14:solidFill>
          </w14:textFill>
        </w:rPr>
        <w:t>'compression-webpack-plugin'</w:t>
      </w: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45"/>
          <w:rFonts w:ascii="黑体" w:hAnsi="黑体" w:eastAsia="黑体"/>
          <w:color w:val="595959" w:themeColor="text1" w:themeTint="A6"/>
          <w:spacing w:val="3"/>
          <w14:textFill>
            <w14:solidFill>
              <w14:schemeClr w14:val="tx1">
                <w14:lumMod w14:val="65000"/>
                <w14:lumOff w14:val="35000"/>
              </w14:schemeClr>
            </w14:solidFill>
          </w14:textFill>
        </w:rPr>
        <w:t>const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productionGzipExtensions =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'js'</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'css'</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]......plugins: [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r>
        <w:rPr>
          <w:rStyle w:val="45"/>
          <w:rFonts w:ascii="黑体" w:hAnsi="黑体" w:eastAsia="黑体"/>
          <w:color w:val="595959" w:themeColor="text1" w:themeTint="A6"/>
          <w:spacing w:val="3"/>
          <w14:textFill>
            <w14:solidFill>
              <w14:schemeClr w14:val="tx1">
                <w14:lumMod w14:val="65000"/>
                <w14:lumOff w14:val="35000"/>
              </w14:schemeClr>
            </w14:solidFill>
          </w14:textFill>
        </w:rPr>
        <w:t>new</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CompressionWebpackPlugin(</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algorithm: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'gzip'</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test:     </w:t>
      </w:r>
      <w:r>
        <w:rPr>
          <w:rStyle w:val="45"/>
          <w:rFonts w:ascii="黑体" w:hAnsi="黑体" w:eastAsia="黑体"/>
          <w:color w:val="595959" w:themeColor="text1" w:themeTint="A6"/>
          <w:spacing w:val="3"/>
          <w14:textFill>
            <w14:solidFill>
              <w14:schemeClr w14:val="tx1">
                <w14:lumMod w14:val="65000"/>
                <w14:lumOff w14:val="35000"/>
              </w14:schemeClr>
            </w14:solidFill>
          </w14:textFill>
        </w:rPr>
        <w:t>new</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r>
        <w:rPr>
          <w:rStyle w:val="49"/>
          <w:rFonts w:ascii="黑体" w:hAnsi="黑体" w:eastAsia="黑体"/>
          <w:color w:val="595959" w:themeColor="text1" w:themeTint="A6"/>
          <w:spacing w:val="3"/>
          <w14:textFill>
            <w14:solidFill>
              <w14:schemeClr w14:val="tx1">
                <w14:lumMod w14:val="65000"/>
                <w14:lumOff w14:val="35000"/>
              </w14:schemeClr>
            </w14:solidFill>
          </w14:textFill>
        </w:rPr>
        <w:t>RegExp</w:t>
      </w: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r>
        <w:rPr>
          <w:rStyle w:val="48"/>
          <w:rFonts w:ascii="黑体" w:hAnsi="黑体" w:eastAsia="黑体"/>
          <w:color w:val="595959" w:themeColor="text1" w:themeTint="A6"/>
          <w:spacing w:val="3"/>
          <w14:textFill>
            <w14:solidFill>
              <w14:schemeClr w14:val="tx1">
                <w14:lumMod w14:val="65000"/>
                <w14:lumOff w14:val="35000"/>
              </w14:schemeClr>
            </w14:solidFill>
          </w14:textFill>
        </w:rPr>
        <w: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 productionGzipExtensions.join(</w:t>
      </w:r>
      <w:r>
        <w:rPr>
          <w:rStyle w:val="48"/>
          <w:rFonts w:ascii="黑体" w:hAnsi="黑体" w:eastAsia="黑体"/>
          <w:color w:val="595959" w:themeColor="text1" w:themeTint="A6"/>
          <w:spacing w:val="3"/>
          <w14:textFill>
            <w14:solidFill>
              <w14:schemeClr w14:val="tx1">
                <w14:lumMod w14:val="65000"/>
                <w14:lumOff w14:val="35000"/>
              </w14:schemeClr>
            </w14:solidFill>
          </w14:textFill>
        </w:rPr>
        <w: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                 </w:t>
      </w:r>
      <w:r>
        <w:rPr>
          <w:rStyle w:val="48"/>
          <w:rFonts w:ascii="黑体" w:hAnsi="黑体" w:eastAsia="黑体"/>
          <w:color w:val="595959" w:themeColor="text1" w:themeTint="A6"/>
          <w:spacing w:val="3"/>
          <w14:textFill>
            <w14:solidFill>
              <w14:schemeClr w14:val="tx1">
                <w14:lumMod w14:val="65000"/>
                <w14:lumOff w14:val="35000"/>
              </w14:schemeClr>
            </w14:solidFill>
          </w14:textFill>
        </w:rPr>
        <w:t>')$'</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threshold: </w:t>
      </w:r>
      <w:r>
        <w:rPr>
          <w:rStyle w:val="43"/>
          <w:rFonts w:ascii="黑体" w:hAnsi="黑体" w:eastAsia="黑体"/>
          <w:color w:val="595959" w:themeColor="text1" w:themeTint="A6"/>
          <w:spacing w:val="3"/>
          <w14:textFill>
            <w14:solidFill>
              <w14:schemeClr w14:val="tx1">
                <w14:lumMod w14:val="65000"/>
                <w14:lumOff w14:val="35000"/>
              </w14:schemeClr>
            </w14:solidFill>
          </w14:textFill>
        </w:rPr>
        <w:t>10240</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minRatio: </w:t>
      </w:r>
      <w:r>
        <w:rPr>
          <w:rStyle w:val="43"/>
          <w:rFonts w:ascii="黑体" w:hAnsi="黑体" w:eastAsia="黑体"/>
          <w:color w:val="595959" w:themeColor="text1" w:themeTint="A6"/>
          <w:spacing w:val="3"/>
          <w14:textFill>
            <w14:solidFill>
              <w14:schemeClr w14:val="tx1">
                <w14:lumMod w14:val="65000"/>
                <w14:lumOff w14:val="35000"/>
              </w14:schemeClr>
            </w14:solidFill>
          </w14:textFill>
        </w:rPr>
        <w:t>0.8</w:t>
      </w: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4、启动 CDN 加速</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我们继续采用 cdn 的方式来引入一些第三方资源，就可以缓解我们服务器的压力，原理是将我们的压力分给其他服务器点。</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5、代码层面优化</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computed 和 watch 区分使用场景</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computed： 是计算属性，依赖其它属性值，并且 computed 的值有缓存，只有它依赖的属性值发生改变，下一次获取 computed 的值时才会重新计算 computed 的值。当我们需要进行数值计算，并且依赖于其它数据时，应该使用 computed，因为可以利用 computed 的缓存特性，避免每次获取值时，都要重新计算；</w:t>
      </w:r>
    </w:p>
    <w:p>
      <w:pPr>
        <w:rPr>
          <w:rStyle w:val="28"/>
          <w:rFonts w:ascii="黑体" w:hAnsi="黑体" w:eastAsia="黑体"/>
          <w:color w:val="595959" w:themeColor="text1" w:themeTint="A6"/>
          <w:spacing w:val="3"/>
          <w14:textFill>
            <w14:solidFill>
              <w14:schemeClr w14:val="tx1">
                <w14:lumMod w14:val="65000"/>
                <w14:lumOff w14:val="35000"/>
              </w14:schemeClr>
            </w14:solidFill>
          </w14:textFill>
        </w:rPr>
      </w:pPr>
      <w:r>
        <w:rPr>
          <w:rStyle w:val="28"/>
          <w:rFonts w:ascii="黑体" w:hAnsi="黑体" w:eastAsia="黑体"/>
          <w:color w:val="595959" w:themeColor="text1" w:themeTint="A6"/>
          <w:spacing w:val="3"/>
          <w14:textFill>
            <w14:solidFill>
              <w14:schemeClr w14:val="tx1">
                <w14:lumMod w14:val="65000"/>
                <w14:lumOff w14:val="35000"/>
              </w14:schemeClr>
            </w14:solidFill>
          </w14:textFill>
        </w:rPr>
        <w:t xml:space="preserve">  watch：类似于某些数据的监听回调 ，每当监听的数据变化时都会执行回调进行后续操作；当我们需要在数据变化时执行异步或开销较大的操作时，应该使用 watch，使用 watch 选项允许我们执行异步操作 ( 访问一个 API )，限制我们执行该操作的频率，并在我们得到最终结果前，设置中间状态。这些都是计算属性无法做到的。</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v-if 和 v-show 区分使用场景 v-if 适用于在运行时很少改变条件，不需要频繁切换条件的场景；v-show 则适用于需要非常频繁切换条件的场景。这里要说的优化点在于减少页面中 dom 总数，我比较倾向于使用 v-if，因为减少了 dom 数量。</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r>
        <w:rPr>
          <w:rFonts w:ascii="黑体" w:hAnsi="黑体" w:eastAsia="黑体"/>
          <w:color w:val="595959" w:themeColor="text1" w:themeTint="A6"/>
          <w:sz w:val="22"/>
          <w:szCs w:val="22"/>
          <w14:textFill>
            <w14:solidFill>
              <w14:schemeClr w14:val="tx1">
                <w14:lumMod w14:val="65000"/>
                <w14:lumOff w14:val="35000"/>
              </w14:schemeClr>
            </w14:solidFill>
          </w14:textFill>
        </w:rPr>
        <w:t>v-for 遍历必须为 item 添加 key，且避免同时使用 v-if v-for 遍历必须为 item 添加 key，循环调用子组件时添加 key，key 可以唯一标识一个循环个体，可以使用例如 item.id 作为 key 避免同时使用 v-if，v-for 比 v-if 优先级高，如果每一次都需要遍历整个数组，将会影响速度。</w:t>
      </w:r>
    </w:p>
    <w:p>
      <w:pPr>
        <w:rPr>
          <w:rFonts w:ascii="黑体" w:hAnsi="黑体" w:eastAsia="黑体"/>
          <w:color w:val="595959" w:themeColor="text1" w:themeTint="A6"/>
          <w:sz w:val="22"/>
          <w:szCs w:val="22"/>
          <w14:textFill>
            <w14:solidFill>
              <w14:schemeClr w14:val="tx1">
                <w14:lumMod w14:val="65000"/>
                <w14:lumOff w14:val="35000"/>
              </w14:schemeClr>
            </w14:solidFill>
          </w14:textFill>
        </w:rPr>
      </w:pPr>
    </w:p>
    <w:p>
      <w:pPr>
        <w:rPr>
          <w:rFonts w:ascii="黑体" w:hAnsi="黑体" w:eastAsia="黑体"/>
        </w:rPr>
      </w:pPr>
      <w:r>
        <w:rPr>
          <w:rFonts w:ascii="黑体" w:hAnsi="黑体" w:eastAsia="黑体"/>
        </w:rPr>
        <w:t>6、Webpack 对图片进行压缩</w:t>
      </w:r>
    </w:p>
    <w:p>
      <w:pPr>
        <w:rPr>
          <w:rFonts w:ascii="黑体" w:hAnsi="黑体" w:eastAsia="黑体"/>
        </w:rPr>
      </w:pPr>
      <w:r>
        <w:rPr>
          <w:rFonts w:ascii="黑体" w:hAnsi="黑体" w:eastAsia="黑体"/>
        </w:rPr>
        <w:t>7、避免内存泄漏</w:t>
      </w:r>
    </w:p>
    <w:p>
      <w:pPr>
        <w:rPr>
          <w:rFonts w:ascii="黑体" w:hAnsi="黑体" w:eastAsia="黑体"/>
        </w:rPr>
      </w:pPr>
      <w:r>
        <w:rPr>
          <w:rFonts w:ascii="黑体" w:hAnsi="黑体" w:eastAsia="黑体"/>
        </w:rPr>
        <w:t>8、减少 ES6 转为 ES5 的冗余代码</w:t>
      </w:r>
    </w:p>
    <w:p>
      <w:pPr>
        <w:jc w:val="left"/>
        <w:rPr>
          <w:rFonts w:ascii="Times New Roman" w:hAnsi="Times New Roman" w:eastAsia="宋体"/>
          <w:b/>
          <w:bCs/>
          <w:sz w:val="24"/>
        </w:rPr>
      </w:pPr>
    </w:p>
    <w:p>
      <w:pPr>
        <w:jc w:val="left"/>
        <w:rPr>
          <w:rFonts w:ascii="Times New Roman" w:hAnsi="Times New Roman" w:eastAsia="宋体"/>
          <w:b/>
          <w:bCs/>
          <w:color w:val="FF0000"/>
          <w:sz w:val="28"/>
          <w:szCs w:val="22"/>
        </w:rPr>
      </w:pPr>
      <w:r>
        <w:rPr>
          <w:rFonts w:hint="eastAsia" w:ascii="Times New Roman" w:hAnsi="Times New Roman" w:eastAsia="宋体"/>
          <w:b/>
          <w:bCs/>
          <w:color w:val="FF0000"/>
          <w:sz w:val="28"/>
          <w:szCs w:val="22"/>
        </w:rPr>
        <w:t>7.webpack打包，压缩，都用过哪些插件</w:t>
      </w:r>
    </w:p>
    <w:p>
      <w:pPr>
        <w:rPr>
          <w:b/>
          <w:bCs/>
          <w:color w:val="262626" w:themeColor="text1" w:themeTint="D9"/>
          <w:sz w:val="22"/>
          <w:szCs w:val="22"/>
          <w14:textFill>
            <w14:solidFill>
              <w14:schemeClr w14:val="tx1">
                <w14:lumMod w14:val="85000"/>
                <w14:lumOff w14:val="15000"/>
              </w14:schemeClr>
            </w14:solidFill>
          </w14:textFill>
        </w:rPr>
      </w:pPr>
      <w:r>
        <w:rPr>
          <w:rFonts w:hint="eastAsia"/>
          <w:b/>
          <w:bCs/>
          <w:color w:val="262626" w:themeColor="text1" w:themeTint="D9"/>
          <w:sz w:val="22"/>
          <w:szCs w:val="22"/>
          <w14:textFill>
            <w14:solidFill>
              <w14:schemeClr w14:val="tx1">
                <w14:lumMod w14:val="85000"/>
                <w14:lumOff w14:val="15000"/>
              </w14:schemeClr>
            </w14:solidFill>
          </w14:textFill>
        </w:rPr>
        <w:t>Plugin</w:t>
      </w:r>
    </w:p>
    <w:p>
      <w:pPr>
        <w:ind w:firstLine="442" w:firstLineChars="200"/>
        <w:rPr>
          <w:rFonts w:ascii="Arial" w:hAnsi="Arial" w:eastAsia="宋体" w:cs="Arial"/>
          <w:b/>
          <w:bCs/>
          <w:color w:val="CA7491"/>
          <w:sz w:val="22"/>
          <w:szCs w:val="22"/>
        </w:rPr>
      </w:pPr>
      <w:r>
        <w:rPr>
          <w:rFonts w:ascii="Arial" w:hAnsi="Arial" w:cs="Arial"/>
          <w:b/>
          <w:bCs/>
          <w:color w:val="CA7491"/>
          <w:sz w:val="22"/>
          <w:szCs w:val="22"/>
        </w:rPr>
        <w:t>plugin 是一个扩展器，它丰富了 webpack 本身，针对是 loader 结束后，webpack 打包的整个过程，它并不直接操作文件，而是基于事件机制工作，会监听 webpack 打包过程中的某些节点，执行广泛的任务。</w:t>
      </w:r>
    </w:p>
    <w:p>
      <w:pPr>
        <w:rPr>
          <w:rFonts w:ascii="Arial" w:hAnsi="Arial" w:cs="Arial"/>
          <w:b/>
          <w:bCs/>
          <w:color w:val="CA7491"/>
          <w:sz w:val="22"/>
          <w:szCs w:val="22"/>
        </w:rPr>
      </w:pPr>
      <w:r>
        <w:rPr>
          <w:rFonts w:ascii="Arial" w:hAnsi="Arial" w:cs="Arial"/>
          <w:b/>
          <w:bCs/>
          <w:color w:val="CA7491"/>
          <w:sz w:val="22"/>
          <w:szCs w:val="22"/>
        </w:rPr>
        <w:t>Plugin 的特点</w:t>
      </w:r>
    </w:p>
    <w:p>
      <w:pPr>
        <w:rPr>
          <w:rFonts w:ascii="Arial" w:hAnsi="Arial" w:cs="Arial"/>
          <w:b/>
          <w:bCs/>
          <w:color w:val="CA7491"/>
          <w:sz w:val="22"/>
          <w:szCs w:val="22"/>
        </w:rPr>
      </w:pPr>
      <w:r>
        <w:rPr>
          <w:rFonts w:ascii="Arial" w:hAnsi="Arial" w:cs="Arial"/>
          <w:b/>
          <w:bCs/>
          <w:color w:val="CA7491"/>
          <w:sz w:val="22"/>
          <w:szCs w:val="22"/>
        </w:rPr>
        <w:t>是一个独立的模块</w:t>
      </w:r>
    </w:p>
    <w:p>
      <w:pPr>
        <w:rPr>
          <w:rFonts w:ascii="Arial" w:hAnsi="Arial" w:cs="Arial"/>
          <w:b/>
          <w:bCs/>
          <w:color w:val="CA7491"/>
          <w:sz w:val="22"/>
          <w:szCs w:val="22"/>
        </w:rPr>
      </w:pPr>
      <w:r>
        <w:rPr>
          <w:rFonts w:ascii="Arial" w:hAnsi="Arial" w:cs="Arial"/>
          <w:b/>
          <w:bCs/>
          <w:color w:val="CA7491"/>
          <w:sz w:val="22"/>
          <w:szCs w:val="22"/>
        </w:rPr>
        <w:t>模块对外暴露一个 js 函数</w:t>
      </w:r>
    </w:p>
    <w:p>
      <w:pPr>
        <w:rPr>
          <w:rFonts w:ascii="Arial" w:hAnsi="Arial" w:cs="Arial"/>
          <w:b/>
          <w:bCs/>
          <w:color w:val="CA7491"/>
          <w:sz w:val="22"/>
          <w:szCs w:val="22"/>
        </w:rPr>
      </w:pPr>
      <w:r>
        <w:rPr>
          <w:rFonts w:ascii="Arial" w:hAnsi="Arial" w:cs="Arial"/>
          <w:b/>
          <w:bCs/>
          <w:color w:val="CA7491"/>
          <w:sz w:val="22"/>
          <w:szCs w:val="22"/>
        </w:rPr>
        <w:t>函数的原型 </w:t>
      </w:r>
      <w:r>
        <w:rPr>
          <w:rStyle w:val="28"/>
          <w:rFonts w:ascii="Source Code Pro" w:hAnsi="Source Code Pro"/>
          <w:b/>
          <w:bCs/>
          <w:color w:val="CA7491"/>
          <w:sz w:val="22"/>
          <w:szCs w:val="22"/>
          <w:shd w:val="clear" w:color="auto" w:fill="F9F2F4"/>
        </w:rPr>
        <w:t>(prototype)</w:t>
      </w:r>
      <w:r>
        <w:rPr>
          <w:rFonts w:ascii="Arial" w:hAnsi="Arial" w:cs="Arial"/>
          <w:b/>
          <w:bCs/>
          <w:color w:val="CA7491"/>
          <w:sz w:val="22"/>
          <w:szCs w:val="22"/>
        </w:rPr>
        <w:t> 上定义了一个注入 </w:t>
      </w:r>
      <w:r>
        <w:rPr>
          <w:rStyle w:val="28"/>
          <w:rFonts w:ascii="Source Code Pro" w:hAnsi="Source Code Pro"/>
          <w:b/>
          <w:bCs/>
          <w:color w:val="CA7491"/>
          <w:sz w:val="22"/>
          <w:szCs w:val="22"/>
          <w:shd w:val="clear" w:color="auto" w:fill="F9F2F4"/>
        </w:rPr>
        <w:t>compiler</w:t>
      </w:r>
      <w:r>
        <w:rPr>
          <w:rFonts w:ascii="Arial" w:hAnsi="Arial" w:cs="Arial"/>
          <w:b/>
          <w:bCs/>
          <w:color w:val="CA7491"/>
          <w:sz w:val="22"/>
          <w:szCs w:val="22"/>
        </w:rPr>
        <w:t> 对象的 </w:t>
      </w:r>
      <w:r>
        <w:rPr>
          <w:rStyle w:val="28"/>
          <w:rFonts w:ascii="Source Code Pro" w:hAnsi="Source Code Pro"/>
          <w:b/>
          <w:bCs/>
          <w:color w:val="CA7491"/>
          <w:sz w:val="22"/>
          <w:szCs w:val="22"/>
          <w:shd w:val="clear" w:color="auto" w:fill="F9F2F4"/>
        </w:rPr>
        <w:t>apply</w:t>
      </w:r>
      <w:r>
        <w:rPr>
          <w:rFonts w:ascii="Arial" w:hAnsi="Arial" w:cs="Arial"/>
          <w:b/>
          <w:bCs/>
          <w:color w:val="CA7491"/>
          <w:sz w:val="22"/>
          <w:szCs w:val="22"/>
        </w:rPr>
        <w:t>方法 </w:t>
      </w:r>
      <w:r>
        <w:rPr>
          <w:rStyle w:val="28"/>
          <w:rFonts w:ascii="Source Code Pro" w:hAnsi="Source Code Pro"/>
          <w:b/>
          <w:bCs/>
          <w:color w:val="CA7491"/>
          <w:sz w:val="22"/>
          <w:szCs w:val="22"/>
          <w:shd w:val="clear" w:color="auto" w:fill="F9F2F4"/>
        </w:rPr>
        <w:t>apply</w:t>
      </w:r>
      <w:r>
        <w:rPr>
          <w:rFonts w:ascii="Arial" w:hAnsi="Arial" w:cs="Arial"/>
          <w:b/>
          <w:bCs/>
          <w:color w:val="CA7491"/>
          <w:sz w:val="22"/>
          <w:szCs w:val="22"/>
        </w:rPr>
        <w:t> 函数中需要有通过 </w:t>
      </w:r>
      <w:r>
        <w:rPr>
          <w:rStyle w:val="28"/>
          <w:rFonts w:ascii="Source Code Pro" w:hAnsi="Source Code Pro"/>
          <w:b/>
          <w:bCs/>
          <w:color w:val="CA7491"/>
          <w:sz w:val="22"/>
          <w:szCs w:val="22"/>
          <w:shd w:val="clear" w:color="auto" w:fill="F9F2F4"/>
        </w:rPr>
        <w:t>compiler</w:t>
      </w:r>
      <w:r>
        <w:rPr>
          <w:rFonts w:ascii="Arial" w:hAnsi="Arial" w:cs="Arial"/>
          <w:b/>
          <w:bCs/>
          <w:color w:val="CA7491"/>
          <w:sz w:val="22"/>
          <w:szCs w:val="22"/>
        </w:rPr>
        <w:t> 对象挂载的 </w:t>
      </w:r>
      <w:r>
        <w:rPr>
          <w:rStyle w:val="28"/>
          <w:rFonts w:ascii="Source Code Pro" w:hAnsi="Source Code Pro"/>
          <w:b/>
          <w:bCs/>
          <w:color w:val="CA7491"/>
          <w:sz w:val="22"/>
          <w:szCs w:val="22"/>
          <w:shd w:val="clear" w:color="auto" w:fill="F9F2F4"/>
        </w:rPr>
        <w:t>webpack</w:t>
      </w:r>
      <w:r>
        <w:rPr>
          <w:rFonts w:ascii="Arial" w:hAnsi="Arial" w:cs="Arial"/>
          <w:b/>
          <w:bCs/>
          <w:color w:val="CA7491"/>
          <w:sz w:val="22"/>
          <w:szCs w:val="22"/>
        </w:rPr>
        <w:t> 事件钩子，钩子的回调中能拿到当前编译的 </w:t>
      </w:r>
      <w:r>
        <w:rPr>
          <w:rStyle w:val="28"/>
          <w:rFonts w:ascii="Source Code Pro" w:hAnsi="Source Code Pro"/>
          <w:b/>
          <w:bCs/>
          <w:color w:val="CA7491"/>
          <w:sz w:val="22"/>
          <w:szCs w:val="22"/>
          <w:shd w:val="clear" w:color="auto" w:fill="F9F2F4"/>
        </w:rPr>
        <w:t>compilation</w:t>
      </w:r>
      <w:r>
        <w:rPr>
          <w:rFonts w:ascii="Arial" w:hAnsi="Arial" w:cs="Arial"/>
          <w:b/>
          <w:bCs/>
          <w:color w:val="CA7491"/>
          <w:sz w:val="22"/>
          <w:szCs w:val="22"/>
        </w:rPr>
        <w:t> 对象，如果是异步编译插件的话可以拿到回调 </w:t>
      </w:r>
      <w:r>
        <w:rPr>
          <w:rStyle w:val="28"/>
          <w:rFonts w:ascii="Source Code Pro" w:hAnsi="Source Code Pro"/>
          <w:b/>
          <w:bCs/>
          <w:color w:val="CA7491"/>
          <w:sz w:val="22"/>
          <w:szCs w:val="22"/>
          <w:shd w:val="clear" w:color="auto" w:fill="F9F2F4"/>
        </w:rPr>
        <w:t>callback</w:t>
      </w:r>
    </w:p>
    <w:p>
      <w:pPr>
        <w:rPr>
          <w:rFonts w:ascii="Arial" w:hAnsi="Arial" w:cs="Arial"/>
          <w:b/>
          <w:bCs/>
          <w:color w:val="CA7491"/>
          <w:sz w:val="22"/>
          <w:szCs w:val="22"/>
        </w:rPr>
      </w:pPr>
      <w:r>
        <w:rPr>
          <w:rFonts w:ascii="Arial" w:hAnsi="Arial" w:cs="Arial"/>
          <w:b/>
          <w:bCs/>
          <w:color w:val="CA7491"/>
          <w:sz w:val="22"/>
          <w:szCs w:val="22"/>
        </w:rPr>
        <w:t>完成自定义子编译流程并处理 </w:t>
      </w:r>
      <w:r>
        <w:rPr>
          <w:rStyle w:val="28"/>
          <w:rFonts w:ascii="Source Code Pro" w:hAnsi="Source Code Pro"/>
          <w:b/>
          <w:bCs/>
          <w:color w:val="CA7491"/>
          <w:sz w:val="22"/>
          <w:szCs w:val="22"/>
          <w:shd w:val="clear" w:color="auto" w:fill="F9F2F4"/>
        </w:rPr>
        <w:t>complition</w:t>
      </w:r>
      <w:r>
        <w:rPr>
          <w:rFonts w:ascii="Arial" w:hAnsi="Arial" w:cs="Arial"/>
          <w:b/>
          <w:bCs/>
          <w:color w:val="CA7491"/>
          <w:sz w:val="22"/>
          <w:szCs w:val="22"/>
        </w:rPr>
        <w:t> 对象的内部数据</w:t>
      </w:r>
    </w:p>
    <w:p>
      <w:pPr>
        <w:rPr>
          <w:rFonts w:ascii="Arial" w:hAnsi="Arial" w:cs="Arial"/>
          <w:b/>
          <w:bCs/>
          <w:color w:val="CA7491"/>
          <w:sz w:val="22"/>
          <w:szCs w:val="22"/>
        </w:rPr>
      </w:pPr>
      <w:r>
        <w:rPr>
          <w:rFonts w:ascii="Arial" w:hAnsi="Arial" w:cs="Arial"/>
          <w:b/>
          <w:bCs/>
          <w:color w:val="CA7491"/>
          <w:sz w:val="22"/>
          <w:szCs w:val="22"/>
        </w:rPr>
        <w:t>如果异步编译插件的话，数据处理完成后执行 </w:t>
      </w:r>
      <w:r>
        <w:rPr>
          <w:rStyle w:val="28"/>
          <w:rFonts w:ascii="Source Code Pro" w:hAnsi="Source Code Pro"/>
          <w:b/>
          <w:bCs/>
          <w:color w:val="CA7491"/>
          <w:sz w:val="22"/>
          <w:szCs w:val="22"/>
          <w:shd w:val="clear" w:color="auto" w:fill="F9F2F4"/>
        </w:rPr>
        <w:t>callback</w:t>
      </w:r>
      <w:r>
        <w:rPr>
          <w:rFonts w:ascii="Arial" w:hAnsi="Arial" w:cs="Arial"/>
          <w:b/>
          <w:bCs/>
          <w:color w:val="CA7491"/>
          <w:sz w:val="22"/>
          <w:szCs w:val="22"/>
        </w:rPr>
        <w:t> 回调。</w:t>
      </w:r>
    </w:p>
    <w:p>
      <w:pPr>
        <w:rPr>
          <w:rFonts w:ascii="Arial" w:hAnsi="Arial" w:cs="Arial"/>
          <w:b/>
          <w:bCs/>
          <w:color w:val="CA7491"/>
          <w:sz w:val="22"/>
          <w:szCs w:val="22"/>
        </w:rPr>
      </w:pPr>
      <w:r>
        <w:rPr>
          <w:rFonts w:ascii="Arial" w:hAnsi="Arial" w:cs="Arial"/>
          <w:b/>
          <w:bCs/>
          <w:color w:val="CA7491"/>
          <w:sz w:val="22"/>
          <w:szCs w:val="22"/>
        </w:rPr>
        <w:t>下面介绍 18 个常用的 webpack 插件</w:t>
      </w:r>
    </w:p>
    <w:p>
      <w:pPr>
        <w:rPr>
          <w:rFonts w:ascii="Arial" w:hAnsi="Arial" w:cs="Arial"/>
          <w:b/>
          <w:bCs/>
          <w:color w:val="CA7491"/>
          <w:sz w:val="22"/>
          <w:szCs w:val="22"/>
        </w:rPr>
      </w:pPr>
    </w:p>
    <w:p>
      <w:pPr>
        <w:rPr>
          <w:rFonts w:cs="宋体"/>
          <w:b/>
          <w:bCs/>
          <w:color w:val="262626" w:themeColor="text1" w:themeTint="D9"/>
          <w:sz w:val="22"/>
          <w:szCs w:val="22"/>
          <w14:textFill>
            <w14:solidFill>
              <w14:schemeClr w14:val="tx1">
                <w14:lumMod w14:val="85000"/>
                <w14:lumOff w14:val="15000"/>
              </w14:schemeClr>
            </w14:solidFill>
          </w14:textFill>
        </w:rPr>
      </w:pPr>
      <w:bookmarkStart w:id="3" w:name="t1"/>
      <w:bookmarkEnd w:id="3"/>
      <w:r>
        <w:rPr>
          <w:rFonts w:hint="eastAsia"/>
          <w:b/>
          <w:bCs/>
          <w:color w:val="262626" w:themeColor="text1" w:themeTint="D9"/>
          <w:sz w:val="22"/>
          <w:szCs w:val="22"/>
          <w14:textFill>
            <w14:solidFill>
              <w14:schemeClr w14:val="tx1">
                <w14:lumMod w14:val="85000"/>
                <w14:lumOff w14:val="15000"/>
              </w14:schemeClr>
            </w14:solidFill>
          </w14:textFill>
        </w:rPr>
        <w:t>HotModuleReplacementPlugin</w:t>
      </w:r>
    </w:p>
    <w:p>
      <w:pPr>
        <w:rPr>
          <w:rFonts w:ascii="Arial" w:hAnsi="Arial" w:eastAsia="宋体" w:cs="Arial"/>
          <w:b/>
          <w:bCs/>
          <w:color w:val="CA7491"/>
          <w:sz w:val="22"/>
          <w:szCs w:val="22"/>
        </w:rPr>
      </w:pPr>
      <w:r>
        <w:rPr>
          <w:rFonts w:ascii="Arial" w:hAnsi="Arial" w:cs="Arial"/>
          <w:b/>
          <w:bCs/>
          <w:color w:val="CA7491"/>
          <w:sz w:val="22"/>
          <w:szCs w:val="22"/>
        </w:rPr>
        <w:t>模块热更新插件。</w:t>
      </w:r>
      <w:r>
        <w:rPr>
          <w:rStyle w:val="28"/>
          <w:rFonts w:ascii="Source Code Pro" w:hAnsi="Source Code Pro"/>
          <w:b/>
          <w:bCs/>
          <w:color w:val="CA7491"/>
          <w:sz w:val="22"/>
          <w:szCs w:val="22"/>
          <w:shd w:val="clear" w:color="auto" w:fill="F9F2F4"/>
        </w:rPr>
        <w:t>Hot-Module-Replacement</w:t>
      </w:r>
      <w:r>
        <w:rPr>
          <w:rFonts w:ascii="Arial" w:hAnsi="Arial" w:cs="Arial"/>
          <w:b/>
          <w:bCs/>
          <w:color w:val="CA7491"/>
          <w:sz w:val="22"/>
          <w:szCs w:val="22"/>
        </w:rPr>
        <w:t> 的热更新是依赖于 </w:t>
      </w:r>
      <w:r>
        <w:rPr>
          <w:rStyle w:val="28"/>
          <w:rFonts w:ascii="Source Code Pro" w:hAnsi="Source Code Pro"/>
          <w:b/>
          <w:bCs/>
          <w:color w:val="CA7491"/>
          <w:sz w:val="22"/>
          <w:szCs w:val="22"/>
          <w:shd w:val="clear" w:color="auto" w:fill="F9F2F4"/>
        </w:rPr>
        <w:t>webpack-dev-server</w:t>
      </w:r>
      <w:r>
        <w:rPr>
          <w:rFonts w:ascii="Arial" w:hAnsi="Arial" w:cs="Arial"/>
          <w:b/>
          <w:bCs/>
          <w:color w:val="CA7491"/>
          <w:sz w:val="22"/>
          <w:szCs w:val="22"/>
        </w:rPr>
        <w:t>，后者是在打包文件改变时更新打包文件或者 reload 刷新整个页面，</w:t>
      </w:r>
      <w:r>
        <w:rPr>
          <w:rStyle w:val="28"/>
          <w:rFonts w:ascii="Source Code Pro" w:hAnsi="Source Code Pro"/>
          <w:b/>
          <w:bCs/>
          <w:color w:val="CA7491"/>
          <w:sz w:val="22"/>
          <w:szCs w:val="22"/>
          <w:shd w:val="clear" w:color="auto" w:fill="F9F2F4"/>
        </w:rPr>
        <w:t>HRM</w:t>
      </w:r>
      <w:r>
        <w:rPr>
          <w:rFonts w:ascii="Arial" w:hAnsi="Arial" w:cs="Arial"/>
          <w:b/>
          <w:bCs/>
          <w:color w:val="CA7491"/>
          <w:sz w:val="22"/>
          <w:szCs w:val="22"/>
        </w:rPr>
        <w:t> 是只更新修改的部分。</w:t>
      </w:r>
    </w:p>
    <w:p>
      <w:pPr>
        <w:rPr>
          <w:rFonts w:ascii="Arial" w:hAnsi="Arial" w:cs="Arial"/>
          <w:b/>
          <w:bCs/>
          <w:color w:val="CA7491"/>
          <w:sz w:val="22"/>
          <w:szCs w:val="22"/>
        </w:rPr>
      </w:pPr>
      <w:r>
        <w:rPr>
          <w:rStyle w:val="28"/>
          <w:rFonts w:ascii="Source Code Pro" w:hAnsi="Source Code Pro"/>
          <w:b/>
          <w:bCs/>
          <w:color w:val="CA7491"/>
          <w:sz w:val="22"/>
          <w:szCs w:val="22"/>
          <w:shd w:val="clear" w:color="auto" w:fill="F9F2F4"/>
        </w:rPr>
        <w:t>HotModuleReplacementPlugin</w:t>
      </w:r>
      <w:r>
        <w:rPr>
          <w:rFonts w:ascii="Arial" w:hAnsi="Arial" w:cs="Arial"/>
          <w:b/>
          <w:bCs/>
          <w:color w:val="CA7491"/>
          <w:sz w:val="22"/>
          <w:szCs w:val="22"/>
        </w:rPr>
        <w:t>是</w:t>
      </w:r>
      <w:r>
        <w:rPr>
          <w:rStyle w:val="28"/>
          <w:rFonts w:ascii="Source Code Pro" w:hAnsi="Source Code Pro"/>
          <w:b/>
          <w:bCs/>
          <w:color w:val="CA7491"/>
          <w:sz w:val="22"/>
          <w:szCs w:val="22"/>
          <w:shd w:val="clear" w:color="auto" w:fill="F9F2F4"/>
        </w:rPr>
        <w:t>webpack</w:t>
      </w:r>
      <w:r>
        <w:rPr>
          <w:rFonts w:ascii="Arial" w:hAnsi="Arial" w:cs="Arial"/>
          <w:b/>
          <w:bCs/>
          <w:color w:val="CA7491"/>
          <w:sz w:val="22"/>
          <w:szCs w:val="22"/>
        </w:rPr>
        <w:t>模块自带的，所以引入</w:t>
      </w:r>
      <w:r>
        <w:rPr>
          <w:rStyle w:val="28"/>
          <w:rFonts w:ascii="Source Code Pro" w:hAnsi="Source Code Pro"/>
          <w:b/>
          <w:bCs/>
          <w:color w:val="CA7491"/>
          <w:sz w:val="22"/>
          <w:szCs w:val="22"/>
          <w:shd w:val="clear" w:color="auto" w:fill="F9F2F4"/>
        </w:rPr>
        <w:t>webpack</w:t>
      </w:r>
      <w:r>
        <w:rPr>
          <w:rFonts w:ascii="Arial" w:hAnsi="Arial" w:cs="Arial"/>
          <w:b/>
          <w:bCs/>
          <w:color w:val="CA7491"/>
          <w:sz w:val="22"/>
          <w:szCs w:val="22"/>
        </w:rPr>
        <w:t>后，在</w:t>
      </w:r>
      <w:r>
        <w:rPr>
          <w:rStyle w:val="28"/>
          <w:rFonts w:ascii="Source Code Pro" w:hAnsi="Source Code Pro"/>
          <w:b/>
          <w:bCs/>
          <w:color w:val="CA7491"/>
          <w:sz w:val="22"/>
          <w:szCs w:val="22"/>
          <w:shd w:val="clear" w:color="auto" w:fill="F9F2F4"/>
        </w:rPr>
        <w:t>plugins</w:t>
      </w:r>
      <w:r>
        <w:rPr>
          <w:rFonts w:ascii="Arial" w:hAnsi="Arial" w:cs="Arial"/>
          <w:b/>
          <w:bCs/>
          <w:color w:val="CA7491"/>
          <w:sz w:val="22"/>
          <w:szCs w:val="22"/>
        </w:rPr>
        <w:t>配置项中直接使用即可。</w:t>
      </w:r>
    </w:p>
    <w:p>
      <w:pPr>
        <w:rPr>
          <w:b/>
          <w:bCs/>
          <w:color w:val="262626" w:themeColor="text1" w:themeTint="D9"/>
          <w:sz w:val="22"/>
          <w:szCs w:val="22"/>
          <w14:textFill>
            <w14:solidFill>
              <w14:schemeClr w14:val="tx1">
                <w14:lumMod w14:val="85000"/>
                <w14:lumOff w14:val="15000"/>
              </w14:schemeClr>
            </w14:solidFill>
          </w14:textFill>
        </w:rPr>
      </w:pPr>
      <w:bookmarkStart w:id="4" w:name="t2"/>
      <w:bookmarkEnd w:id="4"/>
      <w:r>
        <w:rPr>
          <w:rFonts w:hint="eastAsia"/>
          <w:b/>
          <w:bCs/>
          <w:color w:val="262626" w:themeColor="text1" w:themeTint="D9"/>
          <w:sz w:val="22"/>
          <w:szCs w:val="22"/>
          <w14:textFill>
            <w14:solidFill>
              <w14:schemeClr w14:val="tx1">
                <w14:lumMod w14:val="85000"/>
                <w14:lumOff w14:val="15000"/>
              </w14:schemeClr>
            </w14:solidFill>
          </w14:textFill>
        </w:rPr>
        <w:t>html-webpack-plugin</w:t>
      </w:r>
    </w:p>
    <w:p>
      <w:pPr>
        <w:rPr>
          <w:rFonts w:ascii="Arial" w:hAnsi="Arial" w:eastAsia="宋体" w:cs="Arial"/>
          <w:b/>
          <w:bCs/>
          <w:color w:val="CA7491"/>
          <w:sz w:val="22"/>
          <w:szCs w:val="22"/>
        </w:rPr>
      </w:pPr>
      <w:r>
        <w:rPr>
          <w:rFonts w:ascii="Arial" w:hAnsi="Arial" w:cs="Arial"/>
          <w:b/>
          <w:bCs/>
          <w:color w:val="CA7491"/>
          <w:sz w:val="22"/>
          <w:szCs w:val="22"/>
        </w:rPr>
        <w:t>生成 html 文件。将 webpack 中</w:t>
      </w:r>
      <w:r>
        <w:rPr>
          <w:rStyle w:val="28"/>
          <w:rFonts w:ascii="Source Code Pro" w:hAnsi="Source Code Pro"/>
          <w:b/>
          <w:bCs/>
          <w:color w:val="CA7491"/>
          <w:sz w:val="22"/>
          <w:szCs w:val="22"/>
          <w:shd w:val="clear" w:color="auto" w:fill="F9F2F4"/>
        </w:rPr>
        <w:t>entry</w:t>
      </w:r>
      <w:r>
        <w:rPr>
          <w:rFonts w:ascii="Arial" w:hAnsi="Arial" w:cs="Arial"/>
          <w:b/>
          <w:bCs/>
          <w:color w:val="CA7491"/>
          <w:sz w:val="22"/>
          <w:szCs w:val="22"/>
        </w:rPr>
        <w:t>配置的相关入口 </w:t>
      </w:r>
      <w:r>
        <w:rPr>
          <w:rStyle w:val="28"/>
          <w:rFonts w:ascii="Source Code Pro" w:hAnsi="Source Code Pro"/>
          <w:b/>
          <w:bCs/>
          <w:color w:val="CA7491"/>
          <w:sz w:val="22"/>
          <w:szCs w:val="22"/>
          <w:shd w:val="clear" w:color="auto" w:fill="F9F2F4"/>
        </w:rPr>
        <w:t>chunk</w:t>
      </w:r>
      <w:r>
        <w:rPr>
          <w:rFonts w:ascii="Arial" w:hAnsi="Arial" w:cs="Arial"/>
          <w:b/>
          <w:bCs/>
          <w:color w:val="CA7491"/>
          <w:sz w:val="22"/>
          <w:szCs w:val="22"/>
        </w:rPr>
        <w:t> 和 </w:t>
      </w:r>
      <w:r>
        <w:rPr>
          <w:rStyle w:val="28"/>
          <w:rFonts w:ascii="Source Code Pro" w:hAnsi="Source Code Pro"/>
          <w:b/>
          <w:bCs/>
          <w:color w:val="CA7491"/>
          <w:sz w:val="22"/>
          <w:szCs w:val="22"/>
          <w:shd w:val="clear" w:color="auto" w:fill="F9F2F4"/>
        </w:rPr>
        <w:t>extract-text-webpack-plugin</w:t>
      </w:r>
      <w:r>
        <w:rPr>
          <w:rFonts w:ascii="Arial" w:hAnsi="Arial" w:cs="Arial"/>
          <w:b/>
          <w:bCs/>
          <w:color w:val="CA7491"/>
          <w:sz w:val="22"/>
          <w:szCs w:val="22"/>
        </w:rPr>
        <w:t>抽取的 css 样式 插入到该插件提供的</w:t>
      </w:r>
      <w:r>
        <w:rPr>
          <w:rStyle w:val="28"/>
          <w:rFonts w:ascii="Source Code Pro" w:hAnsi="Source Code Pro"/>
          <w:b/>
          <w:bCs/>
          <w:color w:val="CA7491"/>
          <w:sz w:val="22"/>
          <w:szCs w:val="22"/>
          <w:shd w:val="clear" w:color="auto" w:fill="F9F2F4"/>
        </w:rPr>
        <w:t>template</w:t>
      </w:r>
      <w:r>
        <w:rPr>
          <w:rFonts w:ascii="Arial" w:hAnsi="Arial" w:cs="Arial"/>
          <w:b/>
          <w:bCs/>
          <w:color w:val="CA7491"/>
          <w:sz w:val="22"/>
          <w:szCs w:val="22"/>
        </w:rPr>
        <w:t>或者</w:t>
      </w:r>
      <w:r>
        <w:rPr>
          <w:rStyle w:val="28"/>
          <w:rFonts w:ascii="Source Code Pro" w:hAnsi="Source Code Pro"/>
          <w:b/>
          <w:bCs/>
          <w:color w:val="CA7491"/>
          <w:sz w:val="22"/>
          <w:szCs w:val="22"/>
          <w:shd w:val="clear" w:color="auto" w:fill="F9F2F4"/>
        </w:rPr>
        <w:t>templateContent</w:t>
      </w:r>
      <w:r>
        <w:rPr>
          <w:rFonts w:ascii="Arial" w:hAnsi="Arial" w:cs="Arial"/>
          <w:b/>
          <w:bCs/>
          <w:color w:val="CA7491"/>
          <w:sz w:val="22"/>
          <w:szCs w:val="22"/>
        </w:rPr>
        <w:t>配置项指定的内容基础上生成一个 html 文件，具体插入方式是将样式</w:t>
      </w:r>
      <w:r>
        <w:rPr>
          <w:rStyle w:val="28"/>
          <w:rFonts w:ascii="Source Code Pro" w:hAnsi="Source Code Pro"/>
          <w:b/>
          <w:bCs/>
          <w:color w:val="CA7491"/>
          <w:sz w:val="22"/>
          <w:szCs w:val="22"/>
          <w:shd w:val="clear" w:color="auto" w:fill="F9F2F4"/>
        </w:rPr>
        <w:t>link</w:t>
      </w:r>
      <w:r>
        <w:rPr>
          <w:rFonts w:ascii="Arial" w:hAnsi="Arial" w:cs="Arial"/>
          <w:b/>
          <w:bCs/>
          <w:color w:val="CA7491"/>
          <w:sz w:val="22"/>
          <w:szCs w:val="22"/>
        </w:rPr>
        <w:t>插入到</w:t>
      </w:r>
      <w:r>
        <w:rPr>
          <w:rStyle w:val="28"/>
          <w:rFonts w:ascii="Source Code Pro" w:hAnsi="Source Code Pro"/>
          <w:b/>
          <w:bCs/>
          <w:color w:val="CA7491"/>
          <w:sz w:val="22"/>
          <w:szCs w:val="22"/>
          <w:shd w:val="clear" w:color="auto" w:fill="F9F2F4"/>
        </w:rPr>
        <w:t>head</w:t>
      </w:r>
      <w:r>
        <w:rPr>
          <w:rFonts w:ascii="Arial" w:hAnsi="Arial" w:cs="Arial"/>
          <w:b/>
          <w:bCs/>
          <w:color w:val="CA7491"/>
          <w:sz w:val="22"/>
          <w:szCs w:val="22"/>
        </w:rPr>
        <w:t>元素中，</w:t>
      </w:r>
      <w:r>
        <w:rPr>
          <w:rStyle w:val="28"/>
          <w:rFonts w:ascii="Source Code Pro" w:hAnsi="Source Code Pro"/>
          <w:b/>
          <w:bCs/>
          <w:color w:val="CA7491"/>
          <w:sz w:val="22"/>
          <w:szCs w:val="22"/>
          <w:shd w:val="clear" w:color="auto" w:fill="F9F2F4"/>
        </w:rPr>
        <w:t>script</w:t>
      </w:r>
      <w:r>
        <w:rPr>
          <w:rFonts w:ascii="Arial" w:hAnsi="Arial" w:cs="Arial"/>
          <w:b/>
          <w:bCs/>
          <w:color w:val="CA7491"/>
          <w:sz w:val="22"/>
          <w:szCs w:val="22"/>
        </w:rPr>
        <w:t>插入到</w:t>
      </w:r>
      <w:r>
        <w:rPr>
          <w:rStyle w:val="28"/>
          <w:rFonts w:ascii="Source Code Pro" w:hAnsi="Source Code Pro"/>
          <w:b/>
          <w:bCs/>
          <w:color w:val="CA7491"/>
          <w:sz w:val="22"/>
          <w:szCs w:val="22"/>
          <w:shd w:val="clear" w:color="auto" w:fill="F9F2F4"/>
        </w:rPr>
        <w:t>head</w:t>
      </w:r>
      <w:r>
        <w:rPr>
          <w:rFonts w:ascii="Arial" w:hAnsi="Arial" w:cs="Arial"/>
          <w:b/>
          <w:bCs/>
          <w:color w:val="CA7491"/>
          <w:sz w:val="22"/>
          <w:szCs w:val="22"/>
        </w:rPr>
        <w:t>或者</w:t>
      </w:r>
      <w:r>
        <w:rPr>
          <w:rStyle w:val="28"/>
          <w:rFonts w:ascii="Source Code Pro" w:hAnsi="Source Code Pro"/>
          <w:b/>
          <w:bCs/>
          <w:color w:val="CA7491"/>
          <w:sz w:val="22"/>
          <w:szCs w:val="22"/>
          <w:shd w:val="clear" w:color="auto" w:fill="F9F2F4"/>
        </w:rPr>
        <w:t>body</w:t>
      </w:r>
      <w:r>
        <w:rPr>
          <w:rFonts w:ascii="Arial" w:hAnsi="Arial" w:cs="Arial"/>
          <w:b/>
          <w:bCs/>
          <w:color w:val="CA7491"/>
          <w:sz w:val="22"/>
          <w:szCs w:val="22"/>
        </w:rPr>
        <w:t>中。</w:t>
      </w:r>
    </w:p>
    <w:p>
      <w:pPr>
        <w:jc w:val="left"/>
        <w:rPr>
          <w:rFonts w:ascii="Times New Roman" w:hAnsi="Times New Roman" w:eastAsia="宋体"/>
          <w:b/>
          <w:bCs/>
          <w:sz w:val="24"/>
        </w:rPr>
      </w:pPr>
    </w:p>
    <w:p>
      <w:pPr>
        <w:jc w:val="left"/>
        <w:rPr>
          <w:rFonts w:ascii="Times New Roman" w:hAnsi="Times New Roman" w:eastAsia="宋体"/>
          <w:b/>
          <w:bCs/>
          <w:color w:val="FF0000"/>
          <w:sz w:val="24"/>
        </w:rPr>
      </w:pPr>
      <w:r>
        <w:rPr>
          <w:rFonts w:hint="eastAsia" w:ascii="Times New Roman" w:hAnsi="Times New Roman" w:eastAsia="宋体"/>
          <w:b/>
          <w:bCs/>
          <w:color w:val="FF0000"/>
          <w:sz w:val="24"/>
        </w:rPr>
        <w:t>8.小程序都用过哪些框架，对小程序的理解</w:t>
      </w:r>
    </w:p>
    <w:p>
      <w:pPr>
        <w:jc w:val="left"/>
        <w:rPr>
          <w:rFonts w:ascii="Times New Roman" w:hAnsi="Times New Roman" w:eastAsia="宋体"/>
          <w:b/>
          <w:bCs/>
          <w:color w:val="FF0000"/>
          <w:sz w:val="24"/>
        </w:rPr>
      </w:pPr>
      <w:r>
        <w:rPr>
          <w:rFonts w:hint="eastAsia" w:ascii="Times New Roman" w:hAnsi="Times New Roman" w:eastAsia="宋体"/>
          <w:b/>
          <w:bCs/>
          <w:color w:val="FF0000"/>
          <w:sz w:val="24"/>
        </w:rPr>
        <w:t>在微信开放文档中的</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WeUI  是一套</w:t>
      </w:r>
      <w:r>
        <w:rPr>
          <w:rFonts w:hint="eastAsia" w:ascii="Arial" w:hAnsi="Arial" w:eastAsia="宋体" w:cs="Arial"/>
          <w:b/>
          <w:bCs/>
          <w:color w:val="4A452A" w:themeColor="background2" w:themeShade="40"/>
          <w:kern w:val="0"/>
          <w:sz w:val="22"/>
          <w:szCs w:val="22"/>
        </w:rPr>
        <w:t>由</w:t>
      </w:r>
      <w:r>
        <w:rPr>
          <w:rFonts w:ascii="Arial" w:hAnsi="Arial" w:eastAsia="宋体" w:cs="Arial"/>
          <w:b/>
          <w:bCs/>
          <w:color w:val="4A452A" w:themeColor="background2" w:themeShade="40"/>
          <w:kern w:val="0"/>
          <w:sz w:val="22"/>
          <w:szCs w:val="22"/>
        </w:rPr>
        <w:t>微信原生</w:t>
      </w:r>
      <w:r>
        <w:rPr>
          <w:rFonts w:hint="eastAsia" w:ascii="Arial" w:hAnsi="Arial" w:eastAsia="宋体" w:cs="Arial"/>
          <w:b/>
          <w:bCs/>
          <w:color w:val="4A452A" w:themeColor="background2" w:themeShade="40"/>
          <w:kern w:val="0"/>
          <w:sz w:val="22"/>
          <w:szCs w:val="22"/>
        </w:rPr>
        <w:t>提供的一套</w:t>
      </w:r>
      <w:r>
        <w:rPr>
          <w:rFonts w:ascii="Arial" w:hAnsi="Arial" w:eastAsia="宋体" w:cs="Arial"/>
          <w:b/>
          <w:bCs/>
          <w:color w:val="4A452A" w:themeColor="background2" w:themeShade="40"/>
          <w:kern w:val="0"/>
          <w:sz w:val="22"/>
          <w:szCs w:val="22"/>
        </w:rPr>
        <w:t>基础样式库，由微信官方设计团队为微信内网页和微信小程序量身设计，令用户的使用感知更加统一。小程序开发中最常用到的一款框架，受广大开发人员的欢迎。</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美团小程序框架mpvue</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官方介绍：mpvue是一个使用 Vue.js开发小程序的前端框架。框架基于 Vue.js核心，mpvue修改了 Vue.js的 runtime和 compiler实现，使其可以运行在小程序环境中，从而为小程序开发引入了整套Vue.js开发体验。</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3：组件化开发框架wepy</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官方介绍：组件化开发，完美解决组件隔离，组件嵌套，组件通信等问题,支持使用第三方 npm 资源，自动处理 npm 资源之间的依赖关系，完美兼容所有无平台依赖的 npm 资源包.</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4：官方框架MINA</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官方介绍：框架提供了自己的视图层描述语言 WXML 和 WXSS，以及基于 JavaScript 的逻辑层框架，并在视图层与逻辑层间提供了数据传输和事件系统，可以让开发者可以方便的聚焦于数据与逻辑上。</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5：Tina.js 一款轻巧的渐进式微信小程序框架</w:t>
      </w:r>
    </w:p>
    <w:p>
      <w:pPr>
        <w:widowControl/>
        <w:shd w:val="clear" w:color="auto" w:fill="FFFFFF"/>
        <w:spacing w:after="240" w:line="390" w:lineRule="atLeast"/>
        <w:jc w:val="left"/>
        <w:rPr>
          <w:rFonts w:hint="eastAsia" w:ascii="Arial" w:hAnsi="Arial" w:eastAsia="宋体" w:cs="Arial"/>
          <w:b/>
          <w:bCs/>
          <w:color w:val="4A452A" w:themeColor="background2" w:themeShade="40"/>
          <w:kern w:val="0"/>
          <w:sz w:val="22"/>
          <w:szCs w:val="22"/>
          <w:lang w:eastAsia="zh-CN"/>
        </w:rPr>
      </w:pPr>
      <w:r>
        <w:rPr>
          <w:rFonts w:ascii="Arial" w:hAnsi="Arial" w:eastAsia="宋体" w:cs="Arial"/>
          <w:b/>
          <w:bCs/>
          <w:color w:val="4A452A" w:themeColor="background2" w:themeShade="40"/>
          <w:kern w:val="0"/>
          <w:sz w:val="22"/>
          <w:szCs w:val="22"/>
        </w:rPr>
        <w:t>官方介绍：是一款轻巧的渐进式微信小程序框架，保留 MINA (微信小程序官方框架) 的大部分 API 设计；无论你有无小程序开发经验，都可以轻松过渡上手。</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6：前端框架weweb</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官方介绍：weweb是一个兼容小程序语法的前端框架，你可以用小程序的写法，来写web应用。如果你已经有小程序了，通过它你可以将你的小程序运行在浏览器中。</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7：微信UI组件库 iView Weapp</w:t>
      </w:r>
    </w:p>
    <w:p>
      <w:pPr>
        <w:widowControl/>
        <w:shd w:val="clear" w:color="auto" w:fill="FFFFFF"/>
        <w:spacing w:after="240" w:line="390" w:lineRule="atLeast"/>
        <w:jc w:val="left"/>
        <w:rPr>
          <w:rFonts w:hint="eastAsia" w:ascii="Arial" w:hAnsi="Arial" w:eastAsia="宋体" w:cs="Arial"/>
          <w:b/>
          <w:bCs/>
          <w:color w:val="4A452A" w:themeColor="background2" w:themeShade="40"/>
          <w:kern w:val="0"/>
          <w:sz w:val="22"/>
          <w:szCs w:val="22"/>
          <w:lang w:eastAsia="zh-CN"/>
        </w:rPr>
      </w:pPr>
      <w:r>
        <w:rPr>
          <w:rFonts w:ascii="Arial" w:hAnsi="Arial" w:eastAsia="宋体" w:cs="Arial"/>
          <w:b/>
          <w:bCs/>
          <w:color w:val="4A452A" w:themeColor="background2" w:themeShade="40"/>
          <w:kern w:val="0"/>
          <w:sz w:val="22"/>
          <w:szCs w:val="22"/>
        </w:rPr>
        <w:t>介绍：iView Weapp 提供了与 iView 一致的 UI 和尽可能相同的接口名称，大幅度降低了学习成本，是一套一套高质量的微信小程序 UI 组件库。</w:t>
      </w:r>
    </w:p>
    <w:p>
      <w:pPr>
        <w:widowControl/>
        <w:shd w:val="clear" w:color="auto" w:fill="FFFFFF"/>
        <w:spacing w:after="240" w:line="390" w:lineRule="atLeast"/>
        <w:jc w:val="left"/>
        <w:rPr>
          <w:rFonts w:hint="eastAsia" w:ascii="Arial" w:hAnsi="Arial" w:eastAsia="宋体" w:cs="Arial"/>
          <w:b/>
          <w:bCs/>
          <w:color w:val="4A452A" w:themeColor="background2" w:themeShade="40"/>
          <w:kern w:val="0"/>
          <w:sz w:val="22"/>
          <w:szCs w:val="22"/>
          <w:lang w:eastAsia="zh-CN"/>
        </w:rPr>
      </w:pP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8：ZanUI-WeApp – 一个颜值高、好用、易扩展的微信小程序 UI 库</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官方介绍：ZanUI-WeApp结合了微信的视觉规范，为用户提供更加统一的使用感受。 包含 badge、btn、等共计 17 类组件或元素。</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9：Taro</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Taro 是由京东 - 凹凸实验室打造的一套遵循 React 语法规范的多端统一开发框架。我要没记错的话，是最近刚刚开源的。</w:t>
      </w:r>
    </w:p>
    <w:p>
      <w:pPr>
        <w:widowControl/>
        <w:shd w:val="clear" w:color="auto" w:fill="FFFFFF"/>
        <w:spacing w:after="240" w:line="390" w:lineRule="atLeast"/>
        <w:jc w:val="left"/>
        <w:rPr>
          <w:rFonts w:ascii="Arial" w:hAnsi="Arial" w:eastAsia="宋体" w:cs="Arial"/>
          <w:b/>
          <w:bCs/>
          <w:color w:val="4A452A" w:themeColor="background2" w:themeShade="40"/>
          <w:kern w:val="0"/>
          <w:sz w:val="22"/>
          <w:szCs w:val="22"/>
        </w:rPr>
      </w:pPr>
      <w:r>
        <w:rPr>
          <w:rFonts w:ascii="Arial" w:hAnsi="Arial" w:eastAsia="宋体" w:cs="Arial"/>
          <w:b/>
          <w:bCs/>
          <w:color w:val="4A452A" w:themeColor="background2" w:themeShade="40"/>
          <w:kern w:val="0"/>
          <w:sz w:val="22"/>
          <w:szCs w:val="22"/>
        </w:rPr>
        <w:t>使用 Taro，我们可以只书写一套代码，再通过 Taro 的编译工具，将源代码分别编译出可以在不同端（微信小程序、H5、App 端等）运行的代码。同时 Taro 还提供开箱即用的语法检测和自动补全等功能，有效地提升了开发体验和开发效率。</w:t>
      </w:r>
    </w:p>
    <w:p>
      <w:pPr>
        <w:pStyle w:val="2"/>
        <w:spacing w:before="0" w:after="0" w:line="240" w:lineRule="auto"/>
        <w:rPr>
          <w:rFonts w:ascii="Helvetica" w:hAnsi="Helvetica" w:cs="Helvetica"/>
          <w:color w:val="FF0000"/>
          <w:spacing w:val="3"/>
          <w:sz w:val="24"/>
          <w:szCs w:val="24"/>
        </w:rPr>
      </w:pPr>
      <w:r>
        <w:rPr>
          <w:rFonts w:ascii="Helvetica" w:hAnsi="Helvetica" w:cs="Helvetica"/>
          <w:color w:val="FF0000"/>
          <w:spacing w:val="3"/>
          <w:sz w:val="24"/>
          <w:szCs w:val="24"/>
        </w:rPr>
        <w:t> </w:t>
      </w:r>
      <w:r>
        <w:rPr>
          <w:color w:val="FD419F"/>
          <w:sz w:val="24"/>
          <w:szCs w:val="24"/>
        </w:rPr>
        <w:t xml:space="preserve"> </w:t>
      </w:r>
      <w:r>
        <w:rPr>
          <w:rFonts w:hint="eastAsia"/>
          <w:color w:val="FD419F"/>
          <w:sz w:val="24"/>
          <w:szCs w:val="24"/>
        </w:rPr>
        <w:t>9、</w:t>
      </w:r>
      <w:r>
        <w:rPr>
          <w:color w:val="FD419F"/>
          <w:sz w:val="24"/>
          <w:szCs w:val="24"/>
        </w:rPr>
        <w:t>说一下 微信小程序 与 Vue 的区别</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1、生命周期：</w:t>
      </w:r>
    </w:p>
    <w:p>
      <w:pPr>
        <w:rPr>
          <w:rFonts w:ascii="黑体" w:hAnsi="黑体" w:eastAsia="黑体"/>
          <w:color w:val="17375E" w:themeColor="text2" w:themeShade="BF"/>
          <w:sz w:val="22"/>
          <w:szCs w:val="22"/>
        </w:rPr>
      </w:pP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的钩子函数要简单得多 。</w:t>
      </w:r>
      <w:r>
        <w:rPr>
          <w:rFonts w:ascii="Calibri" w:hAnsi="Calibri" w:eastAsia="黑体" w:cs="Calibri"/>
          <w:color w:val="17375E" w:themeColor="text2" w:themeShade="BF"/>
          <w:sz w:val="22"/>
          <w:szCs w:val="22"/>
        </w:rPr>
        <w:t> </w:t>
      </w: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的钩子函数在跳转新页面时，钩子函数都会触发，但是</w:t>
      </w: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的钩子函数，页面不同的跳转方式，触发的钩子并不一样。</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在页面加载请求数据时，两者钩子的使用有些类似，</w:t>
      </w: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一般会在</w:t>
      </w:r>
      <w:r>
        <w:rPr>
          <w:rStyle w:val="28"/>
          <w:rFonts w:ascii="黑体" w:hAnsi="黑体" w:eastAsia="黑体"/>
          <w:color w:val="17375E" w:themeColor="text2" w:themeShade="BF"/>
          <w:spacing w:val="3"/>
          <w:sz w:val="22"/>
          <w:szCs w:val="22"/>
          <w:shd w:val="clear" w:color="auto" w:fill="F7F7F7"/>
        </w:rPr>
        <w:t>created</w:t>
      </w:r>
      <w:r>
        <w:rPr>
          <w:rFonts w:ascii="黑体" w:hAnsi="黑体" w:eastAsia="黑体"/>
          <w:color w:val="17375E" w:themeColor="text2" w:themeShade="BF"/>
          <w:sz w:val="22"/>
          <w:szCs w:val="22"/>
        </w:rPr>
        <w:t>或者</w:t>
      </w:r>
      <w:r>
        <w:rPr>
          <w:rStyle w:val="28"/>
          <w:rFonts w:ascii="黑体" w:hAnsi="黑体" w:eastAsia="黑体"/>
          <w:color w:val="17375E" w:themeColor="text2" w:themeShade="BF"/>
          <w:spacing w:val="3"/>
          <w:sz w:val="22"/>
          <w:szCs w:val="22"/>
          <w:shd w:val="clear" w:color="auto" w:fill="F7F7F7"/>
        </w:rPr>
        <w:t>mounted</w:t>
      </w:r>
      <w:r>
        <w:rPr>
          <w:rFonts w:ascii="黑体" w:hAnsi="黑体" w:eastAsia="黑体"/>
          <w:color w:val="17375E" w:themeColor="text2" w:themeShade="BF"/>
          <w:sz w:val="22"/>
          <w:szCs w:val="22"/>
        </w:rPr>
        <w:t>中请求数据，而在</w:t>
      </w: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，会在</w:t>
      </w:r>
      <w:r>
        <w:rPr>
          <w:rStyle w:val="28"/>
          <w:rFonts w:ascii="黑体" w:hAnsi="黑体" w:eastAsia="黑体"/>
          <w:color w:val="17375E" w:themeColor="text2" w:themeShade="BF"/>
          <w:spacing w:val="3"/>
          <w:sz w:val="22"/>
          <w:szCs w:val="22"/>
          <w:shd w:val="clear" w:color="auto" w:fill="F7F7F7"/>
        </w:rPr>
        <w:t>onLoad</w:t>
      </w:r>
      <w:r>
        <w:rPr>
          <w:rFonts w:ascii="黑体" w:hAnsi="黑体" w:eastAsia="黑体"/>
          <w:color w:val="17375E" w:themeColor="text2" w:themeShade="BF"/>
          <w:sz w:val="22"/>
          <w:szCs w:val="22"/>
        </w:rPr>
        <w:t>或者</w:t>
      </w:r>
      <w:r>
        <w:rPr>
          <w:rStyle w:val="28"/>
          <w:rFonts w:ascii="黑体" w:hAnsi="黑体" w:eastAsia="黑体"/>
          <w:color w:val="17375E" w:themeColor="text2" w:themeShade="BF"/>
          <w:spacing w:val="3"/>
          <w:sz w:val="22"/>
          <w:szCs w:val="22"/>
          <w:shd w:val="clear" w:color="auto" w:fill="F7F7F7"/>
        </w:rPr>
        <w:t>onShow</w:t>
      </w:r>
      <w:r>
        <w:rPr>
          <w:rFonts w:ascii="黑体" w:hAnsi="黑体" w:eastAsia="黑体"/>
          <w:color w:val="17375E" w:themeColor="text2" w:themeShade="BF"/>
          <w:sz w:val="22"/>
          <w:szCs w:val="22"/>
        </w:rPr>
        <w:t>中请求数据。</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2、数据绑定：</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vue动态绑定一个变量的值为元素的某个属性的时候，会在变量前面加上冒号：</w:t>
      </w:r>
    </w:p>
    <w:p>
      <w:pPr>
        <w:rPr>
          <w:rStyle w:val="28"/>
          <w:rFonts w:ascii="黑体" w:hAnsi="黑体" w:eastAsia="黑体"/>
          <w:color w:val="17375E" w:themeColor="text2" w:themeShade="BF"/>
          <w:spacing w:val="3"/>
          <w:sz w:val="22"/>
          <w:szCs w:val="22"/>
        </w:rPr>
      </w:pPr>
      <w:r>
        <w:rPr>
          <w:rStyle w:val="28"/>
          <w:rFonts w:ascii="黑体" w:hAnsi="黑体" w:eastAsia="黑体"/>
          <w:color w:val="17375E" w:themeColor="text2" w:themeShade="BF"/>
          <w:spacing w:val="3"/>
          <w:sz w:val="22"/>
          <w:szCs w:val="22"/>
        </w:rPr>
        <w:t>&lt;img :src=</w:t>
      </w:r>
      <w:r>
        <w:rPr>
          <w:rStyle w:val="48"/>
          <w:rFonts w:ascii="黑体" w:hAnsi="黑体" w:eastAsia="黑体"/>
          <w:color w:val="17375E" w:themeColor="text2" w:themeShade="BF"/>
          <w:spacing w:val="3"/>
          <w:sz w:val="22"/>
          <w:szCs w:val="22"/>
        </w:rPr>
        <w:t>"imgSrc"</w:t>
      </w:r>
      <w:r>
        <w:rPr>
          <w:rStyle w:val="28"/>
          <w:rFonts w:ascii="黑体" w:hAnsi="黑体" w:eastAsia="黑体"/>
          <w:color w:val="17375E" w:themeColor="text2" w:themeShade="BF"/>
          <w:spacing w:val="3"/>
          <w:sz w:val="22"/>
          <w:szCs w:val="22"/>
        </w:rPr>
        <w:t>/&gt;</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小程序 绑定某个变量的值为元素属性时，会用两个大括号括起来，如果不加括号，为被认为是字符串</w:t>
      </w:r>
    </w:p>
    <w:p>
      <w:pPr>
        <w:rPr>
          <w:rStyle w:val="28"/>
          <w:rFonts w:ascii="黑体" w:hAnsi="黑体" w:eastAsia="黑体"/>
          <w:color w:val="17375E" w:themeColor="text2" w:themeShade="BF"/>
          <w:spacing w:val="3"/>
          <w:sz w:val="22"/>
          <w:szCs w:val="22"/>
        </w:rPr>
      </w:pPr>
      <w:r>
        <w:rPr>
          <w:rStyle w:val="28"/>
          <w:rFonts w:ascii="黑体" w:hAnsi="黑体" w:eastAsia="黑体"/>
          <w:color w:val="17375E" w:themeColor="text2" w:themeShade="BF"/>
          <w:spacing w:val="3"/>
          <w:sz w:val="22"/>
          <w:szCs w:val="22"/>
        </w:rPr>
        <w:t>&lt;image src=</w:t>
      </w:r>
      <w:r>
        <w:rPr>
          <w:rStyle w:val="48"/>
          <w:rFonts w:ascii="黑体" w:hAnsi="黑体" w:eastAsia="黑体"/>
          <w:color w:val="17375E" w:themeColor="text2" w:themeShade="BF"/>
          <w:spacing w:val="3"/>
          <w:sz w:val="22"/>
          <w:szCs w:val="22"/>
        </w:rPr>
        <w:t>"{{imgSrc}}"</w:t>
      </w:r>
      <w:r>
        <w:rPr>
          <w:rStyle w:val="28"/>
          <w:rFonts w:ascii="黑体" w:hAnsi="黑体" w:eastAsia="黑体"/>
          <w:color w:val="17375E" w:themeColor="text2" w:themeShade="BF"/>
          <w:spacing w:val="3"/>
          <w:sz w:val="22"/>
          <w:szCs w:val="22"/>
        </w:rPr>
        <w:t>&gt;</w:t>
      </w:r>
      <w:r>
        <w:rPr>
          <w:rStyle w:val="56"/>
          <w:rFonts w:ascii="黑体" w:hAnsi="黑体" w:eastAsia="黑体"/>
          <w:color w:val="17375E" w:themeColor="text2" w:themeShade="BF"/>
          <w:spacing w:val="3"/>
          <w:sz w:val="22"/>
          <w:szCs w:val="22"/>
        </w:rPr>
        <w:t>&lt;/</w:t>
      </w:r>
      <w:r>
        <w:rPr>
          <w:rStyle w:val="57"/>
          <w:rFonts w:ascii="黑体" w:hAnsi="黑体" w:eastAsia="黑体"/>
          <w:color w:val="17375E" w:themeColor="text2" w:themeShade="BF"/>
          <w:spacing w:val="3"/>
          <w:sz w:val="22"/>
          <w:szCs w:val="22"/>
        </w:rPr>
        <w:t>image</w:t>
      </w:r>
      <w:r>
        <w:rPr>
          <w:rStyle w:val="56"/>
          <w:rFonts w:ascii="黑体" w:hAnsi="黑体" w:eastAsia="黑体"/>
          <w:color w:val="17375E" w:themeColor="text2" w:themeShade="BF"/>
          <w:spacing w:val="3"/>
          <w:sz w:val="22"/>
          <w:szCs w:val="22"/>
        </w:rPr>
        <w:t>&gt;</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3、列表循环</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4、显示与隐藏元素</w:t>
      </w:r>
    </w:p>
    <w:p>
      <w:pPr>
        <w:rPr>
          <w:rFonts w:ascii="黑体" w:hAnsi="黑体" w:eastAsia="黑体"/>
          <w:color w:val="17375E" w:themeColor="text2" w:themeShade="BF"/>
          <w:sz w:val="22"/>
          <w:szCs w:val="22"/>
        </w:rPr>
      </w:pP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中，使用</w:t>
      </w:r>
      <w:r>
        <w:rPr>
          <w:rStyle w:val="28"/>
          <w:rFonts w:ascii="黑体" w:hAnsi="黑体" w:eastAsia="黑体"/>
          <w:color w:val="17375E" w:themeColor="text2" w:themeShade="BF"/>
          <w:spacing w:val="3"/>
          <w:sz w:val="22"/>
          <w:szCs w:val="22"/>
          <w:shd w:val="clear" w:color="auto" w:fill="F7F7F7"/>
        </w:rPr>
        <w:t>v-if</w:t>
      </w:r>
      <w:r>
        <w:rPr>
          <w:rFonts w:ascii="Calibri" w:hAnsi="Calibri" w:eastAsia="黑体" w:cs="Calibri"/>
          <w:color w:val="17375E" w:themeColor="text2" w:themeShade="BF"/>
          <w:sz w:val="22"/>
          <w:szCs w:val="22"/>
        </w:rPr>
        <w:t> </w:t>
      </w:r>
      <w:r>
        <w:rPr>
          <w:rFonts w:ascii="黑体" w:hAnsi="黑体" w:eastAsia="黑体"/>
          <w:color w:val="17375E" w:themeColor="text2" w:themeShade="BF"/>
          <w:sz w:val="22"/>
          <w:szCs w:val="22"/>
        </w:rPr>
        <w:t>和</w:t>
      </w:r>
      <w:r>
        <w:rPr>
          <w:rStyle w:val="28"/>
          <w:rFonts w:ascii="黑体" w:hAnsi="黑体" w:eastAsia="黑体"/>
          <w:color w:val="17375E" w:themeColor="text2" w:themeShade="BF"/>
          <w:spacing w:val="3"/>
          <w:sz w:val="22"/>
          <w:szCs w:val="22"/>
          <w:shd w:val="clear" w:color="auto" w:fill="F7F7F7"/>
        </w:rPr>
        <w:t>v-show</w:t>
      </w:r>
      <w:r>
        <w:rPr>
          <w:rFonts w:ascii="黑体" w:hAnsi="黑体" w:eastAsia="黑体"/>
          <w:color w:val="17375E" w:themeColor="text2" w:themeShade="BF"/>
          <w:sz w:val="22"/>
          <w:szCs w:val="22"/>
        </w:rPr>
        <w:t>控制元素的显示和隐藏</w:t>
      </w:r>
    </w:p>
    <w:p>
      <w:pPr>
        <w:rPr>
          <w:rFonts w:ascii="黑体" w:hAnsi="黑体" w:eastAsia="黑体"/>
          <w:color w:val="17375E" w:themeColor="text2" w:themeShade="BF"/>
          <w:sz w:val="22"/>
          <w:szCs w:val="22"/>
        </w:rPr>
      </w:pP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中，使用</w:t>
      </w:r>
      <w:r>
        <w:rPr>
          <w:rStyle w:val="28"/>
          <w:rFonts w:ascii="黑体" w:hAnsi="黑体" w:eastAsia="黑体"/>
          <w:color w:val="17375E" w:themeColor="text2" w:themeShade="BF"/>
          <w:spacing w:val="3"/>
          <w:sz w:val="22"/>
          <w:szCs w:val="22"/>
          <w:shd w:val="clear" w:color="auto" w:fill="F7F7F7"/>
        </w:rPr>
        <w:t>wx-if</w:t>
      </w:r>
      <w:r>
        <w:rPr>
          <w:rFonts w:ascii="黑体" w:hAnsi="黑体" w:eastAsia="黑体"/>
          <w:color w:val="17375E" w:themeColor="text2" w:themeShade="BF"/>
          <w:sz w:val="22"/>
          <w:szCs w:val="22"/>
        </w:rPr>
        <w:t>和</w:t>
      </w:r>
      <w:r>
        <w:rPr>
          <w:rStyle w:val="28"/>
          <w:rFonts w:ascii="黑体" w:hAnsi="黑体" w:eastAsia="黑体"/>
          <w:color w:val="17375E" w:themeColor="text2" w:themeShade="BF"/>
          <w:spacing w:val="3"/>
          <w:sz w:val="22"/>
          <w:szCs w:val="22"/>
          <w:shd w:val="clear" w:color="auto" w:fill="F7F7F7"/>
        </w:rPr>
        <w:t>hidden</w:t>
      </w:r>
      <w:r>
        <w:rPr>
          <w:rFonts w:ascii="黑体" w:hAnsi="黑体" w:eastAsia="黑体"/>
          <w:color w:val="17375E" w:themeColor="text2" w:themeShade="BF"/>
          <w:sz w:val="22"/>
          <w:szCs w:val="22"/>
        </w:rPr>
        <w:t>控制元素的显示和隐藏</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5、事件处理</w:t>
      </w:r>
    </w:p>
    <w:p>
      <w:pPr>
        <w:rPr>
          <w:rFonts w:ascii="黑体" w:hAnsi="黑体" w:eastAsia="黑体"/>
          <w:color w:val="17375E" w:themeColor="text2" w:themeShade="BF"/>
          <w:sz w:val="22"/>
          <w:szCs w:val="22"/>
        </w:rPr>
      </w:pP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：使用</w:t>
      </w:r>
      <w:r>
        <w:rPr>
          <w:rStyle w:val="28"/>
          <w:rFonts w:ascii="黑体" w:hAnsi="黑体" w:eastAsia="黑体"/>
          <w:color w:val="17375E" w:themeColor="text2" w:themeShade="BF"/>
          <w:spacing w:val="3"/>
          <w:sz w:val="22"/>
          <w:szCs w:val="22"/>
          <w:shd w:val="clear" w:color="auto" w:fill="F7F7F7"/>
        </w:rPr>
        <w:t>v-on:event</w:t>
      </w:r>
      <w:r>
        <w:rPr>
          <w:rFonts w:ascii="黑体" w:hAnsi="黑体" w:eastAsia="黑体"/>
          <w:color w:val="17375E" w:themeColor="text2" w:themeShade="BF"/>
          <w:sz w:val="22"/>
          <w:szCs w:val="22"/>
        </w:rPr>
        <w:t>绑定事件，或者使用</w:t>
      </w:r>
      <w:r>
        <w:rPr>
          <w:rStyle w:val="28"/>
          <w:rFonts w:ascii="黑体" w:hAnsi="黑体" w:eastAsia="黑体"/>
          <w:color w:val="17375E" w:themeColor="text2" w:themeShade="BF"/>
          <w:spacing w:val="3"/>
          <w:sz w:val="22"/>
          <w:szCs w:val="22"/>
          <w:shd w:val="clear" w:color="auto" w:fill="F7F7F7"/>
        </w:rPr>
        <w:t>@event</w:t>
      </w:r>
      <w:r>
        <w:rPr>
          <w:rFonts w:ascii="黑体" w:hAnsi="黑体" w:eastAsia="黑体"/>
          <w:color w:val="17375E" w:themeColor="text2" w:themeShade="BF"/>
          <w:sz w:val="22"/>
          <w:szCs w:val="22"/>
        </w:rPr>
        <w:t>绑定事件</w:t>
      </w:r>
    </w:p>
    <w:p>
      <w:pPr>
        <w:rPr>
          <w:rFonts w:ascii="黑体" w:hAnsi="黑体" w:eastAsia="黑体"/>
          <w:color w:val="17375E" w:themeColor="text2" w:themeShade="BF"/>
          <w:sz w:val="22"/>
          <w:szCs w:val="22"/>
        </w:rPr>
      </w:pP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中，全用</w:t>
      </w:r>
      <w:r>
        <w:rPr>
          <w:rStyle w:val="28"/>
          <w:rFonts w:ascii="黑体" w:hAnsi="黑体" w:eastAsia="黑体"/>
          <w:color w:val="17375E" w:themeColor="text2" w:themeShade="BF"/>
          <w:spacing w:val="3"/>
          <w:sz w:val="22"/>
          <w:szCs w:val="22"/>
          <w:shd w:val="clear" w:color="auto" w:fill="F7F7F7"/>
        </w:rPr>
        <w:t>bindtap(bind+event)</w:t>
      </w:r>
      <w:r>
        <w:rPr>
          <w:rFonts w:ascii="黑体" w:hAnsi="黑体" w:eastAsia="黑体"/>
          <w:color w:val="17375E" w:themeColor="text2" w:themeShade="BF"/>
          <w:sz w:val="22"/>
          <w:szCs w:val="22"/>
        </w:rPr>
        <w:t>，或者</w:t>
      </w:r>
      <w:r>
        <w:rPr>
          <w:rStyle w:val="28"/>
          <w:rFonts w:ascii="黑体" w:hAnsi="黑体" w:eastAsia="黑体"/>
          <w:color w:val="17375E" w:themeColor="text2" w:themeShade="BF"/>
          <w:spacing w:val="3"/>
          <w:sz w:val="22"/>
          <w:szCs w:val="22"/>
          <w:shd w:val="clear" w:color="auto" w:fill="F7F7F7"/>
        </w:rPr>
        <w:t>catchtap(catch+event)</w:t>
      </w:r>
      <w:r>
        <w:rPr>
          <w:rFonts w:ascii="黑体" w:hAnsi="黑体" w:eastAsia="黑体"/>
          <w:color w:val="17375E" w:themeColor="text2" w:themeShade="BF"/>
          <w:sz w:val="22"/>
          <w:szCs w:val="22"/>
        </w:rPr>
        <w:t>绑定事件</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6、数据的双向绑定</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在</w:t>
      </w: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中,只需要再</w:t>
      </w:r>
      <w:r>
        <w:rPr>
          <w:rStyle w:val="28"/>
          <w:rFonts w:ascii="黑体" w:hAnsi="黑体" w:eastAsia="黑体"/>
          <w:color w:val="17375E" w:themeColor="text2" w:themeShade="BF"/>
          <w:spacing w:val="3"/>
          <w:sz w:val="22"/>
          <w:szCs w:val="22"/>
          <w:shd w:val="clear" w:color="auto" w:fill="F7F7F7"/>
        </w:rPr>
        <w:t>表单</w:t>
      </w:r>
      <w:r>
        <w:rPr>
          <w:rFonts w:ascii="黑体" w:hAnsi="黑体" w:eastAsia="黑体"/>
          <w:color w:val="17375E" w:themeColor="text2" w:themeShade="BF"/>
          <w:sz w:val="22"/>
          <w:szCs w:val="22"/>
        </w:rPr>
        <w:t>元素上加上</w:t>
      </w:r>
      <w:r>
        <w:rPr>
          <w:rStyle w:val="28"/>
          <w:rFonts w:ascii="黑体" w:hAnsi="黑体" w:eastAsia="黑体"/>
          <w:color w:val="17375E" w:themeColor="text2" w:themeShade="BF"/>
          <w:spacing w:val="3"/>
          <w:sz w:val="22"/>
          <w:szCs w:val="22"/>
          <w:shd w:val="clear" w:color="auto" w:fill="F7F7F7"/>
        </w:rPr>
        <w:t>v-model</w:t>
      </w:r>
      <w:r>
        <w:rPr>
          <w:rFonts w:ascii="黑体" w:hAnsi="黑体" w:eastAsia="黑体"/>
          <w:color w:val="17375E" w:themeColor="text2" w:themeShade="BF"/>
          <w:sz w:val="22"/>
          <w:szCs w:val="22"/>
        </w:rPr>
        <w:t>,然后再绑定</w:t>
      </w:r>
      <w:r>
        <w:rPr>
          <w:rStyle w:val="28"/>
          <w:rFonts w:ascii="黑体" w:hAnsi="黑体" w:eastAsia="黑体"/>
          <w:color w:val="17375E" w:themeColor="text2" w:themeShade="BF"/>
          <w:spacing w:val="3"/>
          <w:sz w:val="22"/>
          <w:szCs w:val="22"/>
          <w:shd w:val="clear" w:color="auto" w:fill="F7F7F7"/>
        </w:rPr>
        <w:t>data</w:t>
      </w:r>
      <w:r>
        <w:rPr>
          <w:rFonts w:ascii="黑体" w:hAnsi="黑体" w:eastAsia="黑体"/>
          <w:color w:val="17375E" w:themeColor="text2" w:themeShade="BF"/>
          <w:sz w:val="22"/>
          <w:szCs w:val="22"/>
        </w:rPr>
        <w:t>中对应的一个值，当表单元素内容发生变化时，</w:t>
      </w:r>
      <w:r>
        <w:rPr>
          <w:rStyle w:val="28"/>
          <w:rFonts w:ascii="黑体" w:hAnsi="黑体" w:eastAsia="黑体"/>
          <w:color w:val="17375E" w:themeColor="text2" w:themeShade="BF"/>
          <w:spacing w:val="3"/>
          <w:sz w:val="22"/>
          <w:szCs w:val="22"/>
          <w:shd w:val="clear" w:color="auto" w:fill="F7F7F7"/>
        </w:rPr>
        <w:t>data</w:t>
      </w:r>
      <w:r>
        <w:rPr>
          <w:rFonts w:ascii="黑体" w:hAnsi="黑体" w:eastAsia="黑体"/>
          <w:color w:val="17375E" w:themeColor="text2" w:themeShade="BF"/>
          <w:sz w:val="22"/>
          <w:szCs w:val="22"/>
        </w:rPr>
        <w:t>中对应的值也会相应改变 。</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当表单内容发生变化时，会触发表单元素上绑定的方法，然后在该方法中，通过</w:t>
      </w:r>
      <w:r>
        <w:rPr>
          <w:rStyle w:val="28"/>
          <w:rFonts w:ascii="黑体" w:hAnsi="黑体" w:eastAsia="黑体"/>
          <w:color w:val="17375E" w:themeColor="text2" w:themeShade="BF"/>
          <w:spacing w:val="3"/>
          <w:sz w:val="22"/>
          <w:szCs w:val="22"/>
          <w:shd w:val="clear" w:color="auto" w:fill="F7F7F7"/>
        </w:rPr>
        <w:t>this.setData({key:value})</w:t>
      </w:r>
      <w:r>
        <w:rPr>
          <w:rFonts w:ascii="黑体" w:hAnsi="黑体" w:eastAsia="黑体"/>
          <w:color w:val="17375E" w:themeColor="text2" w:themeShade="BF"/>
          <w:sz w:val="22"/>
          <w:szCs w:val="22"/>
        </w:rPr>
        <w:t>来将表单上的值赋值给</w:t>
      </w:r>
      <w:r>
        <w:rPr>
          <w:rStyle w:val="28"/>
          <w:rFonts w:ascii="黑体" w:hAnsi="黑体" w:eastAsia="黑体"/>
          <w:color w:val="17375E" w:themeColor="text2" w:themeShade="BF"/>
          <w:spacing w:val="3"/>
          <w:sz w:val="22"/>
          <w:szCs w:val="22"/>
          <w:shd w:val="clear" w:color="auto" w:fill="F7F7F7"/>
        </w:rPr>
        <w:t>data</w:t>
      </w:r>
      <w:r>
        <w:rPr>
          <w:rFonts w:ascii="黑体" w:hAnsi="黑体" w:eastAsia="黑体"/>
          <w:color w:val="17375E" w:themeColor="text2" w:themeShade="BF"/>
          <w:sz w:val="22"/>
          <w:szCs w:val="22"/>
        </w:rPr>
        <w:t>中的对应值 。</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7、绑定事件传参</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在</w:t>
      </w: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中，绑定事件传参挺简单，只需要在触发事件的方法中，把需要传递的数据作为形参传入就可以了</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在</w:t>
      </w: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中，不能直接在绑定事件的方法中传入参数，需要将参数作为属性值，绑定到元素上的</w:t>
      </w:r>
      <w:r>
        <w:rPr>
          <w:rStyle w:val="28"/>
          <w:rFonts w:ascii="黑体" w:hAnsi="黑体" w:eastAsia="黑体"/>
          <w:color w:val="17375E" w:themeColor="text2" w:themeShade="BF"/>
          <w:spacing w:val="3"/>
          <w:sz w:val="22"/>
          <w:szCs w:val="22"/>
          <w:shd w:val="clear" w:color="auto" w:fill="F7F7F7"/>
        </w:rPr>
        <w:t>data-</w:t>
      </w:r>
      <w:r>
        <w:rPr>
          <w:rFonts w:ascii="黑体" w:hAnsi="黑体" w:eastAsia="黑体"/>
          <w:color w:val="17375E" w:themeColor="text2" w:themeShade="BF"/>
          <w:sz w:val="22"/>
          <w:szCs w:val="22"/>
        </w:rPr>
        <w:t>属性上，然后在方法中，通过</w:t>
      </w:r>
      <w:r>
        <w:rPr>
          <w:rStyle w:val="28"/>
          <w:rFonts w:ascii="黑体" w:hAnsi="黑体" w:eastAsia="黑体"/>
          <w:color w:val="17375E" w:themeColor="text2" w:themeShade="BF"/>
          <w:spacing w:val="3"/>
          <w:sz w:val="22"/>
          <w:szCs w:val="22"/>
          <w:shd w:val="clear" w:color="auto" w:fill="F7F7F7"/>
        </w:rPr>
        <w:t>e.currentTarget.dataset.*</w:t>
      </w:r>
      <w:r>
        <w:rPr>
          <w:rFonts w:ascii="黑体" w:hAnsi="黑体" w:eastAsia="黑体"/>
          <w:color w:val="17375E" w:themeColor="text2" w:themeShade="BF"/>
          <w:sz w:val="22"/>
          <w:szCs w:val="22"/>
        </w:rPr>
        <w:t>的方式获取</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8、父子组件通信</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父组件向子组件传递数据，只需要在子组件通过</w:t>
      </w:r>
      <w:r>
        <w:rPr>
          <w:rStyle w:val="28"/>
          <w:rFonts w:ascii="黑体" w:hAnsi="黑体" w:eastAsia="黑体"/>
          <w:color w:val="17375E" w:themeColor="text2" w:themeShade="BF"/>
          <w:spacing w:val="3"/>
          <w:sz w:val="22"/>
          <w:szCs w:val="22"/>
          <w:shd w:val="clear" w:color="auto" w:fill="F7F7F7"/>
        </w:rPr>
        <w:t>v-bind</w:t>
      </w:r>
      <w:r>
        <w:rPr>
          <w:rFonts w:ascii="黑体" w:hAnsi="黑体" w:eastAsia="黑体"/>
          <w:color w:val="17375E" w:themeColor="text2" w:themeShade="BF"/>
          <w:sz w:val="22"/>
          <w:szCs w:val="22"/>
        </w:rPr>
        <w:t>传入一个值，在子组件中，通过</w:t>
      </w:r>
      <w:r>
        <w:rPr>
          <w:rStyle w:val="28"/>
          <w:rFonts w:ascii="黑体" w:hAnsi="黑体" w:eastAsia="黑体"/>
          <w:color w:val="17375E" w:themeColor="text2" w:themeShade="BF"/>
          <w:spacing w:val="3"/>
          <w:sz w:val="22"/>
          <w:szCs w:val="22"/>
          <w:shd w:val="clear" w:color="auto" w:fill="F7F7F7"/>
        </w:rPr>
        <w:t>props</w:t>
      </w:r>
      <w:r>
        <w:rPr>
          <w:rFonts w:ascii="黑体" w:hAnsi="黑体" w:eastAsia="黑体"/>
          <w:color w:val="17375E" w:themeColor="text2" w:themeShade="BF"/>
          <w:sz w:val="22"/>
          <w:szCs w:val="22"/>
        </w:rPr>
        <w:t>接收，即可完成数据的传递</w:t>
      </w:r>
    </w:p>
    <w:p>
      <w:pPr>
        <w:rPr>
          <w:rFonts w:ascii="黑体" w:hAnsi="黑体" w:eastAsia="黑体"/>
          <w:color w:val="17375E" w:themeColor="text2" w:themeShade="BF"/>
          <w:sz w:val="22"/>
          <w:szCs w:val="22"/>
        </w:rPr>
      </w:pPr>
      <w:r>
        <w:rPr>
          <w:rFonts w:ascii="黑体" w:hAnsi="黑体" w:eastAsia="黑体"/>
          <w:color w:val="17375E" w:themeColor="text2" w:themeShade="BF"/>
          <w:sz w:val="22"/>
          <w:szCs w:val="22"/>
        </w:rPr>
        <w:t>父组件向子组件通信和</w:t>
      </w:r>
      <w:r>
        <w:rPr>
          <w:rStyle w:val="28"/>
          <w:rFonts w:ascii="黑体" w:hAnsi="黑体" w:eastAsia="黑体"/>
          <w:color w:val="17375E" w:themeColor="text2" w:themeShade="BF"/>
          <w:spacing w:val="3"/>
          <w:sz w:val="22"/>
          <w:szCs w:val="22"/>
          <w:shd w:val="clear" w:color="auto" w:fill="F7F7F7"/>
        </w:rPr>
        <w:t>vue</w:t>
      </w:r>
      <w:r>
        <w:rPr>
          <w:rFonts w:ascii="黑体" w:hAnsi="黑体" w:eastAsia="黑体"/>
          <w:color w:val="17375E" w:themeColor="text2" w:themeShade="BF"/>
          <w:sz w:val="22"/>
          <w:szCs w:val="22"/>
        </w:rPr>
        <w:t>类似，但是</w:t>
      </w:r>
      <w:r>
        <w:rPr>
          <w:rStyle w:val="28"/>
          <w:rFonts w:ascii="黑体" w:hAnsi="黑体" w:eastAsia="黑体"/>
          <w:color w:val="17375E" w:themeColor="text2" w:themeShade="BF"/>
          <w:spacing w:val="3"/>
          <w:sz w:val="22"/>
          <w:szCs w:val="22"/>
          <w:shd w:val="clear" w:color="auto" w:fill="F7F7F7"/>
        </w:rPr>
        <w:t>小程序</w:t>
      </w:r>
      <w:r>
        <w:rPr>
          <w:rFonts w:ascii="黑体" w:hAnsi="黑体" w:eastAsia="黑体"/>
          <w:color w:val="17375E" w:themeColor="text2" w:themeShade="BF"/>
          <w:sz w:val="22"/>
          <w:szCs w:val="22"/>
        </w:rPr>
        <w:t>没有通过</w:t>
      </w:r>
      <w:r>
        <w:rPr>
          <w:rStyle w:val="28"/>
          <w:rFonts w:ascii="黑体" w:hAnsi="黑体" w:eastAsia="黑体"/>
          <w:color w:val="17375E" w:themeColor="text2" w:themeShade="BF"/>
          <w:spacing w:val="3"/>
          <w:sz w:val="22"/>
          <w:szCs w:val="22"/>
          <w:shd w:val="clear" w:color="auto" w:fill="F7F7F7"/>
        </w:rPr>
        <w:t>v-bind</w:t>
      </w:r>
      <w:r>
        <w:rPr>
          <w:rFonts w:ascii="黑体" w:hAnsi="黑体" w:eastAsia="黑体"/>
          <w:color w:val="17375E" w:themeColor="text2" w:themeShade="BF"/>
          <w:sz w:val="22"/>
          <w:szCs w:val="22"/>
        </w:rPr>
        <w:t>，而是直接将值赋值给一个变量 在子组件</w:t>
      </w:r>
      <w:r>
        <w:rPr>
          <w:rStyle w:val="28"/>
          <w:rFonts w:ascii="黑体" w:hAnsi="黑体" w:eastAsia="黑体"/>
          <w:color w:val="17375E" w:themeColor="text2" w:themeShade="BF"/>
          <w:spacing w:val="3"/>
          <w:sz w:val="22"/>
          <w:szCs w:val="22"/>
          <w:shd w:val="clear" w:color="auto" w:fill="F7F7F7"/>
        </w:rPr>
        <w:t>properties</w:t>
      </w:r>
      <w:r>
        <w:rPr>
          <w:rFonts w:ascii="黑体" w:hAnsi="黑体" w:eastAsia="黑体"/>
          <w:color w:val="17375E" w:themeColor="text2" w:themeShade="BF"/>
          <w:sz w:val="22"/>
          <w:szCs w:val="22"/>
        </w:rPr>
        <w:t>中，接收传递的值</w:t>
      </w:r>
    </w:p>
    <w:p>
      <w:pPr>
        <w:pStyle w:val="2"/>
        <w:spacing w:before="0" w:after="0" w:line="240" w:lineRule="auto"/>
        <w:rPr>
          <w:color w:val="FF0000"/>
          <w:sz w:val="28"/>
          <w:szCs w:val="28"/>
        </w:rPr>
      </w:pPr>
      <w:r>
        <w:rPr>
          <w:color w:val="FF0000"/>
          <w:sz w:val="28"/>
          <w:szCs w:val="28"/>
        </w:rPr>
        <w:t>11</w:t>
      </w:r>
      <w:r>
        <w:rPr>
          <w:rFonts w:hint="eastAsia"/>
          <w:color w:val="FF0000"/>
          <w:sz w:val="28"/>
          <w:szCs w:val="28"/>
        </w:rPr>
        <w:t>、</w:t>
      </w:r>
      <w:r>
        <w:rPr>
          <w:color w:val="FF0000"/>
          <w:sz w:val="28"/>
          <w:szCs w:val="28"/>
        </w:rPr>
        <w:t>computed和watcher的区别？watch实现原理？watch有几种写法？</w:t>
      </w:r>
    </w:p>
    <w:p>
      <w:r>
        <w:rPr>
          <w:rFonts w:hint="eastAsia" w:ascii="微软雅黑" w:hAnsi="微软雅黑" w:eastAsia="微软雅黑"/>
          <w:color w:val="333333"/>
          <w:sz w:val="28"/>
          <w:szCs w:val="28"/>
          <w:shd w:val="clear" w:color="auto" w:fill="FFFFFF"/>
        </w:rPr>
        <w:t>使用场景：computed----当一个属性受多个属性影响的时候，使用computed-------购物车商品结算。watch----当一条数据影响多条数据的时候，使用watch-------搜索框。</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 xml:space="preserve">计算属性computed : </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1. 支持缓存，只有依赖数据发生改变，才会重新进行计算</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2. 不支持异步，当computed内有异步操作时无效，无法监听数据的变化</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3.computed 属性值会默认走缓存，计算属性是基于它们的响应式依赖进行缓存的，也就是基于data中声明过或者父组件传递的props中的数据通过计算得到的值</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4. 如果一个属性是由其他属性计算而来的，这个属性依赖其他属性，是一个多对一或者一对一，一般用computed</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5.如果computed属性属性值是函数，那么默认会走get方法；函数的返回值就是属性的属性值；在computed中的，属性都有一个get和一个set方法，当数据变化时，调用set方法。</w:t>
      </w:r>
    </w:p>
    <w:p>
      <w:pPr>
        <w:rPr>
          <w:rFonts w:cs="宋体"/>
          <w:b/>
          <w:bCs/>
          <w:color w:val="403152" w:themeColor="accent4" w:themeShade="80"/>
          <w:spacing w:val="3"/>
          <w:kern w:val="0"/>
          <w:sz w:val="24"/>
          <w:szCs w:val="20"/>
        </w:rPr>
      </w:pP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侦听属性watch：</w:t>
      </w:r>
    </w:p>
    <w:p>
      <w:pPr>
        <w:rPr>
          <w:rFonts w:cs="宋体"/>
          <w:b/>
          <w:bCs/>
          <w:color w:val="403152" w:themeColor="accent4" w:themeShade="80"/>
          <w:spacing w:val="3"/>
          <w:kern w:val="0"/>
          <w:sz w:val="24"/>
          <w:szCs w:val="20"/>
        </w:rPr>
      </w:pP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1. 不支持缓存，数据变，直接会触发相应的操作；</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2.watch支持异步；</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3.监听的函数接收两个参数，第一个参数是最新的值；第二个参数是输入之前的值；</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4. 当一个属性发生变化时，需要执行对应的操作；一对多；</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5. 监听数据必须是data中声明过或者父组件传递过来的props中的数据，当数据变化时，触发其他操作，函数有两个参数，</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immediate：组件加载立即触发回调函数执行，</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deep: 深度监听，为了发现对象内部值的变化，复杂类型的数据时使用，例如数组中的对象内容的改变，注意监听数组的变动不需要这么做。</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注意：deep无法监听到数组的变动和对象的新增，参考vue数组变异,只有以响应式的方式触发才会被监听到。</w:t>
      </w:r>
    </w:p>
    <w:p>
      <w:pPr>
        <w:rPr>
          <w:rFonts w:cs="宋体"/>
          <w:b/>
          <w:bCs/>
          <w:color w:val="403152" w:themeColor="accent4" w:themeShade="80"/>
          <w:spacing w:val="3"/>
          <w:kern w:val="0"/>
          <w:sz w:val="24"/>
          <w:szCs w:val="20"/>
        </w:rPr>
      </w:pP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watch工作原理:</w:t>
      </w:r>
    </w:p>
    <w:p>
      <w:pPr>
        <w:rPr>
          <w:rFonts w:cs="宋体"/>
          <w:b/>
          <w:bCs/>
          <w:color w:val="403152" w:themeColor="accent4" w:themeShade="80"/>
          <w:spacing w:val="3"/>
          <w:kern w:val="0"/>
          <w:sz w:val="24"/>
          <w:szCs w:val="20"/>
        </w:rPr>
      </w:pPr>
      <w:r>
        <w:rPr>
          <w:rFonts w:cs="宋体"/>
          <w:b/>
          <w:bCs/>
          <w:color w:val="403152" w:themeColor="accent4" w:themeShade="80"/>
          <w:spacing w:val="3"/>
          <w:kern w:val="0"/>
          <w:sz w:val="24"/>
          <w:szCs w:val="20"/>
        </w:rPr>
        <w:t>watch在一开始初始化的时候，会读取一遍监听的数据的值，此时那个数据就收集到watch的watcher了然后你给watch设置的handler，watch 会放入watcher的更新函数中，当数据改变时，通知watch的watcher进行更新，于是你设置的handler就被调用了。</w:t>
      </w:r>
    </w:p>
    <w:p>
      <w:pPr>
        <w:jc w:val="left"/>
        <w:rPr>
          <w:rFonts w:ascii="Times New Roman" w:hAnsi="Times New Roman" w:eastAsia="宋体"/>
          <w:b/>
          <w:bCs/>
          <w:sz w:val="24"/>
        </w:rPr>
      </w:pP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nodejs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1、什么是nodejs？我们在</w:t>
      </w:r>
      <w:bookmarkStart w:id="12" w:name="_GoBack"/>
      <w:bookmarkEnd w:id="12"/>
      <w:r>
        <w:rPr>
          <w:rFonts w:ascii="Open Sans" w:hAnsi="Open Sans" w:eastAsia="宋体" w:cs="Open Sans"/>
          <w:b/>
          <w:bCs/>
          <w:color w:val="333333"/>
          <w:kern w:val="0"/>
          <w:sz w:val="30"/>
          <w:szCs w:val="30"/>
        </w:rPr>
        <w:t>哪里使用它？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Nodejs是服务器端的一门技术。它是基于Google V8 JavaScript引擎而开发的。用来开发可扩展的服务端程序。</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2、为什么要使用node js？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nodejs会让我们的编程工作变得简单，它主要包含如下几点几个好处: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执行快速。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永远不会阻滞。</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JavaScript是通用的编程语言。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异步处理机制。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避免并行所带来的问题。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3、nodejs有哪些特点？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是单线程的，但是有很高的可扩展性，使用JavaScript作为主流编程语言。使用的是异步处理机制和事件驱动。处理高效。</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4、如何更新nodejs的版本?</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 install npm -g</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5、为什么nodejs是单线程的？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Nodejs使用的是单线程没错，但是通过异步处理的方式，可以处理大量的数据吞吐量，从而有更好的性能和可扩展性。</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6、你做的项目中都使用过那些中间件呢？</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中间件可以理解为在请求和响应之间进行响应数据的处理。 分类： 内置中间件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 xml:space="preserve">app.use(express.static('托管目录地址')) //静态资源管理中间件 ​ 第三方中间件 body-parser// cookie-parser// cookie-seesion </w:t>
      </w:r>
      <w:r>
        <w:rPr>
          <w:rFonts w:ascii="Open Sans" w:hAnsi="Open Sans" w:eastAsia="宋体" w:cs="Open Sans"/>
          <w:color w:val="333333"/>
          <w:kern w:val="0"/>
          <w:sz w:val="24"/>
          <w:szCs w:val="24"/>
        </w:rPr>
        <w:sym w:font="Symbol" w:char="F0D8"/>
      </w:r>
      <w:r>
        <w:rPr>
          <w:rFonts w:ascii="Open Sans" w:hAnsi="Open Sans" w:eastAsia="宋体" w:cs="Open Sans"/>
          <w:color w:val="333333"/>
          <w:kern w:val="0"/>
          <w:sz w:val="24"/>
          <w:szCs w:val="24"/>
        </w:rPr>
        <w:t xml:space="preserve"> 自定义中间件 记录访问日志</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7、nodejs的接口(加分项)</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react</w:t>
      </w:r>
    </w:p>
    <w:p>
      <w:pPr>
        <w:pStyle w:val="38"/>
        <w:widowControl/>
        <w:numPr>
          <w:ilvl w:val="0"/>
          <w:numId w:val="6"/>
        </w:numPr>
        <w:spacing w:before="100" w:beforeAutospacing="1" w:after="100" w:afterAutospacing="1"/>
        <w:ind w:firstLineChars="0"/>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react生命周期</w:t>
      </w:r>
      <w:r>
        <w:rPr>
          <w:rFonts w:hint="eastAsia" w:ascii="Open Sans" w:hAnsi="Open Sans" w:eastAsia="宋体" w:cs="Open Sans"/>
          <w:b/>
          <w:bCs/>
          <w:color w:val="333333"/>
          <w:kern w:val="0"/>
          <w:sz w:val="30"/>
          <w:szCs w:val="30"/>
        </w:rPr>
        <w:t>（初始化阶段、运行中状态、销毁状态）</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componentWillMount</w:t>
      </w:r>
      <w:r>
        <w:rPr>
          <w:rFonts w:ascii="Helvetica" w:hAnsi="Helvetica" w:eastAsia="宋体" w:cs="Helvetica"/>
          <w:color w:val="333333"/>
          <w:kern w:val="0"/>
          <w:sz w:val="20"/>
          <w:szCs w:val="20"/>
        </w:rPr>
        <w:t> 在渲染前调用,在客户端也在服务端。</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componentDidMount</w:t>
      </w:r>
      <w:r>
        <w:rPr>
          <w:rFonts w:ascii="Helvetica" w:hAnsi="Helvetica" w:eastAsia="宋体" w:cs="Helvetica"/>
          <w:color w:val="333333"/>
          <w:kern w:val="0"/>
          <w:sz w:val="20"/>
          <w:szCs w:val="20"/>
        </w:rPr>
        <w:t> : 在第一次渲染后调用，只在客户端。之后组件已经生成了对应的DOM结构，可以通过this.getDOMNode()来进行访问。 如果你想和其他JavaScript框架一起使用，可以在这个方法中调用setTimeout, setInterval或者发送AJAX请求等操作(防止异步操作阻塞UI)。</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componentWillReceiveProps</w:t>
      </w:r>
      <w:r>
        <w:rPr>
          <w:rFonts w:ascii="Helvetica" w:hAnsi="Helvetica" w:eastAsia="宋体" w:cs="Helvetica"/>
          <w:color w:val="333333"/>
          <w:kern w:val="0"/>
          <w:sz w:val="20"/>
          <w:szCs w:val="20"/>
        </w:rPr>
        <w:t> 在组件接收到一个新的 prop (更新后)时被调用。这个方法在初始化render时不会被调用。</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shouldComponentUpdate</w:t>
      </w:r>
      <w:r>
        <w:rPr>
          <w:rFonts w:ascii="Helvetica" w:hAnsi="Helvetica" w:eastAsia="宋体" w:cs="Helvetica"/>
          <w:color w:val="333333"/>
          <w:kern w:val="0"/>
          <w:sz w:val="20"/>
          <w:szCs w:val="20"/>
        </w:rPr>
        <w:t> 返回一个布尔值。在组件接收到新的props或者state时被调用。在初始化时或者使用forceUpdate时不被调用。</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color w:val="333333"/>
          <w:kern w:val="0"/>
          <w:sz w:val="20"/>
          <w:szCs w:val="20"/>
        </w:rPr>
        <w:t>可以在你确认不需要更新组件时使用。</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componentWillUpdate</w:t>
      </w:r>
      <w:r>
        <w:rPr>
          <w:rFonts w:ascii="Helvetica" w:hAnsi="Helvetica" w:eastAsia="宋体" w:cs="Helvetica"/>
          <w:color w:val="333333"/>
          <w:kern w:val="0"/>
          <w:sz w:val="20"/>
          <w:szCs w:val="20"/>
        </w:rPr>
        <w:t>在组件接收到新的props或者state但还没有render时被调用。在初始化时不会被调用。</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componentDidUpdate</w:t>
      </w:r>
      <w:r>
        <w:rPr>
          <w:rFonts w:ascii="Helvetica" w:hAnsi="Helvetica" w:eastAsia="宋体" w:cs="Helvetica"/>
          <w:color w:val="333333"/>
          <w:kern w:val="0"/>
          <w:sz w:val="20"/>
          <w:szCs w:val="20"/>
        </w:rPr>
        <w:t> 在组件完成更新后立即调用。在初始化时不会被调用。</w:t>
      </w:r>
    </w:p>
    <w:p>
      <w:pPr>
        <w:widowControl/>
        <w:numPr>
          <w:ilvl w:val="0"/>
          <w:numId w:val="6"/>
        </w:numPr>
        <w:shd w:val="clear" w:color="auto" w:fill="FFFFFF"/>
        <w:wordWrap w:val="0"/>
        <w:spacing w:line="480" w:lineRule="atLeast"/>
        <w:jc w:val="left"/>
        <w:rPr>
          <w:rFonts w:ascii="Helvetica" w:hAnsi="Helvetica" w:eastAsia="宋体" w:cs="Helvetica"/>
          <w:color w:val="333333"/>
          <w:kern w:val="0"/>
          <w:sz w:val="20"/>
          <w:szCs w:val="20"/>
        </w:rPr>
      </w:pPr>
      <w:r>
        <w:rPr>
          <w:rFonts w:ascii="Helvetica" w:hAnsi="Helvetica" w:eastAsia="宋体" w:cs="Helvetica"/>
          <w:b/>
          <w:bCs/>
          <w:color w:val="333333"/>
          <w:kern w:val="0"/>
          <w:sz w:val="20"/>
          <w:szCs w:val="20"/>
        </w:rPr>
        <w:t>componentWillUnmount</w:t>
      </w:r>
      <w:r>
        <w:rPr>
          <w:rFonts w:ascii="Helvetica" w:hAnsi="Helvetica" w:eastAsia="宋体" w:cs="Helvetica"/>
          <w:color w:val="333333"/>
          <w:kern w:val="0"/>
          <w:sz w:val="20"/>
          <w:szCs w:val="20"/>
        </w:rPr>
        <w:t>在组件从 DOM 中移除之前立刻被调用。</w:t>
      </w:r>
    </w:p>
    <w:p>
      <w:pPr>
        <w:pStyle w:val="38"/>
        <w:widowControl/>
        <w:numPr>
          <w:ilvl w:val="0"/>
          <w:numId w:val="6"/>
        </w:numPr>
        <w:spacing w:before="100" w:beforeAutospacing="1" w:after="100" w:afterAutospacing="1"/>
        <w:ind w:firstLineChars="0"/>
        <w:jc w:val="left"/>
        <w:outlineLvl w:val="3"/>
        <w:rPr>
          <w:rFonts w:ascii="Open Sans" w:hAnsi="Open Sans" w:eastAsia="宋体" w:cs="Open Sans"/>
          <w:b/>
          <w:bCs/>
          <w:color w:val="333333"/>
          <w:kern w:val="0"/>
          <w:sz w:val="30"/>
          <w:szCs w:val="30"/>
        </w:rPr>
      </w:pP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初始化阶段：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getDefaultProps:获取实例的默认属性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getInitialState:获取每个实例的初始化状态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componentWillMount：组件即将被装载、渲染到页面上</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render:组件在这里生成虚拟的 DOM 节点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componentDidMount:组件真正在被装载之后</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运行中状态：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componentWillReceiveProps:组件将要接收到属性的时候调用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shouldComponentUpdate:组件接受到新属性或者新状态的时候（可以返回 false，接收数据后不更新，阻止 render 调用，后面的函数不会被继续执行了）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componentWillUpdate:组件即将更新不能修改属性和状态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render:组件重新描绘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componentDidUpdate:组件已经更新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销毁阶段：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componentWillUnmount:组件即将销毁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2、shouldComponentUpdate 是做什么的？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shouldComponentUpdate 这个方法用来判断是否需要调用 render 方法重新描绘 dom。因为 dom 的描绘非常消耗性能，如果我们能在 shouldComponentUpdate 方法中能够写出更优化的 dom diff 算法，可以极大的提高性能。</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3、React 优势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1、React 速度很快：它并不直接对 DOM 进行操作，引入了一个叫做虚拟 DOM 的概念，安插在 javascript 逻辑和实际的 DOM 之间，性能好。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2、跨浏览器兼容：虚拟 DOM 帮助我们解决了跨浏览器问题，它为我们提供了标准化的 API，甚至在 IE8 中都是没问题的。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3、一切都是 component：代码更加模块化，</w:t>
      </w:r>
      <w:r>
        <w:rPr>
          <w:rFonts w:hint="eastAsia" w:ascii="Open Sans" w:hAnsi="Open Sans" w:eastAsia="宋体" w:cs="Open Sans"/>
          <w:color w:val="333333"/>
          <w:kern w:val="0"/>
          <w:sz w:val="24"/>
          <w:szCs w:val="24"/>
        </w:rPr>
        <w:t>复用</w:t>
      </w:r>
      <w:r>
        <w:rPr>
          <w:rFonts w:ascii="Open Sans" w:hAnsi="Open Sans" w:eastAsia="宋体" w:cs="Open Sans"/>
          <w:color w:val="333333"/>
          <w:kern w:val="0"/>
          <w:sz w:val="24"/>
          <w:szCs w:val="24"/>
        </w:rPr>
        <w:t>代码更容易，可维护性高。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4、单向数据流：Flux 是一个用于在 JavaScript 应用中创建单向数据层的架构，它随着 React 视图库的开发而被 Facebook 概念化。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5、同构、纯粹的 javascript：因为搜索引擎的爬虫程序依赖的是服务端响应而不是 JavaScript 的执行，预渲染你的应用有助于搜索引擎优化。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6、兼容性好：比如使用 RequireJS 来加载和打包，而 Browserify 和 Webpack 适用于构建大型应用。它们使得那些艰难的任务不再让人望而生畏。</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4、React 中 refs 的作用是什么？</w:t>
      </w:r>
    </w:p>
    <w:p>
      <w:pPr>
        <w:widowControl/>
        <w:numPr>
          <w:ilvl w:val="0"/>
          <w:numId w:val="7"/>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Refs</w:t>
      </w:r>
      <w:r>
        <w:rPr>
          <w:rFonts w:ascii="Open Sans" w:hAnsi="Open Sans" w:eastAsia="宋体" w:cs="Open Sans"/>
          <w:color w:val="333333"/>
          <w:kern w:val="0"/>
          <w:sz w:val="24"/>
          <w:szCs w:val="24"/>
        </w:rPr>
        <w:t xml:space="preserve"> 是 </w:t>
      </w:r>
      <w:r>
        <w:rPr>
          <w:rFonts w:ascii="var(--monospace)" w:hAnsi="var(--monospace)" w:eastAsia="宋体" w:cs="宋体"/>
          <w:color w:val="333333"/>
          <w:kern w:val="0"/>
          <w:sz w:val="22"/>
          <w:bdr w:val="single" w:color="E7EAED" w:sz="6" w:space="0"/>
          <w:shd w:val="clear" w:color="auto" w:fill="F3F4F4"/>
        </w:rPr>
        <w:t>React</w:t>
      </w:r>
      <w:r>
        <w:rPr>
          <w:rFonts w:ascii="Open Sans" w:hAnsi="Open Sans" w:eastAsia="宋体" w:cs="Open Sans"/>
          <w:color w:val="333333"/>
          <w:kern w:val="0"/>
          <w:sz w:val="24"/>
          <w:szCs w:val="24"/>
        </w:rPr>
        <w:t xml:space="preserve"> 提供给我们的安全访问 </w:t>
      </w:r>
      <w:r>
        <w:rPr>
          <w:rFonts w:ascii="var(--monospace)" w:hAnsi="var(--monospace)" w:eastAsia="宋体" w:cs="宋体"/>
          <w:color w:val="333333"/>
          <w:kern w:val="0"/>
          <w:sz w:val="22"/>
          <w:bdr w:val="single" w:color="E7EAED" w:sz="6" w:space="0"/>
          <w:shd w:val="clear" w:color="auto" w:fill="F3F4F4"/>
        </w:rPr>
        <w:t>DOM</w:t>
      </w:r>
      <w:r>
        <w:rPr>
          <w:rFonts w:ascii="Open Sans" w:hAnsi="Open Sans" w:eastAsia="宋体" w:cs="Open Sans"/>
          <w:color w:val="333333"/>
          <w:kern w:val="0"/>
          <w:sz w:val="24"/>
          <w:szCs w:val="24"/>
        </w:rPr>
        <w:t>元素或者某个组件实例的句柄</w:t>
      </w:r>
    </w:p>
    <w:p>
      <w:pPr>
        <w:widowControl/>
        <w:numPr>
          <w:ilvl w:val="0"/>
          <w:numId w:val="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可以为元素添加</w:t>
      </w:r>
      <w:r>
        <w:rPr>
          <w:rFonts w:ascii="var(--monospace)" w:hAnsi="var(--monospace)" w:eastAsia="宋体" w:cs="宋体"/>
          <w:color w:val="333333"/>
          <w:kern w:val="0"/>
          <w:sz w:val="22"/>
          <w:bdr w:val="single" w:color="E7EAED" w:sz="6" w:space="0"/>
          <w:shd w:val="clear" w:color="auto" w:fill="F3F4F4"/>
        </w:rPr>
        <w:t>ref</w:t>
      </w:r>
      <w:r>
        <w:rPr>
          <w:rFonts w:ascii="Open Sans" w:hAnsi="Open Sans" w:eastAsia="宋体" w:cs="Open Sans"/>
          <w:color w:val="333333"/>
          <w:kern w:val="0"/>
          <w:sz w:val="24"/>
          <w:szCs w:val="24"/>
        </w:rPr>
        <w:t xml:space="preserve">属性然后在回调函数中接受该元素在 </w:t>
      </w:r>
      <w:r>
        <w:rPr>
          <w:rFonts w:ascii="var(--monospace)" w:hAnsi="var(--monospace)" w:eastAsia="宋体" w:cs="宋体"/>
          <w:color w:val="333333"/>
          <w:kern w:val="0"/>
          <w:sz w:val="22"/>
          <w:bdr w:val="single" w:color="E7EAED" w:sz="6" w:space="0"/>
          <w:shd w:val="clear" w:color="auto" w:fill="F3F4F4"/>
        </w:rPr>
        <w:t>DOM</w:t>
      </w:r>
      <w:r>
        <w:rPr>
          <w:rFonts w:ascii="Open Sans" w:hAnsi="Open Sans" w:eastAsia="宋体" w:cs="Open Sans"/>
          <w:color w:val="333333"/>
          <w:kern w:val="0"/>
          <w:sz w:val="24"/>
          <w:szCs w:val="24"/>
        </w:rPr>
        <w:t xml:space="preserve"> 树中的句柄，该值会作为回调函数的第一个参数返回</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5、高阶组件(higher order component)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高阶组件是一个以组件为参数并返回一个新组件的函数。HOC 运行你重用代码、逻辑和引导抽象。最常见的可能是 Redux 的 connect 函数。除了简单分享工具库和简单的组合，HOC 最好的方式是共享 React 组件之间的行为。如果你发现你在不同的地方写了大量代码来做同一件事时，就应该考虑将代码重构为可重用的 HOC。</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6、setState 和 replaceState 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setState 是修改其中的部分状态，相当于 Object.assign，只是覆盖， 不会减少原来的状态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replaceState 是完全替换原来的状态，相当于赋值，将原来的 state 替换为另一个对象，如果新状态属性减少，那么 state 中就没有这个状态了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7、调用 super(props) 的目的是什么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 super() 被调用之前，子类是不能使用 this 的，在 ES2015 中，子类必须在 constructor 中调用 super()。</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传递 props 给 super() 的原因则是便于(在子类中)能在 constructor 访问 this.props。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8、态(state)和属性(props)之间有何区别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State 是一种数据结构，用于组件挂载时所需数据的默认值。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State 可能会随着时间的推移而发生突变，但多数时候是作为用户事件行为的结果。</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Props(properties 的简写)则是组件的配置。props 由父组件传递给子组件，并且就子组件而言，props 是不可变的(immutable)。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组件不能改变自身的 props，但是可以把其子组件的 props 放在一起(统一管理)。Props 也不仅仅是数据--回调函数也可以通过 props 传递。</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9、应该在 React 组件的何处发起 Ajax 请求</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 React 组件中，应该在 componentDidMount 中发起网络请求。这个方法会在组件第一次“挂载”(被添加到 DOM)时执行，在组件的生命周期中仅会执行一次。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更重要的是，你不能保证在组件挂载之前 Ajax 请求已经完成，如果是这样，也就意味着你将尝试在一个未挂载的组件上调用 setState，这将不起作用。 在 componentDidMount 中发起网络请求将保证这有一个组件可以更新了。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10、Axios写在哪个生命周期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componentDidMount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11、React组件之间的传值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1.向下传值--父组件向子组件传值 父组件通过props传递一个不是方法的数据，给子组件；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2.向上传值--子组件向父组件传值 父组件通过props向子组件传入一个方法，子组件在通过调用该方法，并将数据以参数的形式传给父组件，父组件可以在该方法中对传入的数据进行处理；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按传值方法分：props，ref，context，updater，redux</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12、render函数什么时候会执行？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当this.state或者this.props发生改变的时候，render函数会执行</w:t>
      </w:r>
    </w:p>
    <w:p>
      <w:pPr>
        <w:widowControl/>
        <w:shd w:val="clear" w:color="auto" w:fill="FFFFFF"/>
        <w:spacing w:before="306" w:after="204"/>
        <w:jc w:val="left"/>
        <w:outlineLvl w:val="0"/>
        <w:rPr>
          <w:rFonts w:ascii="Helvetica" w:hAnsi="Helvetica" w:eastAsia="宋体" w:cs="Helvetica"/>
          <w:b/>
          <w:bCs/>
          <w:color w:val="333333"/>
          <w:spacing w:val="3"/>
          <w:kern w:val="36"/>
          <w:sz w:val="48"/>
          <w:szCs w:val="48"/>
        </w:rPr>
      </w:pPr>
      <w:r>
        <w:rPr>
          <w:rFonts w:ascii="Helvetica" w:hAnsi="Helvetica" w:eastAsia="宋体" w:cs="Helvetica"/>
          <w:b/>
          <w:bCs/>
          <w:color w:val="333333"/>
          <w:spacing w:val="3"/>
          <w:kern w:val="36"/>
          <w:sz w:val="48"/>
          <w:szCs w:val="48"/>
        </w:rPr>
        <w:t>React.js 面试真题</w:t>
      </w:r>
    </w:p>
    <w:p>
      <w:pPr>
        <w:widowControl/>
        <w:shd w:val="clear" w:color="auto" w:fill="FFFFFF"/>
        <w:spacing w:after="204"/>
        <w:jc w:val="left"/>
        <w:outlineLvl w:val="3"/>
        <w:rPr>
          <w:rFonts w:ascii="Helvetica" w:hAnsi="Helvetica" w:eastAsia="宋体" w:cs="Helvetica"/>
          <w:b/>
          <w:bCs/>
          <w:color w:val="FF0000"/>
          <w:spacing w:val="3"/>
          <w:kern w:val="0"/>
          <w:sz w:val="36"/>
          <w:szCs w:val="36"/>
        </w:rPr>
      </w:pPr>
      <w:r>
        <w:rPr>
          <w:rFonts w:ascii="Segoe UI Symbol" w:hAnsi="Segoe UI Symbol" w:eastAsia="宋体" w:cs="Segoe UI Symbol"/>
          <w:b/>
          <w:bCs/>
          <w:color w:val="FF0000"/>
          <w:spacing w:val="3"/>
          <w:kern w:val="0"/>
          <w:sz w:val="36"/>
          <w:szCs w:val="36"/>
        </w:rPr>
        <w:t>★★★</w:t>
      </w:r>
      <w:r>
        <w:rPr>
          <w:rFonts w:ascii="Helvetica" w:hAnsi="Helvetica" w:eastAsia="宋体" w:cs="Helvetica"/>
          <w:b/>
          <w:bCs/>
          <w:color w:val="FF0000"/>
          <w:spacing w:val="3"/>
          <w:kern w:val="0"/>
          <w:sz w:val="36"/>
          <w:szCs w:val="36"/>
        </w:rPr>
        <w:t xml:space="preserve"> React 事件绑定原理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一、react并没有使用原生的浏览器事件，而是在基于Virtual DOM的基础上实现了合成事件</w:t>
      </w:r>
      <w:r>
        <w:rPr>
          <w:rFonts w:hint="eastAsia" w:ascii="Consolas" w:hAnsi="Consolas" w:eastAsia="宋体" w:cs="宋体"/>
          <w:color w:val="8E908C"/>
          <w:spacing w:val="3"/>
          <w:kern w:val="0"/>
          <w:sz w:val="20"/>
          <w:szCs w:val="20"/>
        </w:rPr>
        <w:t>。</w:t>
      </w:r>
      <w:r>
        <w:rPr>
          <w:rFonts w:ascii="Consolas" w:hAnsi="Consolas" w:eastAsia="宋体" w:cs="宋体"/>
          <w:color w:val="8E908C"/>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二、react合成事件主要分为以下三个过程：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1、事件注册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document上注册、存储事件回调。</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2、事件合成</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事件触发后，会执行一下过程：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（1）进入统一的事件分发函数dispatchEvent；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（2）找到触发事件的 ReactDOMComponent；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（3）开始事件的合成；</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 根据当前事件类型生成指定的合成对象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 封装原生事件和冒泡机制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 查找当前元素以及他所有父级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 在listenerBank根据key值查找事件回调并合成到 event(合成事件结束)</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3、批处理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批量处理合成事件内的回调函数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FFFFF"/>
        <w:spacing w:after="204"/>
        <w:jc w:val="left"/>
        <w:outlineLvl w:val="3"/>
        <w:rPr>
          <w:rFonts w:ascii="Helvetica" w:hAnsi="Helvetica" w:eastAsia="宋体" w:cs="Helvetica"/>
          <w:b/>
          <w:bCs/>
          <w:color w:val="FF0000"/>
          <w:spacing w:val="3"/>
          <w:kern w:val="0"/>
          <w:sz w:val="36"/>
          <w:szCs w:val="36"/>
        </w:rPr>
      </w:pPr>
      <w:r>
        <w:rPr>
          <w:rFonts w:ascii="Segoe UI Symbol" w:hAnsi="Segoe UI Symbol" w:eastAsia="宋体" w:cs="Segoe UI Symbol"/>
          <w:b/>
          <w:bCs/>
          <w:color w:val="FF0000"/>
          <w:spacing w:val="3"/>
          <w:kern w:val="0"/>
          <w:sz w:val="36"/>
          <w:szCs w:val="36"/>
        </w:rPr>
        <w:t>★★★</w:t>
      </w:r>
      <w:r>
        <w:rPr>
          <w:rFonts w:ascii="Helvetica" w:hAnsi="Helvetica" w:eastAsia="宋体" w:cs="Helvetica"/>
          <w:b/>
          <w:bCs/>
          <w:color w:val="FF0000"/>
          <w:spacing w:val="3"/>
          <w:kern w:val="0"/>
          <w:sz w:val="36"/>
          <w:szCs w:val="36"/>
        </w:rPr>
        <w:t xml:space="preserve"> React中的 setState 缺点是什么呢</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setState执行的时候可以简单的认为，隶属于原生js执行的空间，那么就是属于同步，被react处理过的空间属于异步，这其实也是一种性能的优化，如果多次使用setState修改值，那么在异步中会先进行合并，再进行渲染，降低了操作dom的次数</w:t>
      </w:r>
    </w:p>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React组件通信如何实现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react本身: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(1)props——父组件向子组件通过props传参</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(2)实例方法——在父组件中可以用 refs 引用子组件，之后就可以调用子组件的实例方法了</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(3)回调函数——用于子组件向父组件通信，子组件调用props传递过来的方法</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(4)状态提升——两个子组件可以通过父组件定义的参数进行传参</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(5)Context上下文——一般用作全局主题</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(6)Render Props——渲染的细节由父组件控制</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状态管理:</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 mobx/redux/dva——通过在view中触发action，改变state，进而改变其他组件的view</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p>
    <w:p>
      <w:pPr>
        <w:pStyle w:val="20"/>
        <w:shd w:val="clear" w:color="auto" w:fill="F7F7F7"/>
        <w:rPr>
          <w:rStyle w:val="28"/>
          <w:rFonts w:ascii="Consolas" w:hAnsi="Consolas"/>
          <w:color w:val="333333"/>
          <w:spacing w:val="3"/>
          <w:sz w:val="20"/>
          <w:szCs w:val="20"/>
        </w:rPr>
      </w:pP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类组件和函数组件的区别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（1）语法上：函数组件是一个函数，返回一个jsx元素，而类组件是用es6语法糖class定义，继承component这个类</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（2）类组件中可以通过state进行状态管理，而在函数组件中不能使用setState()，在react16.8以后，函数组件可以通过hooks中的useState来模拟类组件中的状态管理；</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（3）类组件中有一系列的生命周期钩子函数，在函数组件中也需要借助hooks来使用生命周期函数；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类组件能够捕获**最新**的值（永远保持一致），这是因为当实例的props属性发生修改时，class组件能够直接通过this捕获到组件最新的props；而函数式组件是捕获**渲染**所使用的值，已经因为javascript**闭包**的特性，之前的props参数保存在内存之中，无法从外部进行修改。</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请你说说React的路由是什么？</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路由分为前端路由和后端路由，后端路由是服务器根据用户发起的请求而返回不同内容，前端路由是客户端根据不同的URL去切换组件；在web应用前端开发中，路由系统是最核心的部分，当页面的URL发生改变时，页面的显示结果可以根据URL的变化而变化，但是页面不会刷新。</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react生态中路由通常是使用react-router来进行配置，其主要构成为：</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（1）Router——对应路由的两种模式，包括&lt;BrowsersRouter&gt;与&lt;HashRouter&gt;；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（2）route matching组件——控制路径对应的显示组件，可以进行同步加载和异步加载，&lt;Route&gt;；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（3）navigation组件——用做路由切换和跳转，&lt;Link&gt;；</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BrowserRouter与HashRouter的区别：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（1）底层原理不一样：BrowserRouter使用的是H5的history API，不兼容IE9及以下版本；HashRouter使用的是URL的哈希值；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（2）path表现形式不一样：BrowserRouter的路径中没有#,例如：localhost:3000/demo/test；HashRouter的路径包含#,例如：localhost:3000/#/demo/test；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（3）刷新后对路由state参数的影响：BrowserRouter没有任何影响，因为state保存在history对象中；HashRouter刷新后会导致路由state参数的丢失；</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p>
    <w:p>
      <w:pPr>
        <w:pStyle w:val="20"/>
        <w:shd w:val="clear" w:color="auto" w:fill="F7F7F7"/>
        <w:rPr>
          <w:rStyle w:val="28"/>
          <w:rFonts w:ascii="Consolas" w:hAnsi="Consolas"/>
          <w:color w:val="333333"/>
          <w:spacing w:val="3"/>
          <w:sz w:val="20"/>
          <w:szCs w:val="20"/>
        </w:rPr>
      </w:pP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React有哪些性能优化的手段？</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numPr>
          <w:ilvl w:val="0"/>
          <w:numId w:val="8"/>
        </w:numPr>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使用纯组件；</w:t>
      </w:r>
    </w:p>
    <w:p>
      <w:pPr>
        <w:pStyle w:val="20"/>
        <w:shd w:val="clear" w:color="auto" w:fill="F7F7F7"/>
        <w:ind w:left="567"/>
        <w:rPr>
          <w:rStyle w:val="44"/>
          <w:rFonts w:ascii="Consolas" w:hAnsi="Consolas"/>
          <w:color w:val="8E908C"/>
          <w:spacing w:val="3"/>
          <w:sz w:val="20"/>
          <w:szCs w:val="20"/>
        </w:rPr>
      </w:pPr>
      <w:r>
        <w:rPr>
          <w:rStyle w:val="44"/>
          <w:rFonts w:ascii="Consolas" w:hAnsi="Consolas"/>
          <w:color w:val="8E908C"/>
          <w:spacing w:val="3"/>
          <w:sz w:val="20"/>
          <w:szCs w:val="20"/>
        </w:rPr>
        <w:t xml:space="preserve">5、使用 React </w:t>
      </w:r>
      <w:bookmarkStart w:id="5" w:name="OLE_LINK1"/>
      <w:r>
        <w:rPr>
          <w:rStyle w:val="44"/>
          <w:rFonts w:ascii="Consolas" w:hAnsi="Consolas"/>
          <w:color w:val="8E908C"/>
          <w:spacing w:val="3"/>
          <w:sz w:val="20"/>
          <w:szCs w:val="20"/>
        </w:rPr>
        <w:t>Fragments</w:t>
      </w:r>
      <w:bookmarkEnd w:id="5"/>
      <w:r>
        <w:rPr>
          <w:rStyle w:val="44"/>
          <w:rFonts w:ascii="Consolas" w:hAnsi="Consolas"/>
          <w:color w:val="8E908C"/>
          <w:spacing w:val="3"/>
          <w:sz w:val="20"/>
          <w:szCs w:val="20"/>
        </w:rPr>
        <w:t xml:space="preserve"> 避免额外标记；</w:t>
      </w:r>
    </w:p>
    <w:p>
      <w:pPr>
        <w:pStyle w:val="20"/>
        <w:shd w:val="clear" w:color="auto" w:fill="F7F7F7"/>
        <w:tabs>
          <w:tab w:val="left" w:pos="504"/>
          <w:tab w:val="clear" w:pos="916"/>
        </w:tabs>
        <w:rPr>
          <w:rStyle w:val="44"/>
          <w:rFonts w:ascii="Consolas" w:hAnsi="Consolas"/>
          <w:color w:val="8E908C"/>
          <w:spacing w:val="3"/>
          <w:sz w:val="20"/>
          <w:szCs w:val="20"/>
        </w:rPr>
      </w:pPr>
      <w:r>
        <w:rPr>
          <w:rStyle w:val="44"/>
          <w:rFonts w:ascii="Consolas" w:hAnsi="Consolas"/>
          <w:color w:val="8E908C"/>
          <w:spacing w:val="3"/>
          <w:sz w:val="20"/>
          <w:szCs w:val="20"/>
        </w:rPr>
        <w:t xml:space="preserve">    </w:t>
      </w:r>
      <w:r>
        <w:rPr>
          <w:rStyle w:val="44"/>
          <w:rFonts w:ascii="Consolas" w:hAnsi="Consolas"/>
          <w:color w:val="8E908C"/>
          <w:spacing w:val="3"/>
          <w:sz w:val="20"/>
          <w:szCs w:val="20"/>
        </w:rPr>
        <w:tab/>
      </w:r>
      <w:r>
        <w:rPr>
          <w:rStyle w:val="44"/>
          <w:rFonts w:ascii="Consolas" w:hAnsi="Consolas"/>
          <w:color w:val="8E908C"/>
          <w:spacing w:val="3"/>
          <w:sz w:val="20"/>
          <w:szCs w:val="20"/>
        </w:rPr>
        <w:t>2、使用 React.memo 进行组件记忆</w:t>
      </w:r>
      <w:r>
        <w:rPr>
          <w:rStyle w:val="44"/>
          <w:rFonts w:hint="eastAsia" w:ascii="Consolas" w:hAnsi="Consolas"/>
          <w:color w:val="8E908C"/>
          <w:spacing w:val="3"/>
          <w:sz w:val="20"/>
          <w:szCs w:val="20"/>
        </w:rPr>
        <w:t>，</w:t>
      </w:r>
      <w:r>
        <w:rPr>
          <w:rStyle w:val="44"/>
          <w:rFonts w:ascii="Consolas" w:hAnsi="Consolas"/>
          <w:color w:val="8E908C"/>
          <w:spacing w:val="3"/>
          <w:sz w:val="20"/>
          <w:szCs w:val="20"/>
        </w:rPr>
        <w:t>对于相同的输入，不重复执行；</w:t>
      </w:r>
    </w:p>
    <w:p>
      <w:pPr>
        <w:pStyle w:val="20"/>
        <w:shd w:val="clear" w:color="auto" w:fill="F7F7F7"/>
        <w:tabs>
          <w:tab w:val="left" w:pos="504"/>
          <w:tab w:val="clear" w:pos="916"/>
        </w:tabs>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3、如果是类组件，使用 shouldComponentUpdate生命周期事件，可以利用此事件来决定何时需要重新渲染组件；</w:t>
      </w:r>
    </w:p>
    <w:p>
      <w:pPr>
        <w:pStyle w:val="20"/>
        <w:shd w:val="clear" w:color="auto" w:fill="F7F7F7"/>
        <w:ind w:firstLine="420"/>
        <w:rPr>
          <w:rStyle w:val="44"/>
          <w:rFonts w:ascii="Consolas" w:hAnsi="Consolas"/>
          <w:color w:val="8E908C"/>
          <w:spacing w:val="3"/>
          <w:sz w:val="20"/>
          <w:szCs w:val="20"/>
        </w:rPr>
      </w:pPr>
      <w:r>
        <w:rPr>
          <w:rStyle w:val="44"/>
          <w:rFonts w:ascii="Consolas" w:hAnsi="Consolas"/>
          <w:color w:val="8E908C"/>
          <w:spacing w:val="3"/>
          <w:sz w:val="20"/>
          <w:szCs w:val="20"/>
        </w:rPr>
        <w:t>8、如果是类组件，事件函数在Constructor中绑定bind改变this指向；</w:t>
      </w:r>
    </w:p>
    <w:p>
      <w:pPr>
        <w:pStyle w:val="20"/>
        <w:shd w:val="clear" w:color="auto" w:fill="F7F7F7"/>
        <w:ind w:firstLine="420"/>
        <w:rPr>
          <w:rStyle w:val="44"/>
          <w:rFonts w:ascii="Consolas" w:hAnsi="Consolas"/>
          <w:color w:val="8E908C"/>
          <w:spacing w:val="3"/>
          <w:sz w:val="20"/>
          <w:szCs w:val="20"/>
        </w:rPr>
      </w:pPr>
      <w:r>
        <w:rPr>
          <w:rStyle w:val="44"/>
          <w:rFonts w:ascii="Consolas" w:hAnsi="Consolas"/>
          <w:color w:val="8E908C"/>
          <w:spacing w:val="3"/>
          <w:sz w:val="20"/>
          <w:szCs w:val="20"/>
        </w:rPr>
        <w:t>14、类组件中使用immutable对象；</w:t>
      </w:r>
    </w:p>
    <w:p>
      <w:pPr>
        <w:pStyle w:val="20"/>
        <w:shd w:val="clear" w:color="auto" w:fill="F7F7F7"/>
        <w:ind w:firstLine="420"/>
        <w:rPr>
          <w:rStyle w:val="44"/>
          <w:rFonts w:ascii="Consolas" w:hAnsi="Consolas"/>
          <w:color w:val="8E908C"/>
          <w:spacing w:val="3"/>
          <w:sz w:val="20"/>
          <w:szCs w:val="20"/>
        </w:rPr>
      </w:pPr>
    </w:p>
    <w:p>
      <w:pPr>
        <w:pStyle w:val="20"/>
        <w:shd w:val="clear" w:color="auto" w:fill="F7F7F7"/>
        <w:tabs>
          <w:tab w:val="left" w:pos="504"/>
          <w:tab w:val="clear" w:pos="916"/>
        </w:tabs>
        <w:rPr>
          <w:rStyle w:val="44"/>
          <w:rFonts w:ascii="Consolas" w:hAnsi="Consolas"/>
          <w:color w:val="8E908C"/>
          <w:spacing w:val="3"/>
          <w:sz w:val="20"/>
          <w:szCs w:val="20"/>
        </w:rPr>
      </w:pPr>
      <w:r>
        <w:rPr>
          <w:rStyle w:val="44"/>
          <w:rFonts w:ascii="Consolas" w:hAnsi="Consolas"/>
          <w:color w:val="8E908C"/>
          <w:spacing w:val="3"/>
          <w:sz w:val="20"/>
          <w:szCs w:val="20"/>
        </w:rPr>
        <w:tab/>
      </w:r>
      <w:r>
        <w:rPr>
          <w:rStyle w:val="44"/>
          <w:rFonts w:ascii="Consolas" w:hAnsi="Consolas"/>
          <w:color w:val="8E908C"/>
          <w:spacing w:val="3"/>
          <w:sz w:val="20"/>
          <w:szCs w:val="20"/>
        </w:rPr>
        <w:t>4、路由懒加载；</w:t>
      </w:r>
    </w:p>
    <w:p>
      <w:pPr>
        <w:pStyle w:val="20"/>
        <w:shd w:val="clear" w:color="auto" w:fill="F7F7F7"/>
        <w:tabs>
          <w:tab w:val="left" w:pos="504"/>
          <w:tab w:val="clear" w:pos="916"/>
        </w:tabs>
        <w:rPr>
          <w:rStyle w:val="44"/>
          <w:rFonts w:ascii="Consolas" w:hAnsi="Consolas"/>
          <w:color w:val="8E908C"/>
          <w:spacing w:val="3"/>
          <w:sz w:val="20"/>
          <w:szCs w:val="20"/>
        </w:rPr>
      </w:pPr>
      <w:r>
        <w:rPr>
          <w:rStyle w:val="44"/>
          <w:rFonts w:ascii="Consolas" w:hAnsi="Consolas"/>
          <w:color w:val="8E908C"/>
          <w:spacing w:val="3"/>
          <w:sz w:val="20"/>
          <w:szCs w:val="20"/>
        </w:rPr>
        <w:tab/>
      </w:r>
      <w:r>
        <w:rPr>
          <w:rStyle w:val="44"/>
          <w:rFonts w:ascii="Consolas" w:hAnsi="Consolas"/>
          <w:color w:val="8E908C"/>
          <w:spacing w:val="3"/>
          <w:sz w:val="20"/>
          <w:szCs w:val="20"/>
        </w:rPr>
        <w:t>10、优化 React 中的条件渲染；</w:t>
      </w:r>
    </w:p>
    <w:p>
      <w:pPr>
        <w:pStyle w:val="20"/>
        <w:shd w:val="clear" w:color="auto" w:fill="F7F7F7"/>
        <w:tabs>
          <w:tab w:val="left" w:pos="504"/>
          <w:tab w:val="clear" w:pos="916"/>
        </w:tabs>
        <w:rPr>
          <w:rStyle w:val="44"/>
          <w:rFonts w:ascii="Consolas" w:hAnsi="Consolas"/>
          <w:color w:val="8E908C"/>
          <w:spacing w:val="3"/>
          <w:sz w:val="20"/>
          <w:szCs w:val="20"/>
        </w:rPr>
      </w:pPr>
      <w:r>
        <w:rPr>
          <w:rStyle w:val="44"/>
          <w:rFonts w:ascii="Consolas" w:hAnsi="Consolas"/>
          <w:color w:val="8E908C"/>
          <w:spacing w:val="3"/>
          <w:sz w:val="20"/>
          <w:szCs w:val="20"/>
        </w:rPr>
        <w:tab/>
      </w:r>
      <w:r>
        <w:rPr>
          <w:rStyle w:val="44"/>
          <w:rFonts w:ascii="Consolas" w:hAnsi="Consolas"/>
          <w:color w:val="8E908C"/>
          <w:spacing w:val="3"/>
          <w:sz w:val="20"/>
          <w:szCs w:val="20"/>
        </w:rPr>
        <w:t>12、列表渲染的时候加key；</w:t>
      </w:r>
    </w:p>
    <w:p>
      <w:pPr>
        <w:pStyle w:val="20"/>
        <w:shd w:val="clear" w:color="auto" w:fill="F7F7F7"/>
        <w:tabs>
          <w:tab w:val="left" w:pos="504"/>
          <w:tab w:val="clear" w:pos="916"/>
        </w:tabs>
        <w:rPr>
          <w:rStyle w:val="44"/>
          <w:rFonts w:ascii="Consolas" w:hAnsi="Consolas"/>
          <w:color w:val="8E908C"/>
          <w:spacing w:val="3"/>
          <w:sz w:val="20"/>
          <w:szCs w:val="20"/>
        </w:rPr>
      </w:pPr>
    </w:p>
    <w:p>
      <w:pPr>
        <w:pStyle w:val="20"/>
        <w:shd w:val="clear" w:color="auto" w:fill="F7F7F7"/>
        <w:ind w:firstLine="420"/>
        <w:rPr>
          <w:rStyle w:val="44"/>
          <w:rFonts w:ascii="Consolas" w:hAnsi="Consolas"/>
          <w:color w:val="8E908C"/>
          <w:spacing w:val="3"/>
          <w:sz w:val="20"/>
          <w:szCs w:val="20"/>
        </w:rPr>
      </w:pPr>
      <w:r>
        <w:rPr>
          <w:rStyle w:val="44"/>
          <w:rFonts w:ascii="Consolas" w:hAnsi="Consolas"/>
          <w:color w:val="8E908C"/>
          <w:spacing w:val="3"/>
          <w:sz w:val="20"/>
          <w:szCs w:val="20"/>
        </w:rPr>
        <w:t>6、不要使用内联函数定义</w:t>
      </w:r>
    </w:p>
    <w:p>
      <w:pPr>
        <w:pStyle w:val="20"/>
        <w:shd w:val="clear" w:color="auto" w:fill="F7F7F7"/>
        <w:ind w:firstLine="420"/>
        <w:rPr>
          <w:rStyle w:val="44"/>
          <w:rFonts w:ascii="Consolas" w:hAnsi="Consolas"/>
          <w:color w:val="8E908C"/>
          <w:spacing w:val="3"/>
          <w:sz w:val="20"/>
          <w:szCs w:val="20"/>
        </w:rPr>
      </w:pPr>
      <w:r>
        <w:rPr>
          <w:rStyle w:val="44"/>
          <w:rFonts w:ascii="Consolas" w:hAnsi="Consolas"/>
          <w:color w:val="8E908C"/>
          <w:spacing w:val="3"/>
          <w:sz w:val="20"/>
          <w:szCs w:val="20"/>
        </w:rPr>
        <w:t>9、避免使用内联样式属性；</w:t>
      </w:r>
    </w:p>
    <w:p>
      <w:pPr>
        <w:pStyle w:val="20"/>
        <w:shd w:val="clear" w:color="auto" w:fill="F7F7F7"/>
        <w:ind w:firstLine="420"/>
        <w:rPr>
          <w:rStyle w:val="44"/>
          <w:rFonts w:ascii="Consolas" w:hAnsi="Consolas"/>
          <w:color w:val="8E908C"/>
          <w:spacing w:val="3"/>
          <w:sz w:val="20"/>
          <w:szCs w:val="20"/>
        </w:rPr>
      </w:pPr>
      <w:r>
        <w:rPr>
          <w:rStyle w:val="44"/>
          <w:rFonts w:ascii="Consolas" w:hAnsi="Consolas"/>
          <w:color w:val="8E908C"/>
          <w:spacing w:val="3"/>
          <w:sz w:val="20"/>
          <w:szCs w:val="20"/>
        </w:rPr>
        <w:t>11、不要在 render 方法中导出数据；</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7、避免在Willxxx系列的生命周期中进行异步请求，操作dom等；</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13、在函数组件中使用useCallback和useMemo来进行组件优化，依赖没有变化的话，不重复执行；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 hooks 用过吗，为什么要用？</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Hooks 是React在16.8版本中出的一个新功能，本质是一种函数，可以实现组件逻辑复用，</w:t>
      </w:r>
      <w:r>
        <w:rPr>
          <w:rStyle w:val="44"/>
          <w:rFonts w:hint="eastAsia" w:ascii="Consolas" w:hAnsi="Consolas"/>
          <w:color w:val="8E908C"/>
          <w:spacing w:val="3"/>
          <w:sz w:val="20"/>
          <w:szCs w:val="20"/>
        </w:rPr>
        <w:t>Hook 使你在无需修改组件结构的情况下复用状态逻辑，Hook 将组件中相互关联的部分拆分成更小的函数，组件树层级变浅。组件逻辑耦合度低，组件颗粒度小，从而从整体上实现性能优化</w:t>
      </w:r>
      <w:r>
        <w:rPr>
          <w:rStyle w:val="44"/>
          <w:rFonts w:ascii="Consolas" w:hAnsi="Consolas"/>
          <w:color w:val="8E908C"/>
          <w:spacing w:val="3"/>
          <w:sz w:val="20"/>
          <w:szCs w:val="20"/>
        </w:rPr>
        <w:t>让我们在函数式组件中使用类组件中的状态、生命周期等功能，hooks的名字都是以use开头。</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1、useState——创建状态</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接收一个参数作为初始值；返回一个数组，第一个值为状态，第二个值为改变状态的函数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2、use</w:t>
      </w:r>
      <w:bookmarkStart w:id="6" w:name="OLE_LINK2"/>
      <w:r>
        <w:rPr>
          <w:rStyle w:val="44"/>
          <w:rFonts w:ascii="Consolas" w:hAnsi="Consolas"/>
          <w:color w:val="8E908C"/>
          <w:spacing w:val="3"/>
          <w:sz w:val="20"/>
          <w:szCs w:val="20"/>
        </w:rPr>
        <w:t>Effect</w:t>
      </w:r>
      <w:bookmarkEnd w:id="6"/>
      <w:r>
        <w:rPr>
          <w:rStyle w:val="44"/>
          <w:rFonts w:ascii="Consolas" w:hAnsi="Consolas"/>
          <w:color w:val="8E908C"/>
          <w:spacing w:val="3"/>
          <w:sz w:val="20"/>
          <w:szCs w:val="20"/>
        </w:rPr>
        <w:t>——副作用（数据获取、dom操作影响页面——在渲染结束之后执行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(1)第一个参数为函数，第二个参数为依赖列表，只有依赖更新时才会执行函数；返回一个函数，当页面刷新的时候先执行返回函数再执行参数函数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(2)如果不接受第二个参数，那么在第一次渲染完成之后和每次更新渲染页面的时候，都会调用useEffect的回调函数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3、useRef</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返回一个可变的ref对象，此索引在整个生命周期中保持不变。可以用来获取元素或组件的实例，用来做输入框的聚焦或者动画的触发。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4、useMemo——优化函数组件中的功能函数——在渲染期间执行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（1）接收一个函数作为参数，同样接收第二个参数作为依赖列表，返回值可以是任何，函数、对象等都可以</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（2）这种优化有助于避免在每次渲染时都进行高开销的计算，仅会在某个依赖项改变时才重新计算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5、useContext——获取上下文注入的值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(1)接受一个context 对象，并返回该对象&lt;MyContext.Provider&gt; 元素的 value值；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const value = useContext(MyContext)；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6、useLayoutEffect——有DOM操作的副作用——在DOM更新之后执行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和useEffet类似，但是执行时机不同，useLayoutEffect在DOM更新之后执行，useEffect在render渲染结束后执行，也就是说useLayoutEffect比useEffect先执行，这是因为DOM更新之后，渲染才结束或者渲染还会结束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7、useCallback——与useMemo类似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useMemo与useCallback相同，接收一个函数作为参数，也同样接收第二个参数作为依赖列表；useCallback是对传过来的回调函数优化，返回的是一个函数</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react-router: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被route包裹的组件，可以直接使用props进行路由相关操作，但是没有被route包裹的组件只能用withRouter高阶组件修饰或者使用hooks进行操作</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1、useHistory——跳转路由</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2、useLocation——得到url对象</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3、useParams——得到url上的参数</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react-redux:</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1、useSelector——共享状态——从redux的store中提取数据</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2、useDispatch——共享状态——返回redux的store中对dispatch的引用    </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虚拟DOM的优劣如何？实现原理？</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虚拟dom是用js模拟一颗dom树,放在浏览器内存中，相当于在js和真实dom中加了一个缓存，利用dom diff算法避免了没有必要的dom操作，从而提高性能。</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优点：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（1）虚拟DOM具有批处理和高效的Diff算法,最终表现在DOM上的修改只是变更的部分，可以保证非常高效的渲染,优化性能；</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（2）虚拟DOM不会立马进行排版与重绘操作，对虚拟DOM进行频繁修改，最后一次性比较并修改真实DOM中需要改的部分；</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（3）虚拟 DOM 有效降低大面积真实 DOM 的重绘与排版，因为最终与真实 DOM 比较差异，可以只渲染局部；</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缺点：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（1）首次渲染大量DOM时，由于多了一层虚拟DOM的计算，会比innerHTML插入慢；</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React组件的渲染过程：</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（1）使用JSX编写React组件后所有的JSX代码会通过Babel转化为 React.createElement执行;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（2）createElement函数对 key和 ref等特殊的 props进行处理，并获取 defaultProps对默认 props进行赋值，并且对传入的子节点进行处理，最终构造成一个 ReactElement对象（所谓的虚拟 DOM）。</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（3）ReactDOM.render将生成好的虚拟 DOM渲染到指定容器上，其中采用了批处理、事务等机制并且对特定浏览器进行了性能优化，最终转换为真实 DOM。</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虚拟DOM的组成——ReactElementelement对象结构：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（1）type：元素的类型，可以是原生html类型（字符串），或者自定义组件（函数或class）</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（2）key：组件的唯一标识，用于Diff算法，下面会详细介绍</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（3）ref：用于访问原生dom节点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（4）props：传入组件的props，chidren是props中的一个属性，它存储了当前组件的孩子节点，可以是数组（多个孩子节点）或对象（只有一个孩子节点）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（5）owner：当前正在构建的Component所属的Component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（6）self：（非生产环境）指定当前位于哪个组件实例</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（7）_source：（非生产环境）指定调试代码来自的文件(fileName)和代码行数(lineNumber)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spacing w:val="3"/>
          <w:sz w:val="36"/>
          <w:szCs w:val="36"/>
        </w:rPr>
      </w:pPr>
      <w:r>
        <w:rPr>
          <w:rFonts w:ascii="Segoe UI Symbol" w:hAnsi="Segoe UI Symbol" w:cs="Segoe UI Symbol"/>
          <w:b/>
          <w:bCs/>
          <w:spacing w:val="3"/>
          <w:sz w:val="36"/>
          <w:szCs w:val="36"/>
        </w:rPr>
        <w:t>★★★★</w:t>
      </w:r>
      <w:r>
        <w:rPr>
          <w:rFonts w:ascii="Helvetica" w:hAnsi="Helvetica" w:cs="Helvetica"/>
          <w:b/>
          <w:bCs/>
          <w:spacing w:val="3"/>
          <w:sz w:val="36"/>
          <w:szCs w:val="36"/>
        </w:rPr>
        <w:t xml:space="preserve"> React 和 Vue 的 diff 时间复杂度从 O(n^3) 优化到 O(n) ，那么 O(n^3) 和 O(n) 是如何计算出来的？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的diff算法只需要O(n)，这是因为react对树节点的比较做了一些前提假设，限定死了一些东西，不做过于复杂的计算操作，所以降低了复杂度。react和vue做了以下的假设，这样的话diff运算时只进行同层比较，每一个节点只遍历了一次。</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（1）Web UI中DOM节点跨层级的移动操作特别少，可以忽略不计；</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（2）拥有相同类的两个组件将会生成相似的树形结构，拥有不同类的两个组件将会生成不同的树形结构；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（3）对于同一层级的一组子节点，它们可以通过唯一 id 进行区分。</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而传统的diff运算时间复杂度为O(n^3)，这是因为传统的树节点要做非常完整的检查，首先需要节点之间需要两两比较，找到所有差异，这个对比过程时间复杂度为O(n^2)，找到差异后还要计算出最小的转换方式，最终复杂度为O(n^3)</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聊聊 Redux 和 Vuex 的设计思想</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Redux设计和使用的三大原则：</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（1）单一的数据源：整个应用的 state被储存在唯一一个 store中；</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（2）状态是只读的：Store.state不能直接修改（只读），必须调用dispatch(action) =&gt; store.reducer =&gt; return newState；action是一个对象，有type（操作类型）和payload（新值）属性；</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（3）状态修改均由纯函数完成：在Redux中，通过纯函数reducer来确定状态的改变，因为reducer是纯函数，所以相同的输入，一定会得到相同的输出，同时也不支持异步；返回值是一个全新的state；</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vuex由State + Muatations(commit) + Actions(dispatch) 组成：</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（1）全局只有一个Store实例（单一数据源）；</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（2）Mutations必须是同步事务，不同步修改的话，会很难调试，不知道改变什么时候发生，也很难确定先后顺序，A、B两个mutation，调用顺序可能是A -&gt; B，但是最终改变 State的结果可能是B -&gt; A；</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（3）Actions负责处理异步事务，然后在异步回调中触发一个或多个mutations，也可以在业务代码中处理异步事务，然后在回调中同样操作；</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（4）模块化通过module方式来处理，这个跟Redux-combineReducer类似，在应用中可以通过namespaceHelper来简化使用；</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React中不同组件之间如何做到数据交互？</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React中refs的作用是什么？</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ref是React提供的用来操纵React组件实例或者DOM元素的接口。主要用来做文本框的聚焦、触发强制动画等；</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类组件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Foo</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(props)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.myRef = React.createRef()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&lt;input ref={ this.myRef }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&lt;button onClick = {()=&gt;this.handle()}&gt;聚焦&lt;/button&gt;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通过current属性访问到当前元素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this.myRef.current.focus()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函数组件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function Foo()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inputEl = useRef(null)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handle = ()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inputEl.current.focus()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&lt;input type="text" ref={ inputEl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&lt;button onClick = {handle}&gt;聚焦&lt;/button&gt;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请列举react生命周期函数。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第一阶段：装载阶段3</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constructor()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render()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componentDidMount()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第二阶段：更新阶段2</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[shouldComponentUpdate()]</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render()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componentDidUpdate()</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第三阶段：卸载阶段1</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componentWillUnmount()</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constructor生命周期：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(1)当react组件实例化时，是第一个运行的生命周期；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(2)在这个生命周期中，不能使用this.setState()；</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(3)在这个生命周期中，不能使用副作用(调接口、dom操作、定时器、长连接等)；</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(4)不能把props和state交叉赋值；</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componentDidMount生命周期：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(1)相当于是vue中的mounted；</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(2)它表示DOM结构在浏览器中渲染已完成；</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(3)在这里可以使用任何的副作用；</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shouldComponentUpdate(nextProps,nextState)生命周期：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(1)相当于一个开关，如果返回true则更新机制正常执行，如果为false则更新机制停止；</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(2)在vue中是没有的；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(3)存在的意义：可以用于性能优化，但是不常用，最新的解决方案是使用PureComponent；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(4)理论上，这个生命周期的作用，用于精细地控制声明式变量的更新问题，如果变化的声明式变量参与了视图渲染则返回true，如果被变化的声明式变量没有直接或间接参与视图渲染，则返回false；</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componentDidUpdate生命周期：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(1)相当于vue中的updated()；</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(2)它表示DOM结构渲染更新已完成，只发生在更新阶段；</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(3)在这里，可以执行大多数的副作用，但是不建议；</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(4)在这里，可以使用this.setState()，但是要有终止条件判断。</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componentWillUnmount生命周期：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(1)一般在这里清除定时器、长连接等其他占用内存的构造器；</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render生命周期：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(1)render是类组件中唯一必须有的生命周期，同时必须有return（return 返回的jsx默认只能是单一根节点，但是在fragment的语法支持下，可以返回多个兄弟节点）；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(2)Fragment碎片写法: &lt;React.Fragment&gt;&lt;/React.Fragment&gt; 简写成&lt;&gt;&lt;/&gt;；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(3)return之前，可以做任意的业务逻辑，但是不能使用this.setState()，会造成死循环；</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(4)render()在装载阶段和更新阶段都会运行；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(5)当render方法返回null的时候，不会影响生命周期函数的正常执行。</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组件绑定和js原生绑定事件哪个先执行？</w:t>
      </w:r>
    </w:p>
    <w:p>
      <w:pPr>
        <w:pStyle w:val="20"/>
        <w:shd w:val="clear" w:color="auto" w:fill="F7F7F7"/>
        <w:rPr>
          <w:rFonts w:ascii="Consolas" w:hAnsi="Consolas"/>
          <w:color w:val="333333"/>
          <w:spacing w:val="3"/>
        </w:rPr>
      </w:pPr>
      <w:r>
        <w:rPr>
          <w:rStyle w:val="44"/>
          <w:rFonts w:ascii="Consolas" w:hAnsi="Consolas"/>
          <w:color w:val="8E908C"/>
          <w:spacing w:val="3"/>
          <w:sz w:val="20"/>
          <w:szCs w:val="20"/>
        </w:rPr>
        <w:t>// 先执行js原生绑定事件，再执行合成事件，因为合成事件是发生在冒泡阶段</w:t>
      </w:r>
    </w:p>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React中的keys的作用是什么？</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key 是用来帮助 react 识别哪些内容被更改、添加或者删除。key 需要写在用数组渲染出来的元素内部，并且需要赋予其一个稳定的值。稳定在这里很重要，因为如果 key 值发生了变更，react 则会触发 UI 的重渲染。这是一个非常有用的特性。</w:t>
      </w:r>
    </w:p>
    <w:p>
      <w:pPr>
        <w:widowControl/>
        <w:numPr>
          <w:ilvl w:val="0"/>
          <w:numId w:val="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key 的唯一性</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在相邻的元素间，key 值必须是唯一的，如果出现了相同的 key，同样会抛出一个 Warning，告诉相邻组件间有重复的 key 值。并且只会渲染第一个重复 key 值中的元素，因为 react 会认为后续拥有相同 key 的都是同一个组件。</w:t>
      </w:r>
    </w:p>
    <w:p>
      <w:pPr>
        <w:widowControl/>
        <w:numPr>
          <w:ilvl w:val="0"/>
          <w:numId w:val="1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key 值不可读</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虽然我们在组件上定义了 key，但是在其子组件中，我们并没有办法拿到 key 的值，因为 key 仅仅是给 react 内部使用的。如果我们需要使用到 key 值，可以通过其他方式传入，比如将 key 值赋给 id 等</w:t>
      </w:r>
    </w:p>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fetch的延时操作</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fetch语法：fetch(resource, config).then( function(response) { ... } )；resource为要获取的资源，config是配置对象，包含method请求方法，headers请求头信息等</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定义一个延时函数，返回一个promise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delayPromise = (timeout=</w:t>
      </w:r>
      <w:r>
        <w:rPr>
          <w:rStyle w:val="43"/>
          <w:rFonts w:ascii="Consolas" w:hAnsi="Consolas"/>
          <w:color w:val="F5871F"/>
          <w:spacing w:val="3"/>
          <w:sz w:val="20"/>
          <w:szCs w:val="20"/>
        </w:rPr>
        <w:t>5000</w:t>
      </w:r>
      <w:r>
        <w:rPr>
          <w:rStyle w:val="28"/>
          <w:rFonts w:ascii="Consolas" w:hAnsi="Consolas"/>
          <w:color w:val="333333"/>
          <w:spacing w:val="3"/>
          <w:sz w:val="20"/>
          <w:szCs w:val="20"/>
        </w:rPr>
        <w: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((resolve, reject)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setTimeout(()=&gt;{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reject(</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Error</w:t>
      </w:r>
      <w:r>
        <w:rPr>
          <w:rStyle w:val="28"/>
          <w:rFonts w:ascii="Consolas" w:hAnsi="Consolas"/>
          <w:color w:val="333333"/>
          <w:spacing w:val="3"/>
          <w:sz w:val="20"/>
          <w:szCs w:val="20"/>
        </w:rPr>
        <w:t>(</w:t>
      </w:r>
      <w:r>
        <w:rPr>
          <w:rStyle w:val="48"/>
          <w:rFonts w:ascii="Consolas" w:hAnsi="Consolas"/>
          <w:color w:val="718C00"/>
          <w:spacing w:val="3"/>
          <w:sz w:val="20"/>
          <w:szCs w:val="20"/>
        </w:rPr>
        <w:t>"网络错误"</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timeout)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定义一个fetch网络请求，返回一个promise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fetchPromise = (resource, config)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((resolve, reject)=&gt;{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fetch(resource, config).then(res=&gt;{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resolve(res)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promise的race静态方法接受多个promise对象组成的数组，该数组中哪个promise先执行完成，race方法就返回这个promise的执行结果</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fetchRequest = (resource, config, timeout)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.race([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delayPromise(timeout),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fetchPromise(resource,config)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A 组件嵌套 B 组件，生命周期执行顺序</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父组件创建阶段的生命周期钩子函数 constructor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父组件创建阶段的生命周期钩子函数 render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子组件创建阶段的生命周期钩子函数 constructor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子组件创建阶段的生命周期钩子函数 render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子组件创建阶段的生命周期钩子函数 componentDidMount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父组件创建阶段的生命周期钩子函数 componentDidMount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diff 和 Key 之间的联系</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diff算法即差异查找算法，对于DOM结构即为tree的差异查找算法，只有在React更新阶段才会有Diff算法的运用；react的diff运算为了降低时间复杂度，是按层比较新旧两个虚拟dom树的。diff运算的主要流程见下：</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1、tree diff : 新旧两棵dom树，逐层对比的过程就是 tree diff, 当整棵DOM树逐层对比完毕，则所有需要被按需更新的元素，必然能够被找到。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2、component diff ： 在进行tree diff的时候，每一层中，都有自己的组件，组件级别的对比，叫做 component diff。如果对比前后，组件的类型相同，则暂时认为此组件不需要更新；如果对比前后，组件的类型不同，则需要移除旧组件，创建新组件，并渲染到页面上。</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只会匹配类型相同的组件，也就是说如果&lt;A&gt;被&lt;B&gt;替换，那么React将直接删除A组件然后创建一个B组件；如果某组件A转移到同层B组件上，那么这个A组件会先被销毁，然后在B组件下重新生成，以A为根节点的树整个都被重新创建，这会比较耗费性能，但实际上我们很少跨层移动dom节点，一般都是同层横向移动；</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3、element diff ：在进行组件对比的时候，如果两个组件类型相同，则需要进行元素级别的对比，这叫做element diff。</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对于列表渲染，react会在创建时要求为每一项输入一个独一无二的key，这样就能进行高效的diff运算了。比如我们要在b和c节点中间插入一个节点f，jquery会将f这个节点后面的每一个节点都进行更新，比如c更新成f，d更新成c，e更新成d，这样操作的话就会特别多，而加了key的react咋不会频繁操作dom，而是优先采用移动的方式，找到正确的位置去插入新节点；所以我们不能省略key值，因为在对比两个新旧的子元素是，是通过key值来精确地判断两个节点是否为同一个，如果没有key的话则是见到谁就更新谁，非常耗费性能。</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当我们通过this.setState()改变数据的时候，React会将其标记为脏节点，在事件循环的最后才会重新渲染所有的脏节点以及脏节点的子树；另外我们可以使用shouldComponentUpdate这个生命周期来选择性的渲染子树，可以基于组件之前的状态或者下一个状态来决定它是否需要重新渲染，这样的话可以组织重新渲染大的子树。</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虚拟 dom 和原生 dom</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（1）原生dom是浏览器通过dom树渲染的复杂对象，属性非常多；</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（2）虚拟dom是存在于内存中的js对象，属性远少于原生的dom对象，它用来描述真实的dom，并不会直接在浏览器中显示；</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（3）原生dom操作、频繁排版与重绘的效率是相当低的，虚拟dom则是利用了计算机内存高效的运算性能减少了性能的损耗；</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（4）虚拟DOM进行频繁修改，然后一次性比较并修改真实DOM中需要改的部分，最后并在真实DOM中对修改部分进行排版与重绘，减少过多DOM节点排版与重绘损耗</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新出来两个钩子函数？和砍掉的will系列有啥区别？</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react16 中废弃了三个钩子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componentWillMount                     </w:t>
      </w:r>
      <w:r>
        <w:rPr>
          <w:rStyle w:val="44"/>
          <w:rFonts w:ascii="Consolas" w:hAnsi="Consolas"/>
          <w:color w:val="8E908C"/>
          <w:spacing w:val="3"/>
          <w:sz w:val="20"/>
          <w:szCs w:val="20"/>
        </w:rPr>
        <w:t>// 组件将要挂载的钩子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componentWillReceiveProps        </w:t>
      </w:r>
      <w:r>
        <w:rPr>
          <w:rStyle w:val="44"/>
          <w:rFonts w:ascii="Consolas" w:hAnsi="Consolas"/>
          <w:color w:val="8E908C"/>
          <w:spacing w:val="3"/>
          <w:sz w:val="20"/>
          <w:szCs w:val="20"/>
        </w:rPr>
        <w:t>// 组件将要接收一个新的参数时的钩子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componentWillUpdate                    </w:t>
      </w:r>
      <w:r>
        <w:rPr>
          <w:rStyle w:val="44"/>
          <w:rFonts w:ascii="Consolas" w:hAnsi="Consolas"/>
          <w:color w:val="8E908C"/>
          <w:spacing w:val="3"/>
          <w:sz w:val="20"/>
          <w:szCs w:val="20"/>
        </w:rPr>
        <w:t>// 组件将要更新的钩子</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新增了方法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getDerivedStateFromProps        </w:t>
      </w:r>
      <w:r>
        <w:rPr>
          <w:rStyle w:val="44"/>
          <w:rFonts w:ascii="Consolas" w:hAnsi="Consolas"/>
          <w:color w:val="8E908C"/>
          <w:spacing w:val="3"/>
          <w:sz w:val="20"/>
          <w:szCs w:val="20"/>
        </w:rPr>
        <w:t>// 静态方法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getSnapshotBeforeUpdate</w:t>
      </w:r>
    </w:p>
    <w:p>
      <w:pPr>
        <w:pStyle w:val="20"/>
        <w:shd w:val="clear" w:color="auto" w:fill="F7F7F7"/>
        <w:rPr>
          <w:rStyle w:val="28"/>
          <w:rFonts w:ascii="Consolas" w:hAnsi="Consolas"/>
          <w:color w:val="333333"/>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在16.8版本以后，react将diff运算改进为Fiber，这样的话当我们调用setState方法进行更新的时候，在reconciler 层中js运算会按照节点为单位拆分成一个个小的工作单元，在render前可能会中断或恢复，就有可能导致在render前这些生命周期在进行一次更新时存在多次执行的情况，此时如果我们在里面使用ref操作dom的话，就会造成页面频繁重绘，影响性能。</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所以废弃了这几个will系列的勾子，增加了 getDerivedStateFromProps这个静态方法，这样的话我们就不能在其中使用this.refs以及this上的方法了；getSnapshotBeforeUpdate 这个方法已经到了commit阶段，只会执行一次，给想读取 dom 的用户一些空间。</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react中如何打包上传图片文件</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对单向数据流和双向数据绑定的理解，好处？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的单向数据流是指只允许父组件向子组件传递数据，子组件绝对不能修改父组件传的数据，如果想要修改数据，则要在子组件中执行父组件传递过来的回调函数，提醒父组件对数据进行修改。数据单向流让所有的状态改变可以追溯，有利于应用的可维护性；</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angular中实现了双向数据绑定，代码编写方便，但是不利于维护</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 组件中 props 和 state 有什么区别？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1、props是从外部传入组件的参数，一般用于父组件向子组件通信，在组件之间通信使用；state一般用于组件内部的状态维护，更新组建内部的数据，状态，更新子组件的props等</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2、props不可以在组件内部修改，只能通过父组件进行修改；state在组件内部通过setState修改；</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bookmarkStart w:id="7" w:name="OLE_LINK3"/>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react中组件分为那俩种？</w:t>
      </w:r>
    </w:p>
    <w:bookmarkEnd w:id="7"/>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类组件和函数组件</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react中函数组件和普通组件的区别？</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见上</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react中 setState 之后做了什么？</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如果是在隶属于原生js执行的空间，比如说setTimeout里面，setState是同步的，那么每次执行setState将立即更新this.state，然后触发render方法，渲染数据；</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如果是在被react处理过的空间执行，比如说合成事件里，此时setState是异步执行的，并不会立即更新this.state的值，当执行setState的时候，会将需要更新的state放入状态队列，在这个空间最后再合并修改this.state，触发rende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redux本来是同步的，为什么它能执行异步代码？中间件的实现原理是什么？</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当我们需要修改store中值的时候，我们是通过 dispatch(action)将要修改的值传到reducer中的，这个过程是同步的，如果我们要进行异步操作的时候，就需要用到中间件；中间件其实是提供了一个分类处理action的机会，在 middleware 中，我们可以检阅每一个流过的action，并挑选出特定类型的 action进行相应操作，以此来改变 action；</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Redux中间件原理:是对dispatch()函数能力的一个扩展</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applyMiddleware 是个三级柯里化的函数。它将陆续的获得三个参数：第一个是 middlewares 数组，第二个是 Redux 原生的 createStore，最后一个是 reducer；然后applyMiddleware会将不同的中间件一层一层包裹到原生的 dispatch 之上；</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redux-thunk 中间件的作用就是让我们可以异步执行redux，首先检查参数 action 的类型，如果是函数的话，就执行这个 action这个函数，并把 dispatch, getState, extraArgument 作为参数传递进去，否则就调用next让下一个中间件继续处理action。</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redux-thunk部分源码</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createThunkMiddleware</w:t>
      </w:r>
      <w:r>
        <w:rPr>
          <w:rStyle w:val="46"/>
          <w:rFonts w:ascii="Consolas" w:hAnsi="Consolas"/>
          <w:color w:val="4271AE"/>
          <w:spacing w:val="3"/>
          <w:sz w:val="20"/>
          <w:szCs w:val="20"/>
        </w:rPr>
        <w:t>(</w:t>
      </w:r>
      <w:r>
        <w:rPr>
          <w:rStyle w:val="47"/>
          <w:rFonts w:ascii="Consolas" w:hAnsi="Consolas"/>
          <w:color w:val="F5871F"/>
          <w:spacing w:val="3"/>
          <w:sz w:val="20"/>
          <w:szCs w:val="20"/>
        </w:rPr>
        <w:t>extraArgument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 dispatch, getState }) =&gt; next =&gt; action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action === </w:t>
      </w:r>
      <w:r>
        <w:rPr>
          <w:rStyle w:val="48"/>
          <w:rFonts w:ascii="Consolas" w:hAnsi="Consolas"/>
          <w:color w:val="718C00"/>
          <w:spacing w:val="3"/>
          <w:sz w:val="20"/>
          <w:szCs w:val="20"/>
        </w:rPr>
        <w:t>'function'</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action(dispatch, getState, extraArgument)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next(action)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thunk = createThunkMiddleware()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thunk.withExtraArgument = createThunkMiddleware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export</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default</w:t>
      </w:r>
      <w:r>
        <w:rPr>
          <w:rStyle w:val="28"/>
          <w:rFonts w:ascii="Consolas" w:hAnsi="Consolas"/>
          <w:color w:val="333333"/>
          <w:spacing w:val="3"/>
          <w:sz w:val="20"/>
          <w:szCs w:val="20"/>
        </w:rPr>
        <w:t xml:space="preserve"> thunk</w:t>
      </w:r>
    </w:p>
    <w:p>
      <w:pPr>
        <w:pStyle w:val="21"/>
        <w:shd w:val="clear" w:color="auto" w:fill="FFFFFF"/>
        <w:spacing w:before="0" w:beforeAutospacing="0" w:after="204" w:afterAutospacing="0"/>
        <w:outlineLvl w:val="3"/>
        <w:rPr>
          <w:rFonts w:ascii="Helvetica" w:hAnsi="Helvetica" w:cs="Helvetica"/>
          <w:b/>
          <w:bCs/>
          <w:color w:val="EA3457"/>
          <w:spacing w:val="3"/>
          <w:sz w:val="36"/>
          <w:szCs w:val="36"/>
        </w:rPr>
      </w:pPr>
      <w:r>
        <w:rPr>
          <w:rFonts w:ascii="Segoe UI Symbol" w:hAnsi="Segoe UI Symbol" w:cs="Segoe UI Symbol"/>
          <w:b/>
          <w:bCs/>
          <w:color w:val="EA3457"/>
          <w:spacing w:val="3"/>
          <w:sz w:val="36"/>
          <w:szCs w:val="36"/>
        </w:rPr>
        <w:t>★★★★</w:t>
      </w:r>
      <w:r>
        <w:rPr>
          <w:rFonts w:ascii="Helvetica" w:hAnsi="Helvetica" w:cs="Helvetica"/>
          <w:b/>
          <w:bCs/>
          <w:color w:val="EA3457"/>
          <w:spacing w:val="3"/>
          <w:sz w:val="36"/>
          <w:szCs w:val="36"/>
        </w:rPr>
        <w:t xml:space="preserve"> 列举重新渲染 render 的情况</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this</w:t>
      </w:r>
      <w:r>
        <w:rPr>
          <w:rStyle w:val="28"/>
          <w:rFonts w:ascii="Consolas" w:hAnsi="Consolas"/>
          <w:color w:val="333333"/>
          <w:spacing w:val="3"/>
          <w:sz w:val="20"/>
          <w:szCs w:val="20"/>
        </w:rPr>
        <w:t xml:space="preserve">.setState() </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this</w:t>
      </w:r>
      <w:r>
        <w:rPr>
          <w:rStyle w:val="28"/>
          <w:rFonts w:ascii="Consolas" w:hAnsi="Consolas"/>
          <w:color w:val="333333"/>
          <w:spacing w:val="3"/>
          <w:sz w:val="20"/>
          <w:szCs w:val="20"/>
        </w:rPr>
        <w:t>.forceUpdate()</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接受到新的props</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通过状态管理，mobx、redux等</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改变上下文</w:t>
      </w:r>
    </w:p>
    <w:p>
      <w:pPr>
        <w:pStyle w:val="21"/>
        <w:shd w:val="clear" w:color="auto" w:fill="FFFFFF"/>
        <w:spacing w:before="0" w:beforeAutospacing="0" w:after="204" w:afterAutospacing="0"/>
        <w:outlineLvl w:val="3"/>
        <w:rPr>
          <w:rFonts w:ascii="Helvetica" w:hAnsi="Helvetica" w:cs="Helvetica"/>
          <w:b/>
          <w:bCs/>
          <w:color w:val="92D050"/>
          <w:spacing w:val="3"/>
          <w:sz w:val="36"/>
          <w:szCs w:val="36"/>
        </w:rPr>
      </w:pPr>
      <w:r>
        <w:rPr>
          <w:rFonts w:ascii="Segoe UI Symbol" w:hAnsi="Segoe UI Symbol" w:cs="Segoe UI Symbol"/>
          <w:b/>
          <w:bCs/>
          <w:color w:val="92D050"/>
          <w:spacing w:val="3"/>
          <w:sz w:val="36"/>
          <w:szCs w:val="36"/>
        </w:rPr>
        <w:t>★★★</w:t>
      </w:r>
      <w:r>
        <w:rPr>
          <w:rFonts w:ascii="Helvetica" w:hAnsi="Helvetica" w:cs="Helvetica"/>
          <w:b/>
          <w:bCs/>
          <w:color w:val="92D050"/>
          <w:spacing w:val="3"/>
          <w:sz w:val="36"/>
          <w:szCs w:val="36"/>
        </w:rPr>
        <w:t xml:space="preserve"> React 按需加载</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1、使用React.lazy， 但是React.lazy技术还不支持服务端渲染</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OtherComponent = React.lazy(() =&gt;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8"/>
          <w:rFonts w:ascii="Consolas" w:hAnsi="Consolas"/>
          <w:color w:val="718C00"/>
          <w:spacing w:val="3"/>
          <w:sz w:val="20"/>
          <w:szCs w:val="20"/>
        </w:rPr>
        <w:t>'./OtherComponent'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2、使用Loadable Components这个库</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loadable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'@loadable/component'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OtherComponent = loadable(() =&gt;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8"/>
          <w:rFonts w:ascii="Consolas" w:hAnsi="Consolas"/>
          <w:color w:val="718C00"/>
          <w:spacing w:val="3"/>
          <w:sz w:val="20"/>
          <w:szCs w:val="20"/>
        </w:rPr>
        <w:t>'./OtherComponent'</w:t>
      </w: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 实现目录树（组件自身调用自身）</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React组件生命周期按装载，更新，销毁三个阶段分别都有哪些？</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见上</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调用this.setState之后，React都做了哪些操作？怎么拿到改变后的值？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如果是在隶属于原生js执行的空间，比如说setTimeout里面，setState是同步的，那么每次执行setState将立即更新this.state，然后触发render方法；因为是同步执行，可以直接获取改变后的值；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如果是在被react处理过的空间执行，比如说合成事件里，此时setState是异步执行的，并不会立即更新this.state的值，当执行setState的时候，会将需要更新的state放入状态队列，在这个空间最后再合并修改this.state，触发render；setState接受第二个参数，是一个回调函数，可以在这里获取改变后的state值；</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触发render执行后，会生成一个新的虚拟dom结构，然后触发diff运算，找到变化的地方，重新渲染；        </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如果我进行三次setState会发生什么</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看情况，如果是在原生js空间，则会同步执行，修改三次state的值，调用三次render函数；如果是在react函数空间下，则会进行合并，只修改一次state的值，调用一次render。</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循环执行setState组件会一直重新渲染吗？为什么？</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见上</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渲染一个react组件的过程</w:t>
      </w:r>
    </w:p>
    <w:p>
      <w:pPr>
        <w:pStyle w:val="20"/>
        <w:shd w:val="clear" w:color="auto" w:fill="F7F7F7"/>
        <w:rPr>
          <w:rStyle w:val="44"/>
          <w:rFonts w:ascii="Consolas" w:hAnsi="Consolas"/>
          <w:color w:val="000000" w:themeColor="text1"/>
          <w:spacing w:val="3"/>
          <w14:textFill>
            <w14:solidFill>
              <w14:schemeClr w14:val="tx1"/>
            </w14:solidFill>
          </w14:textFill>
        </w:rPr>
      </w:pPr>
      <w:r>
        <w:rPr>
          <w:rStyle w:val="44"/>
          <w:rFonts w:ascii="Consolas" w:hAnsi="Consolas"/>
          <w:color w:val="000000" w:themeColor="text1"/>
          <w:spacing w:val="3"/>
          <w14:textFill>
            <w14:solidFill>
              <w14:schemeClr w14:val="tx1"/>
            </w14:solidFill>
          </w14:textFill>
        </w:rPr>
        <w:t>1、babel编译</w:t>
      </w:r>
      <w:r>
        <w:rPr>
          <w:rStyle w:val="44"/>
          <w:rFonts w:hint="eastAsia" w:ascii="Consolas" w:hAnsi="Consolas"/>
          <w:color w:val="000000" w:themeColor="text1"/>
          <w:spacing w:val="3"/>
          <w14:textFill>
            <w14:solidFill>
              <w14:schemeClr w14:val="tx1"/>
            </w14:solidFill>
          </w14:textFill>
        </w:rPr>
        <w:t>、</w:t>
      </w:r>
    </w:p>
    <w:p>
      <w:pPr>
        <w:pStyle w:val="20"/>
        <w:shd w:val="clear" w:color="auto" w:fill="F7F7F7"/>
        <w:rPr>
          <w:rStyle w:val="44"/>
          <w:rFonts w:ascii="Consolas" w:hAnsi="Consolas"/>
          <w:color w:val="000000" w:themeColor="text1"/>
          <w:spacing w:val="3"/>
          <w14:textFill>
            <w14:solidFill>
              <w14:schemeClr w14:val="tx1"/>
            </w14:solidFill>
          </w14:textFill>
        </w:rPr>
      </w:pPr>
      <w:r>
        <w:rPr>
          <w:rStyle w:val="44"/>
          <w:rFonts w:ascii="Consolas" w:hAnsi="Consolas"/>
          <w:color w:val="000000" w:themeColor="text1"/>
          <w:spacing w:val="3"/>
          <w14:textFill>
            <w14:solidFill>
              <w14:schemeClr w14:val="tx1"/>
            </w14:solidFill>
          </w14:textFill>
        </w:rPr>
        <w:t>2、生成element</w:t>
      </w:r>
      <w:r>
        <w:rPr>
          <w:rStyle w:val="44"/>
          <w:rFonts w:hint="eastAsia" w:ascii="Consolas" w:hAnsi="Consolas"/>
          <w:color w:val="000000" w:themeColor="text1"/>
          <w:spacing w:val="3"/>
          <w14:textFill>
            <w14:solidFill>
              <w14:schemeClr w14:val="tx1"/>
            </w14:solidFill>
          </w14:textFill>
        </w:rPr>
        <w:t>、</w:t>
      </w:r>
    </w:p>
    <w:p>
      <w:pPr>
        <w:pStyle w:val="20"/>
        <w:shd w:val="clear" w:color="auto" w:fill="F7F7F7"/>
        <w:rPr>
          <w:rStyle w:val="44"/>
          <w:rFonts w:ascii="Consolas" w:hAnsi="Consolas"/>
          <w:color w:val="000000" w:themeColor="text1"/>
          <w:spacing w:val="3"/>
          <w14:textFill>
            <w14:solidFill>
              <w14:schemeClr w14:val="tx1"/>
            </w14:solidFill>
          </w14:textFill>
        </w:rPr>
      </w:pPr>
      <w:r>
        <w:rPr>
          <w:rStyle w:val="44"/>
          <w:rFonts w:ascii="Consolas" w:hAnsi="Consolas"/>
          <w:color w:val="000000" w:themeColor="text1"/>
          <w:spacing w:val="3"/>
          <w14:textFill>
            <w14:solidFill>
              <w14:schemeClr w14:val="tx1"/>
            </w14:solidFill>
          </w14:textFill>
        </w:rPr>
        <w:t>3、生成真实节点(初次渲染)</w:t>
      </w:r>
      <w:r>
        <w:rPr>
          <w:rStyle w:val="44"/>
          <w:rFonts w:hint="eastAsia" w:ascii="Consolas" w:hAnsi="Consolas"/>
          <w:color w:val="000000" w:themeColor="text1"/>
          <w:spacing w:val="3"/>
          <w14:textFill>
            <w14:solidFill>
              <w14:schemeClr w14:val="tx1"/>
            </w14:solidFill>
          </w14:textFill>
        </w:rPr>
        <w:t>、</w:t>
      </w:r>
    </w:p>
    <w:p>
      <w:pPr>
        <w:pStyle w:val="20"/>
        <w:shd w:val="clear" w:color="auto" w:fill="F7F7F7"/>
        <w:rPr>
          <w:rStyle w:val="44"/>
          <w:rFonts w:ascii="Consolas" w:hAnsi="Consolas"/>
          <w:color w:val="000000" w:themeColor="text1"/>
          <w:spacing w:val="3"/>
          <w14:textFill>
            <w14:solidFill>
              <w14:schemeClr w14:val="tx1"/>
            </w14:solidFill>
          </w14:textFill>
        </w:rPr>
      </w:pPr>
      <w:r>
        <w:rPr>
          <w:rStyle w:val="44"/>
          <w:rFonts w:ascii="Consolas" w:hAnsi="Consolas"/>
          <w:color w:val="000000" w:themeColor="text1"/>
          <w:spacing w:val="3"/>
          <w14:textFill>
            <w14:solidFill>
              <w14:schemeClr w14:val="tx1"/>
            </w14:solidFill>
          </w14:textFill>
        </w:rPr>
        <w:t>4、生命周期</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1、babel编译</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当我们对代码进行编译的时候，babel会将我们在组件中编写的jsx代码转化为React.createElement的表达式，createElement方法有三个参数，分别为type(元素类型）、attributes(元素所有属性)、children(元素所有子节点)；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2、生成element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当render方法被触发以后，createElement方法会执行，返回一个element对象，这个对象描述了真实节点的信息，其实就是虚拟dom节点；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3、生成真实节点(初次渲染)</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这时候我们会判断element的类型，如果是null、false则实例一个ReactDOMEmptyComponent对象; 是string、number类型的话则实例一个ReactDOMTextComponent对象； 如果element是对象的话，会进一步判断type元素类型，是原生dom元素，则实例化ReactDOMComponent； 如果是自定义组件，则实例化ReactCompositeComponentWrapper；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在这些类生成实例对象的时候，在其内部会调用 mountComponent方法，这个方法里面有一系列浏览器原生dom方法，可以将element渲染成真实的dom并插入到文档中；</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4、生命周期</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componentDidMount：会在组件挂载后(插入DOM树中) 立即调用。一般可以在这里请求数据；</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componentDidUpdate：会在数据更新后立即调用，首次渲染不会执行此方法；可以在其中直接调用 setState，但必须用if语句进行判断，防止死循环；</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conponentWillUnmount：会在组件卸载及销毁之前调用，在此方法中执行必要的清理操作，如清除timer；</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static getDerivedStateFromProps(prps,state)：这个生命周期函数代替了componentWillMount和componentWillUpdate生命周期；props和state发生改变则调用，在初始化挂载及后续更新时都会被调用，返回一个对象来更新state，如果返回null则不更新任何内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shouldComponentUpdate(nextProps,nextState)：这个生命周期函数的返回值用来判断React组件是否因为当前 state 或 props 更改而重新渲染，默认返回值是true；这个方法在初始化渲染或使用forceUpdate()时不会调用；当将旧的state的值原封不动赋值给新的state（即不改变state的值，但是调用了setState）和 无数据交换的父组件的重新渲染都会导致组件重新渲染，这时候都可以通过shouldComponentUpdate来优化。</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React类组件，函数组件，在类组件修改组件对象会使用。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类组件怎么做性能优化？函数组件怎么做性能优化？</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类组件：</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使用shouldComponentUpdate：这个生命周期可以让我们决定当前状态或属性的改变是否重新渲染组件，默认返回ture，返回false时不会执行render，在初始化渲染或使用forceUpdate()时不会调用；如果在shouldComponentUpdate比较的值是引用类型的话，可能达不到我们想要的效果，因为引用类型指向同一个地址；</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当将旧的state的值原封不动赋值给新的state（即不改变state的值，但是调用了setState）和 无数据交换的父组件的重新渲染都会导致组件重新渲染，这时候都可以通过shouldComponentUpdate来优化；</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（2）React.PureComponent：基本上和Component用法一致，不同之处在于 PureComponent不需要开发者自己设置shouldComponentUpdate，因为PureComponent自带通过props和state的浅对比来实现 shouldComponentUpate；但是如果props和state对象包含复杂的数据结构，它可能会判断错误(表现为对象深层的数据已改变，视图却没有更新）；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使用Immutable：immutable是一种持久化数据，一旦被创建就不会被修改，修改immutable对象的时候返回新的immutable；也就是说在使用旧数据创建新数据的时候，会保证旧数据同时可用且不变；为了避免深度复制所有节点的带来的性能损耗，immutable使用了结构共享，即如果对象树中的一个节点发生变化，只修改这个节点和受他影响的父节点，其他节点仍然共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（5）bind函数：在react中改变this的指向有三种方法，a)constructor中用bind绑定; b)使用时通过bind绑定; 3)使用箭头函数；选择第一种只在组件初始化的时候执行一次，第二种组件在每次render都要重新绑定，第三种在每次render时候都会生成新的箭头函数，所以选择第一种；</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函数组件：</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useCallback：接收一个函数作为参数，接收第二个参数作为依赖列表，返回值为函数，有助于避免在每次渲染时都进行高开销的计算，仅会在某个依赖项改变时才重新计算；可以使用useCallback把要传递给子组件的函数包裹起来，这样父组件刷新的时候，传递给子组件的函数指向不会发生改变，可以减少子组件的渲染次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const handleUseCallback=useCallback(handleClick,[])</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&lt;Child handleClick={handleUseCallback} /&gt;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（2）useMemo：useMemo的使用和useCallback差不多，只是useCallback返回的是一个函数，useMemo返回值可以是函数、对象等都可以；</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两者都可使用：</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（1）React.memo：React.memo 功能同React.PureComponent，但React.memo是高阶组件，既可以用在类组件中也可以用在函数组件中；memo还可以接收第二个参数，是一个可定制化的比较函数，其返回值与 shouldComponentUpdate的相反；</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（2）使用key：在列表渲染时使用key，这样当组件发生增删改、排序等操作时，diff运算后可以根据key值直接调整DOM顺序，避免不必要的渲染而避免性能的浪费；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（3）不要滥用props：尽量只传需要的数据，避免多余的更新，尽量避免使用{…props}；</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useEffect 和 useLayoutEffect 的区别</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2、useEffect和useLayout都是副作用hooks，两则非常相似，同样都接收两个参数：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(1)第一个参数为函数，第二个参数为依赖列表， </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useEffect和 useLayout的主要区别就是他们的执行时机不同，在浏览器中js线程与渲染线程是互斥的，当js线程执行时，渲染线程呈挂起状态，只有当js线程空闲时渲染线程才会执行，将生成的 dom绘制。useLayoutEffect在js线程执行完毕即dom更新之后立即执行，而useEffect是在渲染结束后才执行，也就是说 useLayoutEffect比 useEffect先执行。</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hooks 的使用有什么注意事项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（1）只能在React函数式组件或自定义Hook中使用Hook。</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不要在循环，条件或嵌套函数中调用Hook，必须始终在React函数的顶层使用Hook。这是因为React需要利用调用顺序来正确更新相应的状态，以及调用相应的钩子函数。一旦在循环或条件分支语句中调用Hook，就容易导致调用顺序的不一致性，从而产生难以预料到的后果。</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纯函数有什么特点，副作用函数特点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纯函数与外界交换数据只有一个唯一渠道——参数和返回值；函数从函数外部接受的所有输入信息都通过参数传递到该函数内部；函数输出到函数外部的所有信息都通过返回值传递到该函数外部。</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纯函数的优点：无状态，线程安全；纯函数相互调用组装起来的函数，还是纯函数；应用程序或者运行环境可以对纯函数的运算结果进行缓存，运算加快速度。</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函数副作用是指当调用函数时，除了返回函数值之外，还对主调用函数产生附加的影响。比如调接口、修改全局变量、抛出一个异常或以一个错误终止、打印到终端或读取用户输入、读取或写入一个文件等，所以说副作用是编程中最关键的部分，因为我们需要跟用户、跟数据进行交互。</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 中 refs 干嘛用的？如何创建 refs？</w:t>
      </w:r>
    </w:p>
    <w:p>
      <w:pPr>
        <w:pStyle w:val="21"/>
        <w:shd w:val="clear" w:color="auto" w:fill="FFFFFF"/>
        <w:spacing w:before="0" w:beforeAutospacing="0" w:after="204" w:afterAutospacing="0"/>
        <w:rPr>
          <w:rFonts w:ascii="Helvetica" w:hAnsi="Helvetica" w:cs="Helvetica"/>
          <w:color w:val="FF0000"/>
          <w:spacing w:val="3"/>
        </w:rPr>
      </w:pPr>
      <w:r>
        <w:rPr>
          <w:rFonts w:ascii="Helvetica" w:hAnsi="Helvetica" w:cs="Helvetica"/>
          <w:color w:val="FF0000"/>
          <w:spacing w:val="3"/>
        </w:rPr>
        <w:t>见上</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在构造函数调用 `super` 并将 `props` 作为参数传入的作用是啥？</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ES6 中在调用 super()方法之前，子类构造函数无法使用this引用，在react的类组件中也是如此；将 props 参数传递给 super() 调用的主要原因是在子构造函数中能够通过this.props来获取传入的 props。</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 React.createElement ？</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见上</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讲讲什么是 JSX ？</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JSX全称为JavaScript XML，是react中的一种语法糖，可以让我们在js代码中脱离字符串直接编写html代码；本身不能被浏览器读取，必须使用@babel/preset-react和webpack等工具将其转换为传统的JS。</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主要有以下特点：</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（1）类XML语法容易接受，结构清晰；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（2）增强JS语义；</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（3）抽象程度高，屏蔽DOM操作，跨平台；</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（4）代码模块化；</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为什么不直接更新 `state` 呢？</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如果试图直接更新 state ，则不会重新渲染组件；需要使用setState()方法来更新 state这样组件才会重新渲染；</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 组件生命周期有哪些不同阶段？React 的生命周期方法有哪些？</w:t>
      </w:r>
    </w:p>
    <w:p>
      <w:pPr>
        <w:pStyle w:val="21"/>
        <w:shd w:val="clear" w:color="auto" w:fill="FFFFFF"/>
        <w:spacing w:before="0" w:beforeAutospacing="0" w:after="204" w:afterAutospacing="0"/>
        <w:rPr>
          <w:rFonts w:ascii="Helvetica" w:hAnsi="Helvetica" w:cs="Helvetica"/>
          <w:color w:val="FF0000"/>
          <w:spacing w:val="3"/>
        </w:rPr>
      </w:pPr>
      <w:r>
        <w:rPr>
          <w:rFonts w:ascii="Helvetica" w:hAnsi="Helvetica" w:cs="Helvetica"/>
          <w:color w:val="FF0000"/>
          <w:spacing w:val="3"/>
        </w:rPr>
        <w:t>见上</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这三个点(...)在 React 干嘛用的？</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...是es6语法新出的规范，叫做展开运算符；在react中可以将对象或数组进行展开，让我们操作改变数据结构非常方便。</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React 中的 `useState()` 是什么？</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useState是一个内置的React Hook，可以让我们在函数组件中像类组件一样使用state并且改变state的值。</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 中的StrictMode(严格模式)是什么？</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React的StrictMode是一种辅助组件，用&lt;StrictMode /&gt;包装组件，可以帮助我们编写更好的react组件，不会渲染出任何可见的ui；仅在开发模式下运行，它们不会影响生产构建，可以做以下检查：</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（1）验证内部组件是否遵循某些推荐做法，如果没有，会在控制台给出警告；</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（2）验证是否使用的已经废弃的方法，如果有，会在控制台给出警告；</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（3）通过识别潜在的风险预防一些副作用。</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为什么类方法需要绑定到类实例？</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在 JS 中，this 值会根据当前上下文变化。在 React 类组件方法中，开发人员通常希望 this 引用组件的当前实例，因此有必要将这些方法绑定到实例。通常这是在构造函数中完成的: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 prop drilling，如何避免？</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从一个外部组件一层层将prop传递到内部组件很不方便，这个问题就叫做 prop drilling；主要缺点是原本不需要数据的组件变得不必要地复杂，并且难以维护，代码看起来也变得冗余，不优雅；</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为了避免prop drilling，一种常用的方法是使用React Context。通过定义提供数据的Provider组件，并允许嵌套的组件通过 Consumer组件或 useContext Hook 使用上下文数据。</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描述 Flux 与 MVC？</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传统的 MVC 模式在分离数据(Model)、UI(View和逻辑(Controller)方面工作得很好，但是 MVC 架构经常遇到两个主要问题:</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数据流不够清晰——跨视图发生的级联更新常常会导致混乱的事件网络，难于调试。</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缺乏数据完整性——模型数据可以在任何地方发生突变，从而在整个UI中产生不可预测的结果。</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使用 Flux 模式的复杂用户界面不再遭受级联更新，任何给定的React 组件都能够根据 store 提供的数据重建其状态。Flux 模式还通过限制对共享数据的直接访问来加强数据完整性。</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这段代码有什么问题吗？</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this</w:t>
      </w:r>
      <w:r>
        <w:rPr>
          <w:rStyle w:val="28"/>
          <w:rFonts w:ascii="Consolas" w:hAnsi="Consolas"/>
          <w:color w:val="333333"/>
          <w:spacing w:val="3"/>
          <w:sz w:val="20"/>
          <w:szCs w:val="20"/>
        </w:rPr>
        <w:t>.setState((prevState, props)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streak: prevState.streak + props.count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没有问题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 React Context?</w:t>
      </w:r>
    </w:p>
    <w:p>
      <w:pPr>
        <w:pStyle w:val="21"/>
        <w:shd w:val="clear" w:color="auto" w:fill="FFFFFF"/>
        <w:spacing w:before="0" w:beforeAutospacing="0" w:after="204" w:afterAutospacing="0"/>
        <w:rPr>
          <w:rStyle w:val="27"/>
          <w:rFonts w:hint="eastAsia" w:ascii="Helvetica" w:hAnsi="Helvetica" w:eastAsia="宋体" w:cs="Helvetica"/>
          <w:color w:val="4183C4"/>
          <w:spacing w:val="3"/>
          <w:lang w:eastAsia="zh-CN"/>
        </w:rPr>
      </w:pPr>
      <w:r>
        <w:fldChar w:fldCharType="begin"/>
      </w:r>
      <w:r>
        <w:instrText xml:space="preserve"> HYPERLINK "https://zh-hans.reactjs.org/docs/context.html" \l "gatsby-focus-wrapper" \t "_blank" </w:instrText>
      </w:r>
      <w:r>
        <w:fldChar w:fldCharType="separate"/>
      </w:r>
      <w:r>
        <w:rPr>
          <w:rStyle w:val="27"/>
          <w:rFonts w:ascii="Helvetica" w:hAnsi="Helvetica" w:cs="Helvetica"/>
          <w:color w:val="4183C4"/>
          <w:spacing w:val="3"/>
        </w:rPr>
        <w:t>React Context</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"https://react.jokcy.me/book/features/context.html" \t "_blank" </w:instrText>
      </w:r>
      <w:r>
        <w:fldChar w:fldCharType="separate"/>
      </w:r>
      <w:r>
        <w:rPr>
          <w:rStyle w:val="27"/>
          <w:rFonts w:ascii="Helvetica" w:hAnsi="Helvetica" w:cs="Helvetica"/>
          <w:b/>
          <w:bCs/>
          <w:i/>
          <w:iCs/>
          <w:color w:val="4183C4"/>
          <w:spacing w:val="3"/>
        </w:rPr>
        <w:t>源码解析</w:t>
      </w:r>
      <w:r>
        <w:rPr>
          <w:rStyle w:val="27"/>
          <w:rFonts w:ascii="Helvetica" w:hAnsi="Helvetica" w:cs="Helvetica"/>
          <w:b/>
          <w:bCs/>
          <w:i/>
          <w:iCs/>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What</w:t>
      </w:r>
    </w:p>
    <w:p>
      <w:pPr>
        <w:pStyle w:val="21"/>
        <w:shd w:val="clear" w:color="auto" w:fill="FFFFFF"/>
        <w:spacing w:before="0" w:beforeAutospacing="0" w:after="204" w:afterAutospacing="0"/>
        <w:rPr>
          <w:rFonts w:ascii="Helvetica" w:hAnsi="Helvetica" w:cs="Helvetica"/>
          <w:color w:val="858585"/>
          <w:spacing w:val="3"/>
        </w:rPr>
      </w:pPr>
      <w:r>
        <w:rPr>
          <w:rStyle w:val="24"/>
          <w:rFonts w:ascii="Helvetica" w:hAnsi="Helvetica" w:cs="Helvetica"/>
          <w:color w:val="858585"/>
          <w:spacing w:val="3"/>
        </w:rPr>
        <w:t>Context</w:t>
      </w:r>
      <w:r>
        <w:rPr>
          <w:rFonts w:ascii="Helvetica" w:hAnsi="Helvetica" w:cs="Helvetica"/>
          <w:color w:val="858585"/>
          <w:spacing w:val="3"/>
        </w:rPr>
        <w:t>提供了一个无需为每层组件手动添加</w:t>
      </w:r>
      <w:r>
        <w:rPr>
          <w:rStyle w:val="26"/>
          <w:rFonts w:ascii="Helvetica" w:hAnsi="Helvetica" w:cs="Helvetica"/>
          <w:color w:val="858585"/>
          <w:spacing w:val="3"/>
        </w:rPr>
        <w:t>props</w:t>
      </w:r>
      <w:r>
        <w:rPr>
          <w:rFonts w:ascii="Helvetica" w:hAnsi="Helvetica" w:cs="Helvetica"/>
          <w:color w:val="858585"/>
          <w:spacing w:val="3"/>
        </w:rPr>
        <w:t>，就能在</w:t>
      </w:r>
      <w:r>
        <w:rPr>
          <w:rStyle w:val="24"/>
          <w:rFonts w:ascii="Helvetica" w:hAnsi="Helvetica" w:cs="Helvetica"/>
          <w:color w:val="858585"/>
          <w:spacing w:val="3"/>
        </w:rPr>
        <w:t>组件树</w:t>
      </w:r>
      <w:r>
        <w:rPr>
          <w:rFonts w:ascii="Helvetica" w:hAnsi="Helvetica" w:cs="Helvetica"/>
          <w:color w:val="858585"/>
          <w:spacing w:val="3"/>
        </w:rPr>
        <w:t>间进行数据传递的功能</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Why</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某些全局属性，通过父子props传递太过繁琐，Context提供了一种组件之间共享此类值的方式，而不必显式的通过组件树逐层传递props</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When</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共享那些对于一个组件树而言是</w:t>
      </w:r>
      <w:r>
        <w:rPr>
          <w:rStyle w:val="24"/>
          <w:rFonts w:ascii="Helvetica" w:hAnsi="Helvetica" w:cs="Helvetica"/>
          <w:color w:val="858585"/>
          <w:spacing w:val="3"/>
        </w:rPr>
        <w:t>全局</w:t>
      </w:r>
      <w:r>
        <w:rPr>
          <w:rFonts w:ascii="Helvetica" w:hAnsi="Helvetica" w:cs="Helvetica"/>
          <w:color w:val="858585"/>
          <w:spacing w:val="3"/>
        </w:rPr>
        <w:t>的数据，例如当前认证的用户、主题或者首选语言等</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Where</w:t>
      </w:r>
    </w:p>
    <w:p>
      <w:pPr>
        <w:widowControl/>
        <w:numPr>
          <w:ilvl w:val="0"/>
          <w:numId w:val="11"/>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Context应用场景在于很多不同层级的组件访问同样的数据，这样也使得组件的复用性变差。</w:t>
      </w:r>
    </w:p>
    <w:p>
      <w:pPr>
        <w:widowControl/>
        <w:numPr>
          <w:ilvl w:val="0"/>
          <w:numId w:val="11"/>
        </w:numPr>
        <w:shd w:val="clear" w:color="auto" w:fill="FFFFFF"/>
        <w:spacing w:before="100" w:beforeAutospacing="1" w:after="100" w:afterAutospacing="1"/>
        <w:jc w:val="left"/>
        <w:rPr>
          <w:rFonts w:ascii="Helvetica" w:hAnsi="Helvetica" w:cs="Helvetica"/>
          <w:color w:val="858585"/>
          <w:spacing w:val="3"/>
        </w:rPr>
      </w:pPr>
      <w:r>
        <w:rPr>
          <w:rStyle w:val="24"/>
          <w:rFonts w:ascii="Helvetica" w:hAnsi="Helvetica" w:cs="Helvetica"/>
          <w:color w:val="858585"/>
          <w:spacing w:val="3"/>
        </w:rPr>
        <w:t>如果你只是想避免层层传递一些属性，组件组合有时候是一个比Context更好的方案</w:t>
      </w:r>
      <w:r>
        <w:rPr>
          <w:rFonts w:ascii="Helvetica" w:hAnsi="Helvetica" w:cs="Helvetica"/>
          <w:color w:val="858585"/>
          <w:spacing w:val="3"/>
        </w:rPr>
        <w:t>，也就是直接传递组件</w:t>
      </w:r>
    </w:p>
    <w:p>
      <w:pPr>
        <w:widowControl/>
        <w:numPr>
          <w:ilvl w:val="0"/>
          <w:numId w:val="1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所以一个技术方案的选定需要针对不同的场景具体分析，采取合适的方案</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How</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①创建</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ThemeContext = React.createContext(</w:t>
      </w:r>
      <w:r>
        <w:rPr>
          <w:rStyle w:val="48"/>
          <w:rFonts w:ascii="Consolas" w:hAnsi="Consolas"/>
          <w:color w:val="718C00"/>
          <w:spacing w:val="3"/>
          <w:sz w:val="20"/>
          <w:szCs w:val="20"/>
        </w:rPr>
        <w:t>'xxx'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②注入---提供者 在入口或者你想要注入的父类中，且可以嵌套，里层覆盖外层</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 value="yyy"&gt;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{children}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③使用---消费者 需要使用共享数据的子类中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static contextType = ThemeContext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Class.contextType = ThemeContext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let value = this.context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基于这个值进行渲染工作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方式三</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value =&gt; /* 基于 context 值进行渲染*/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More</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动态Context</w:t>
      </w:r>
      <w:r>
        <w:rPr>
          <w:rFonts w:ascii="Helvetica" w:hAnsi="Helvetica" w:cs="Helvetica"/>
          <w:color w:val="333333"/>
          <w:spacing w:val="3"/>
        </w:rPr>
        <w:t>---类似父子组件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①创建</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ThemeContext = React.createContext({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 </w:t>
      </w:r>
      <w:r>
        <w:rPr>
          <w:rStyle w:val="48"/>
          <w:rFonts w:ascii="Consolas" w:hAnsi="Consolas"/>
          <w:color w:val="718C00"/>
          <w:spacing w:val="3"/>
          <w:sz w:val="20"/>
          <w:szCs w:val="20"/>
        </w:rPr>
        <w:t>'xxx'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changeFunc: () =&gt; {} </w:t>
      </w:r>
      <w:r>
        <w:rPr>
          <w:rStyle w:val="44"/>
          <w:rFonts w:ascii="Consolas" w:hAnsi="Consolas"/>
          <w:color w:val="8E908C"/>
          <w:spacing w:val="3"/>
          <w:sz w:val="20"/>
          <w:szCs w:val="20"/>
        </w:rPr>
        <w:t>//通过context传递这个函数，让consumers组件更新context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②注入</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 value="yyy"&gt;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&lt;Child changeFunc={this.changeFunc}&gt;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③消费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({value, changeFunc}) =&gt; /* 基于 context 值进行渲染,同时把changeFunc绑定*/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消费多个Context、注意事项等</w:t>
      </w:r>
      <w:r>
        <w:fldChar w:fldCharType="begin"/>
      </w:r>
      <w:r>
        <w:instrText xml:space="preserve"> HYPERLINK "https://zh-hans.reactjs.org/docs/context.html" \l "consuming-multiple-contexts" \t "_blank" </w:instrText>
      </w:r>
      <w:r>
        <w:fldChar w:fldCharType="separate"/>
      </w:r>
      <w:r>
        <w:rPr>
          <w:rStyle w:val="27"/>
          <w:rFonts w:ascii="Helvetica" w:hAnsi="Helvetica" w:cs="Helvetica"/>
          <w:color w:val="4183C4"/>
          <w:spacing w:val="3"/>
        </w:rPr>
        <w:t>参考React中文网</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 React Fiber?</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What</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"https://github.com/acdlite/react-fiber-architecture" \t "_blank" </w:instrText>
      </w:r>
      <w:r>
        <w:fldChar w:fldCharType="separate"/>
      </w:r>
      <w:r>
        <w:rPr>
          <w:rStyle w:val="27"/>
          <w:rFonts w:ascii="Helvetica" w:hAnsi="Helvetica" w:cs="Helvetica"/>
          <w:color w:val="4183C4"/>
          <w:spacing w:val="3"/>
        </w:rPr>
        <w:t>React Fiber En</w:t>
      </w:r>
      <w:r>
        <w:rPr>
          <w:rStyle w:val="27"/>
          <w:rFonts w:ascii="Helvetica" w:hAnsi="Helvetica" w:cs="Helvetica"/>
          <w:color w:val="4183C4"/>
          <w:spacing w:val="3"/>
        </w:rPr>
        <w:fldChar w:fldCharType="end"/>
      </w:r>
    </w:p>
    <w:p>
      <w:pPr>
        <w:widowControl/>
        <w:numPr>
          <w:ilvl w:val="0"/>
          <w:numId w:val="1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Fiber是React16中新的协调引擎，它的主要目的是使Virtual DOM可以进行增量式渲染，让界面渲染更流畅</w:t>
      </w:r>
    </w:p>
    <w:p>
      <w:pPr>
        <w:widowControl/>
        <w:numPr>
          <w:ilvl w:val="0"/>
          <w:numId w:val="1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一种流程控制原语，也称为协程，可以类比es6中的generator函数；React渲染的过程可以被中断，可以将控制权交回浏览器，让位给高优先级的任务，浏览器空闲后再恢复渲染。</w:t>
      </w:r>
    </w:p>
    <w:p>
      <w:pPr>
        <w:widowControl/>
        <w:numPr>
          <w:ilvl w:val="0"/>
          <w:numId w:val="1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一个执行单元，每次执行完一个“执行单元”，React就会检查现在还剩多少时间，如果没有时间就将控制权让出去。</w:t>
      </w:r>
    </w:p>
    <w:p>
      <w:pPr>
        <w:widowControl/>
        <w:numPr>
          <w:ilvl w:val="0"/>
          <w:numId w:val="13"/>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目标</w:t>
      </w:r>
    </w:p>
    <w:p>
      <w:pPr>
        <w:widowControl/>
        <w:numPr>
          <w:ilvl w:val="0"/>
          <w:numId w:val="1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把可中断的工作拆分成小任务</w:t>
      </w:r>
    </w:p>
    <w:p>
      <w:pPr>
        <w:widowControl/>
        <w:numPr>
          <w:ilvl w:val="0"/>
          <w:numId w:val="1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对正在做的工作调整优先次序、重做、复用上次（做了一半的）成果</w:t>
      </w:r>
    </w:p>
    <w:p>
      <w:pPr>
        <w:widowControl/>
        <w:numPr>
          <w:ilvl w:val="0"/>
          <w:numId w:val="1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在父子任务之间从容切换（yield back and forth），以支持React执行过程中的布局刷新</w:t>
      </w:r>
    </w:p>
    <w:p>
      <w:pPr>
        <w:widowControl/>
        <w:numPr>
          <w:ilvl w:val="0"/>
          <w:numId w:val="1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支持render()返回多个元素</w:t>
      </w:r>
    </w:p>
    <w:p>
      <w:pPr>
        <w:widowControl/>
        <w:numPr>
          <w:ilvl w:val="0"/>
          <w:numId w:val="1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更好地支持error boundary</w:t>
      </w:r>
    </w:p>
    <w:p>
      <w:pPr>
        <w:widowControl/>
        <w:numPr>
          <w:ilvl w:val="0"/>
          <w:numId w:val="1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特性</w:t>
      </w:r>
    </w:p>
    <w:p>
      <w:pPr>
        <w:widowControl/>
        <w:numPr>
          <w:ilvl w:val="0"/>
          <w:numId w:val="1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增量渲染（把渲染任务拆分成块，匀到多帧）</w:t>
      </w:r>
    </w:p>
    <w:p>
      <w:pPr>
        <w:widowControl/>
        <w:numPr>
          <w:ilvl w:val="0"/>
          <w:numId w:val="1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更新时能够暂停，终止，复用渲染任务</w:t>
      </w:r>
    </w:p>
    <w:p>
      <w:pPr>
        <w:widowControl/>
        <w:numPr>
          <w:ilvl w:val="0"/>
          <w:numId w:val="1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给不同类型的更新赋予优先级</w:t>
      </w:r>
    </w:p>
    <w:p>
      <w:pPr>
        <w:widowControl/>
        <w:numPr>
          <w:ilvl w:val="0"/>
          <w:numId w:val="1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并发方面新的基础能力</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如何在 React 的 Props 上应用验证？</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使用PropTypes进行类型检查</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"https://zh-hans.reactjs.org/docs/typechecking-with-proptypes.html" \l "gatsby-focus-wrapper" \t "_blank" </w:instrText>
      </w:r>
      <w:r>
        <w:fldChar w:fldCharType="separate"/>
      </w:r>
      <w:r>
        <w:rPr>
          <w:rStyle w:val="27"/>
          <w:rFonts w:ascii="Helvetica" w:hAnsi="Helvetica" w:cs="Helvetica"/>
          <w:color w:val="4183C4"/>
          <w:spacing w:val="3"/>
        </w:rPr>
        <w:t>PropTypes</w:t>
      </w:r>
      <w:r>
        <w:rPr>
          <w:rStyle w:val="27"/>
          <w:rFonts w:ascii="Helvetica" w:hAnsi="Helvetica" w:cs="Helvetica"/>
          <w:color w:val="4183C4"/>
          <w:spacing w:val="3"/>
        </w:rPr>
        <w:fldChar w:fldCharType="end"/>
      </w:r>
      <w:r>
        <w:rPr>
          <w:rFonts w:ascii="Helvetica" w:hAnsi="Helvetica" w:cs="Helvetica"/>
          <w:color w:val="333333"/>
          <w:spacing w:val="3"/>
        </w:rPr>
        <w:t>自React v15.5起，请使用这个库</w:t>
      </w:r>
      <w:r>
        <w:fldChar w:fldCharType="begin"/>
      </w:r>
      <w:r>
        <w:instrText xml:space="preserve"> HYPERLINK "https://www.npmjs.com/package/prop-types" \t "_blank" </w:instrText>
      </w:r>
      <w:r>
        <w:fldChar w:fldCharType="separate"/>
      </w:r>
      <w:r>
        <w:rPr>
          <w:rStyle w:val="27"/>
          <w:rFonts w:ascii="Helvetica" w:hAnsi="Helvetica" w:cs="Helvetica"/>
          <w:color w:val="4183C4"/>
          <w:spacing w:val="3"/>
        </w:rPr>
        <w:t>prop-types</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What &amp; Why &amp; When</w:t>
      </w:r>
    </w:p>
    <w:p>
      <w:pPr>
        <w:widowControl/>
        <w:numPr>
          <w:ilvl w:val="0"/>
          <w:numId w:val="17"/>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随着应用的不断增长，也是为了使程序设计更加严谨，我们通常需要对数据的类型（值）进行一些必要的验证</w:t>
      </w:r>
    </w:p>
    <w:p>
      <w:pPr>
        <w:widowControl/>
        <w:numPr>
          <w:ilvl w:val="0"/>
          <w:numId w:val="1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出于性能方面的考虑，propTypes仅在开发模式下进行检测,在程序运行时就能检测出错误，不能使用到用户交互提醒用户操作错误等</w:t>
      </w:r>
    </w:p>
    <w:p>
      <w:pPr>
        <w:widowControl/>
        <w:numPr>
          <w:ilvl w:val="0"/>
          <w:numId w:val="1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也可以使用</w:t>
      </w:r>
      <w:r>
        <w:fldChar w:fldCharType="begin"/>
      </w:r>
      <w:r>
        <w:instrText xml:space="preserve"> HYPERLINK "https://flow.org/" \t "_blank" </w:instrText>
      </w:r>
      <w:r>
        <w:fldChar w:fldCharType="separate"/>
      </w:r>
      <w:r>
        <w:rPr>
          <w:rStyle w:val="27"/>
          <w:rFonts w:ascii="Helvetica" w:hAnsi="Helvetica" w:cs="Helvetica"/>
          <w:color w:val="4183C4"/>
          <w:spacing w:val="3"/>
        </w:rPr>
        <w:t>Flow</w:t>
      </w:r>
      <w:r>
        <w:rPr>
          <w:rStyle w:val="27"/>
          <w:rFonts w:ascii="Helvetica" w:hAnsi="Helvetica" w:cs="Helvetica"/>
          <w:color w:val="4183C4"/>
          <w:spacing w:val="3"/>
        </w:rPr>
        <w:fldChar w:fldCharType="end"/>
      </w:r>
      <w:r>
        <w:rPr>
          <w:rFonts w:ascii="Helvetica" w:hAnsi="Helvetica" w:cs="Helvetica"/>
          <w:color w:val="858585"/>
          <w:spacing w:val="3"/>
        </w:rPr>
        <w:t>或者</w:t>
      </w:r>
      <w:r>
        <w:fldChar w:fldCharType="begin"/>
      </w:r>
      <w:r>
        <w:instrText xml:space="preserve"> HYPERLINK "https://www.typescriptlang.org/" \t "_blank" </w:instrText>
      </w:r>
      <w:r>
        <w:fldChar w:fldCharType="separate"/>
      </w:r>
      <w:r>
        <w:rPr>
          <w:rStyle w:val="27"/>
          <w:rFonts w:ascii="Helvetica" w:hAnsi="Helvetica" w:cs="Helvetica"/>
          <w:color w:val="4183C4"/>
          <w:spacing w:val="3"/>
        </w:rPr>
        <w:t>TypeScript</w:t>
      </w:r>
      <w:r>
        <w:rPr>
          <w:rStyle w:val="27"/>
          <w:rFonts w:ascii="Helvetica" w:hAnsi="Helvetica" w:cs="Helvetica"/>
          <w:color w:val="4183C4"/>
          <w:spacing w:val="3"/>
        </w:rPr>
        <w:fldChar w:fldCharType="end"/>
      </w:r>
      <w:r>
        <w:rPr>
          <w:rFonts w:ascii="Helvetica" w:hAnsi="Helvetica" w:cs="Helvetica"/>
          <w:color w:val="858585"/>
          <w:spacing w:val="3"/>
        </w:rPr>
        <w:t>做类型检查，后期建议用typescript进行替代更好</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Where</w:t>
      </w:r>
    </w:p>
    <w:p>
      <w:pPr>
        <w:widowControl/>
        <w:numPr>
          <w:ilvl w:val="0"/>
          <w:numId w:val="18"/>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class组件</w:t>
      </w:r>
    </w:p>
    <w:p>
      <w:pPr>
        <w:widowControl/>
        <w:numPr>
          <w:ilvl w:val="0"/>
          <w:numId w:val="1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函数组件</w:t>
      </w:r>
    </w:p>
    <w:p>
      <w:pPr>
        <w:widowControl/>
        <w:numPr>
          <w:ilvl w:val="0"/>
          <w:numId w:val="18"/>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"https://zh-hans.reactjs.org/docs/react-api.html" \l "reactmemo" \t "_blank" </w:instrText>
      </w:r>
      <w:r>
        <w:fldChar w:fldCharType="separate"/>
      </w:r>
      <w:r>
        <w:rPr>
          <w:rStyle w:val="27"/>
          <w:rFonts w:ascii="Helvetica" w:hAnsi="Helvetica" w:cs="Helvetica"/>
          <w:color w:val="4183C4"/>
          <w:spacing w:val="3"/>
        </w:rPr>
        <w:t>React.memo</w:t>
      </w:r>
      <w:r>
        <w:rPr>
          <w:rStyle w:val="27"/>
          <w:rFonts w:ascii="Helvetica" w:hAnsi="Helvetica" w:cs="Helvetica"/>
          <w:color w:val="4183C4"/>
          <w:spacing w:val="3"/>
        </w:rPr>
        <w:fldChar w:fldCharType="end"/>
      </w:r>
      <w:r>
        <w:rPr>
          <w:rFonts w:ascii="Helvetica" w:hAnsi="Helvetica" w:cs="Helvetica"/>
          <w:color w:val="858585"/>
          <w:spacing w:val="3"/>
        </w:rPr>
        <w:t>高阶组件 </w:t>
      </w:r>
      <w:r>
        <w:rPr>
          <w:rStyle w:val="26"/>
          <w:rFonts w:ascii="Helvetica" w:hAnsi="Helvetica" w:cs="Helvetica"/>
          <w:b/>
          <w:bCs/>
          <w:color w:val="858585"/>
          <w:spacing w:val="3"/>
        </w:rPr>
        <w:t>可自行扩展</w:t>
      </w:r>
    </w:p>
    <w:p>
      <w:pPr>
        <w:widowControl/>
        <w:numPr>
          <w:ilvl w:val="0"/>
          <w:numId w:val="18"/>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"https://zh-hans.reactjs.org/docs/react-api.html" \l "reactforwardref" \t "_blank" </w:instrText>
      </w:r>
      <w:r>
        <w:fldChar w:fldCharType="separate"/>
      </w:r>
      <w:r>
        <w:rPr>
          <w:rStyle w:val="27"/>
          <w:rFonts w:ascii="Helvetica" w:hAnsi="Helvetica" w:cs="Helvetica"/>
          <w:color w:val="4183C4"/>
          <w:spacing w:val="3"/>
        </w:rPr>
        <w:t>React.forwardRef</w:t>
      </w:r>
      <w:r>
        <w:rPr>
          <w:rStyle w:val="27"/>
          <w:rFonts w:ascii="Helvetica" w:hAnsi="Helvetica" w:cs="Helvetica"/>
          <w:color w:val="4183C4"/>
          <w:spacing w:val="3"/>
        </w:rPr>
        <w:fldChar w:fldCharType="end"/>
      </w:r>
      <w:r>
        <w:rPr>
          <w:rFonts w:ascii="Helvetica" w:hAnsi="Helvetica" w:cs="Helvetica"/>
          <w:color w:val="858585"/>
          <w:spacing w:val="3"/>
        </w:rPr>
        <w:t>组件 </w:t>
      </w:r>
      <w:r>
        <w:rPr>
          <w:rStyle w:val="26"/>
          <w:rFonts w:ascii="Helvetica" w:hAnsi="Helvetica" w:cs="Helvetica"/>
          <w:b/>
          <w:bCs/>
          <w:color w:val="858585"/>
          <w:spacing w:val="3"/>
        </w:rPr>
        <w:t>可自行扩展</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How</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我们在组件类下添加一个静态属性 propTypes (属性名不能更改)，它的值也是一个对象，用来设置组件中props的验证规则，key 是要验证的属性名称，value 是验证规则。</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类组件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PropTypes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'prop-types'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Greeting</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r>
        <w:rPr>
          <w:rStyle w:val="82"/>
          <w:rFonts w:ascii="Consolas" w:hAnsi="Consolas"/>
          <w:color w:val="333333"/>
          <w:spacing w:val="3"/>
          <w:sz w:val="20"/>
          <w:szCs w:val="20"/>
        </w:rPr>
        <w:t>Hello, {this.props.name}</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指定 props 的默认值：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Greeting.defaultProps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name: </w:t>
      </w:r>
      <w:r>
        <w:rPr>
          <w:rStyle w:val="48"/>
          <w:rFonts w:ascii="Consolas" w:hAnsi="Consolas"/>
          <w:color w:val="718C00"/>
          <w:spacing w:val="3"/>
          <w:sz w:val="20"/>
          <w:szCs w:val="20"/>
        </w:rPr>
        <w:t>'Stranger'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类组件在这里做检测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Greeting.propTypes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v15.4 and below</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name: React.PropTypes.string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name: PropTypes.string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函数组件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unction HelloWorldComponent({ name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r>
        <w:rPr>
          <w:rStyle w:val="82"/>
          <w:rFonts w:ascii="Consolas" w:hAnsi="Consolas"/>
          <w:color w:val="333333"/>
          <w:spacing w:val="3"/>
          <w:sz w:val="20"/>
          <w:szCs w:val="20"/>
        </w:rPr>
        <w:t>Hello, {name}</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函数组件在这里做检测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HelloWorldComponent.propTypes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name: PropTypes.string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export</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default</w:t>
      </w:r>
      <w:r>
        <w:rPr>
          <w:rStyle w:val="28"/>
          <w:rFonts w:ascii="Consolas" w:hAnsi="Consolas"/>
          <w:color w:val="333333"/>
          <w:spacing w:val="3"/>
          <w:sz w:val="20"/>
          <w:szCs w:val="20"/>
        </w:rPr>
        <w:t xml:space="preserve"> HelloWorldComponent</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"https://zh-hans.reactjs.org/docs/typechecking-with-proptypes.html" \l "proptypes" \t "_blank" </w:instrText>
      </w:r>
      <w:r>
        <w:fldChar w:fldCharType="separate"/>
      </w:r>
      <w:r>
        <w:rPr>
          <w:rStyle w:val="27"/>
          <w:rFonts w:ascii="Helvetica" w:hAnsi="Helvetica" w:cs="Helvetica"/>
          <w:color w:val="4183C4"/>
          <w:spacing w:val="3"/>
        </w:rPr>
        <w:t>更多检测的类型</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More</w:t>
      </w:r>
    </w:p>
    <w:p>
      <w:pPr>
        <w:widowControl/>
        <w:numPr>
          <w:ilvl w:val="0"/>
          <w:numId w:val="19"/>
        </w:numPr>
        <w:shd w:val="clear" w:color="auto" w:fill="FFFFFF"/>
        <w:spacing w:before="100" w:beforeAutospacing="1" w:after="100" w:afterAutospacing="1"/>
        <w:jc w:val="left"/>
        <w:rPr>
          <w:rFonts w:ascii="Helvetica" w:hAnsi="Helvetica" w:cs="Helvetica"/>
          <w:color w:val="333333"/>
          <w:spacing w:val="3"/>
          <w:sz w:val="24"/>
          <w:szCs w:val="24"/>
        </w:rPr>
      </w:pPr>
      <w:r>
        <w:rPr>
          <w:rFonts w:ascii="Helvetica" w:hAnsi="Helvetica" w:cs="Helvetica"/>
          <w:color w:val="333333"/>
          <w:spacing w:val="3"/>
        </w:rPr>
        <w:t>限制单个元素 </w:t>
      </w:r>
      <w:r>
        <w:fldChar w:fldCharType="begin"/>
      </w:r>
      <w:r>
        <w:instrText xml:space="preserve"> HYPERLINK "https://zh-hans.reactjs.org/docs/typechecking-with-proptypes.html" \l "requiring-single-child" \t "_blank" </w:instrText>
      </w:r>
      <w:r>
        <w:fldChar w:fldCharType="separate"/>
      </w:r>
      <w:r>
        <w:rPr>
          <w:rStyle w:val="27"/>
          <w:rFonts w:ascii="Helvetica" w:hAnsi="Helvetica" w:cs="Helvetica"/>
          <w:color w:val="4183C4"/>
          <w:spacing w:val="3"/>
        </w:rPr>
        <w:t>PropTypes.element</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在 React 中使用构造函数和 getInitialState 有什么区别？</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"https://stackoverflow.com/questions/30668326/what-is-the-difference-between-using-constructor-vs-getinitialstate-in-react-r" \t "_blank" </w:instrText>
      </w:r>
      <w:r>
        <w:fldChar w:fldCharType="separate"/>
      </w:r>
      <w:r>
        <w:rPr>
          <w:rStyle w:val="27"/>
          <w:rFonts w:ascii="Helvetica" w:hAnsi="Helvetica" w:cs="Helvetica"/>
          <w:color w:val="4183C4"/>
          <w:spacing w:val="3"/>
        </w:rPr>
        <w:t>参考-stackoverflow</w:t>
      </w:r>
      <w:r>
        <w:rPr>
          <w:rStyle w:val="27"/>
          <w:rFonts w:ascii="Helvetica" w:hAnsi="Helvetica" w:cs="Helvetica"/>
          <w:color w:val="4183C4"/>
          <w:spacing w:val="3"/>
        </w:rPr>
        <w:fldChar w:fldCharType="end"/>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ES6</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MyComponent</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(props)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.state = { </w:t>
      </w:r>
      <w:r>
        <w:rPr>
          <w:rStyle w:val="44"/>
          <w:rFonts w:ascii="Consolas" w:hAnsi="Consolas"/>
          <w:color w:val="8E908C"/>
          <w:spacing w:val="3"/>
          <w:sz w:val="20"/>
          <w:szCs w:val="20"/>
        </w:rPr>
        <w:t>/* initial state */</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ES5</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MyComponent = React.createClass({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getInitialState()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 </w:t>
      </w:r>
      <w:r>
        <w:rPr>
          <w:rStyle w:val="44"/>
          <w:rFonts w:ascii="Consolas" w:hAnsi="Consolas"/>
          <w:color w:val="8E908C"/>
          <w:spacing w:val="3"/>
          <w:sz w:val="20"/>
          <w:szCs w:val="20"/>
        </w:rPr>
        <w:t>/* initial state */</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widowControl/>
        <w:numPr>
          <w:ilvl w:val="0"/>
          <w:numId w:val="20"/>
        </w:numPr>
        <w:shd w:val="clear" w:color="auto" w:fill="FFFFFF"/>
        <w:spacing w:before="100" w:beforeAutospacing="1" w:after="100" w:afterAutospacing="1"/>
        <w:jc w:val="left"/>
        <w:rPr>
          <w:rFonts w:ascii="Helvetica" w:hAnsi="Helvetica" w:cs="Helvetica"/>
          <w:color w:val="858585"/>
          <w:spacing w:val="3"/>
        </w:rPr>
      </w:pPr>
      <w:del w:id="0" w:author="Unknown">
        <w:r>
          <w:rPr>
            <w:rFonts w:ascii="Helvetica" w:hAnsi="Helvetica" w:cs="Helvetica"/>
            <w:color w:val="858585"/>
            <w:spacing w:val="3"/>
          </w:rPr>
          <w:delText>本质上其实是等价的？</w:delText>
        </w:r>
      </w:del>
    </w:p>
    <w:p>
      <w:pPr>
        <w:widowControl/>
        <w:numPr>
          <w:ilvl w:val="0"/>
          <w:numId w:val="2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区别在于ES6和ES5本身，</w:t>
      </w:r>
      <w:r>
        <w:rPr>
          <w:rStyle w:val="26"/>
          <w:rFonts w:ascii="Helvetica" w:hAnsi="Helvetica" w:cs="Helvetica"/>
          <w:b/>
          <w:bCs/>
          <w:color w:val="858585"/>
          <w:spacing w:val="3"/>
        </w:rPr>
        <w:t>getInitialState</w:t>
      </w:r>
      <w:r>
        <w:rPr>
          <w:rFonts w:ascii="Helvetica" w:hAnsi="Helvetica" w:cs="Helvetica"/>
          <w:color w:val="858585"/>
          <w:spacing w:val="3"/>
        </w:rPr>
        <w:t> 是搭配 </w:t>
      </w:r>
      <w:r>
        <w:rPr>
          <w:rStyle w:val="26"/>
          <w:rFonts w:ascii="Helvetica" w:hAnsi="Helvetica" w:cs="Helvetica"/>
          <w:b/>
          <w:bCs/>
          <w:color w:val="858585"/>
          <w:spacing w:val="3"/>
        </w:rPr>
        <w:t>React.createClass</w:t>
      </w:r>
      <w:r>
        <w:rPr>
          <w:rFonts w:ascii="Helvetica" w:hAnsi="Helvetica" w:cs="Helvetica"/>
          <w:color w:val="858585"/>
          <w:spacing w:val="3"/>
        </w:rPr>
        <w:t> 使用的， </w:t>
      </w:r>
      <w:r>
        <w:rPr>
          <w:rStyle w:val="26"/>
          <w:rFonts w:ascii="Helvetica" w:hAnsi="Helvetica" w:cs="Helvetica"/>
          <w:b/>
          <w:bCs/>
          <w:color w:val="858585"/>
          <w:spacing w:val="3"/>
        </w:rPr>
        <w:t>constructor</w:t>
      </w:r>
      <w:r>
        <w:rPr>
          <w:rFonts w:ascii="Helvetica" w:hAnsi="Helvetica" w:cs="Helvetica"/>
          <w:color w:val="858585"/>
          <w:spacing w:val="3"/>
        </w:rPr>
        <w:t> 是搭配 </w:t>
      </w:r>
      <w:r>
        <w:rPr>
          <w:rStyle w:val="26"/>
          <w:rFonts w:ascii="Helvetica" w:hAnsi="Helvetica" w:cs="Helvetica"/>
          <w:b/>
          <w:bCs/>
          <w:color w:val="858585"/>
          <w:spacing w:val="3"/>
        </w:rPr>
        <w:t>React.Component</w:t>
      </w:r>
      <w:r>
        <w:rPr>
          <w:rFonts w:ascii="Helvetica" w:hAnsi="Helvetica" w:cs="Helvetica"/>
          <w:color w:val="858585"/>
          <w:spacing w:val="3"/>
        </w:rPr>
        <w:t> 使用的</w:t>
      </w:r>
    </w:p>
    <w:p>
      <w:pPr>
        <w:widowControl/>
        <w:numPr>
          <w:ilvl w:val="0"/>
          <w:numId w:val="2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在React组件的生命周期中 </w:t>
      </w:r>
      <w:r>
        <w:rPr>
          <w:rStyle w:val="26"/>
          <w:rFonts w:ascii="Helvetica" w:hAnsi="Helvetica" w:cs="Helvetica"/>
          <w:b/>
          <w:bCs/>
          <w:color w:val="858585"/>
          <w:spacing w:val="3"/>
        </w:rPr>
        <w:t>constructor</w:t>
      </w:r>
      <w:r>
        <w:rPr>
          <w:rFonts w:ascii="Helvetica" w:hAnsi="Helvetica" w:cs="Helvetica"/>
          <w:color w:val="858585"/>
          <w:spacing w:val="3"/>
        </w:rPr>
        <w:t> 先于 </w:t>
      </w:r>
      <w:r>
        <w:rPr>
          <w:rStyle w:val="26"/>
          <w:rFonts w:ascii="Helvetica" w:hAnsi="Helvetica" w:cs="Helvetica"/>
          <w:b/>
          <w:bCs/>
          <w:color w:val="858585"/>
          <w:spacing w:val="3"/>
        </w:rPr>
        <w:t>getInitialState</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mc:AlternateContent>
          <mc:Choice Requires="wps">
            <w:drawing>
              <wp:inline distT="0" distB="0" distL="0" distR="0">
                <wp:extent cx="304800" cy="304800"/>
                <wp:effectExtent l="0" t="0" r="0" b="0"/>
                <wp:docPr id="8" name="矩形 8" descr="Life Cycl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Life Cycle"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fMlnTSAAAAAwEAAA8AAAAAAAAAAQAg&#10;AAAAIgAAAGRycy9kb3ducmV2LnhtbFBLAQIUABQAAAAIAIdO4kCW1MH0FAIAACIEAAAOAAAAAAAA&#10;AAEAIAAAACEBAABkcnMvZTJvRG9jLnhtbFBLBQYAAAAABgAGAFkBAACnBQAAAAA=&#10;">
                <v:fill on="f" focussize="0,0"/>
                <v:stroke on="f"/>
                <v:imagedata o:title=""/>
                <o:lock v:ext="edit" aspectratio="t"/>
                <w10:wrap type="none"/>
                <w10:anchorlock/>
              </v:rect>
            </w:pict>
          </mc:Fallback>
        </mc:AlternateConten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如何有条件地向 React 组件添加属性？</w:t>
      </w:r>
    </w:p>
    <w:p>
      <w:pPr>
        <w:widowControl/>
        <w:numPr>
          <w:ilvl w:val="0"/>
          <w:numId w:val="2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对于某些属性，React足够智能可以忽略该属性，比如值为boolean值属性的值</w:t>
      </w:r>
    </w:p>
    <w:p>
      <w:pPr>
        <w:widowControl/>
        <w:numPr>
          <w:ilvl w:val="0"/>
          <w:numId w:val="2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也可以写控制语句管理是否给组件添加属性</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Hooks 会取代 `render props` 和高阶组件吗？</w:t>
      </w:r>
    </w:p>
    <w:p>
      <w:pPr>
        <w:widowControl/>
        <w:numPr>
          <w:ilvl w:val="0"/>
          <w:numId w:val="2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可以取代，但没必要</w:t>
      </w:r>
    </w:p>
    <w:p>
      <w:pPr>
        <w:widowControl/>
        <w:numPr>
          <w:ilvl w:val="0"/>
          <w:numId w:val="2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在Hook的渐进策略中也有提到，没有计划从React中移除class，在新的代码中同时使用Hook和class，所以这些方案目前还是可以有勇武之地</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What</w:t>
      </w:r>
    </w:p>
    <w:p>
      <w:pPr>
        <w:widowControl/>
        <w:numPr>
          <w:ilvl w:val="0"/>
          <w:numId w:val="23"/>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为什么要把这3种技术拿过来对比？</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都在处理同一个问题，</w:t>
      </w:r>
      <w:r>
        <w:rPr>
          <w:rStyle w:val="26"/>
          <w:rFonts w:ascii="Helvetica" w:hAnsi="Helvetica" w:cs="Helvetica"/>
          <w:b/>
          <w:bCs/>
          <w:color w:val="858585"/>
          <w:spacing w:val="3"/>
        </w:rPr>
        <w:t>逻辑复用</w:t>
      </w:r>
    </w:p>
    <w:p>
      <w:pPr>
        <w:widowControl/>
        <w:numPr>
          <w:ilvl w:val="0"/>
          <w:numId w:val="24"/>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"https://zh-hans.reactjs.org/docs/higher-order-components.html" \t "_blank" </w:instrText>
      </w:r>
      <w:r>
        <w:fldChar w:fldCharType="separate"/>
      </w:r>
      <w:r>
        <w:rPr>
          <w:rStyle w:val="27"/>
          <w:rFonts w:ascii="Helvetica" w:hAnsi="Helvetica" w:cs="Helvetica"/>
          <w:color w:val="4183C4"/>
          <w:spacing w:val="3"/>
        </w:rPr>
        <w:t>高阶组件HOC</w:t>
      </w:r>
      <w:r>
        <w:rPr>
          <w:rStyle w:val="27"/>
          <w:rFonts w:ascii="Helvetica" w:hAnsi="Helvetica" w:cs="Helvetica"/>
          <w:color w:val="4183C4"/>
          <w:spacing w:val="3"/>
        </w:rPr>
        <w:fldChar w:fldCharType="end"/>
      </w:r>
      <w:r>
        <w:rPr>
          <w:rFonts w:ascii="Helvetica" w:hAnsi="Helvetica" w:cs="Helvetica"/>
          <w:color w:val="858585"/>
          <w:spacing w:val="3"/>
        </w:rPr>
        <w:t>---不是 </w:t>
      </w:r>
      <w:r>
        <w:rPr>
          <w:rStyle w:val="26"/>
          <w:rFonts w:ascii="Helvetica" w:hAnsi="Helvetica" w:cs="Helvetica"/>
          <w:color w:val="858585"/>
          <w:spacing w:val="3"/>
        </w:rPr>
        <w:t>React API</w:t>
      </w:r>
      <w:r>
        <w:rPr>
          <w:rFonts w:ascii="Helvetica" w:hAnsi="Helvetica" w:cs="Helvetica"/>
          <w:color w:val="858585"/>
          <w:spacing w:val="3"/>
        </w:rPr>
        <w:t> 的一部分，是基于 </w:t>
      </w:r>
      <w:r>
        <w:rPr>
          <w:rStyle w:val="26"/>
          <w:rFonts w:ascii="Helvetica" w:hAnsi="Helvetica" w:cs="Helvetica"/>
          <w:color w:val="858585"/>
          <w:spacing w:val="3"/>
        </w:rPr>
        <w:t>React</w:t>
      </w:r>
      <w:r>
        <w:rPr>
          <w:rFonts w:ascii="Helvetica" w:hAnsi="Helvetica" w:cs="Helvetica"/>
          <w:color w:val="858585"/>
          <w:spacing w:val="3"/>
        </w:rPr>
        <w:t> 的</w:t>
      </w:r>
      <w:r>
        <w:rPr>
          <w:rStyle w:val="24"/>
          <w:rFonts w:ascii="Helvetica" w:hAnsi="Helvetica" w:cs="Helvetica"/>
          <w:color w:val="858585"/>
          <w:spacing w:val="3"/>
        </w:rPr>
        <w:t>组合特性</w:t>
      </w:r>
      <w:r>
        <w:rPr>
          <w:rFonts w:ascii="Helvetica" w:hAnsi="Helvetica" w:cs="Helvetica"/>
          <w:color w:val="858585"/>
          <w:spacing w:val="3"/>
        </w:rPr>
        <w:t>形成的设计模式。</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高阶组件是参数为组件，返回值为新组件的</w:t>
      </w:r>
      <w:r>
        <w:rPr>
          <w:rStyle w:val="24"/>
          <w:rFonts w:ascii="Helvetica" w:hAnsi="Helvetica" w:cs="Helvetica"/>
          <w:color w:val="858585"/>
          <w:spacing w:val="3"/>
        </w:rPr>
        <w:t>函数</w:t>
      </w:r>
      <w:r>
        <w:rPr>
          <w:rFonts w:ascii="Helvetica" w:hAnsi="Helvetica" w:cs="Helvetica"/>
          <w:color w:val="858585"/>
          <w:spacing w:val="3"/>
        </w:rPr>
        <w:t>（将组件转换为另一个组件，纯函数，无副作用）</w:t>
      </w:r>
    </w:p>
    <w:p>
      <w:pPr>
        <w:widowControl/>
        <w:numPr>
          <w:ilvl w:val="0"/>
          <w:numId w:val="25"/>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"https://zh-hans.reactjs.org/docs/render-props.html" \l "gatsby-focus-wrapper" \t "_blank" </w:instrText>
      </w:r>
      <w:r>
        <w:fldChar w:fldCharType="separate"/>
      </w:r>
      <w:r>
        <w:rPr>
          <w:rStyle w:val="27"/>
          <w:rFonts w:ascii="Helvetica" w:hAnsi="Helvetica" w:cs="Helvetica"/>
          <w:color w:val="4183C4"/>
          <w:spacing w:val="3"/>
        </w:rPr>
        <w:t>Render Props</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是指一种在 </w:t>
      </w:r>
      <w:r>
        <w:rPr>
          <w:rStyle w:val="26"/>
          <w:rFonts w:ascii="Helvetica" w:hAnsi="Helvetica" w:cs="Helvetica"/>
          <w:color w:val="858585"/>
          <w:spacing w:val="3"/>
        </w:rPr>
        <w:t>React</w:t>
      </w:r>
      <w:r>
        <w:rPr>
          <w:rFonts w:ascii="Helvetica" w:hAnsi="Helvetica" w:cs="Helvetica"/>
          <w:color w:val="858585"/>
          <w:spacing w:val="3"/>
        </w:rPr>
        <w:t> 组件之间使用一个值为函数的 </w:t>
      </w:r>
      <w:r>
        <w:rPr>
          <w:rStyle w:val="26"/>
          <w:rFonts w:ascii="Helvetica" w:hAnsi="Helvetica" w:cs="Helvetica"/>
          <w:color w:val="858585"/>
          <w:spacing w:val="3"/>
        </w:rPr>
        <w:t>prop</w:t>
      </w:r>
      <w:r>
        <w:rPr>
          <w:rFonts w:ascii="Helvetica" w:hAnsi="Helvetica" w:cs="Helvetica"/>
          <w:color w:val="858585"/>
          <w:spacing w:val="3"/>
        </w:rPr>
        <w:t> 共享代码的 </w:t>
      </w:r>
      <w:r>
        <w:rPr>
          <w:rStyle w:val="24"/>
          <w:rFonts w:ascii="Helvetica" w:hAnsi="Helvetica" w:cs="Helvetica"/>
          <w:color w:val="858585"/>
          <w:spacing w:val="3"/>
        </w:rPr>
        <w:t>简单技术？</w:t>
      </w:r>
    </w:p>
    <w:p>
      <w:pPr>
        <w:widowControl/>
        <w:numPr>
          <w:ilvl w:val="0"/>
          <w:numId w:val="26"/>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"https://zh-hans.reactjs.org/docs/hooks-intro.html" \t "_blank" </w:instrText>
      </w:r>
      <w:r>
        <w:fldChar w:fldCharType="separate"/>
      </w:r>
      <w:r>
        <w:rPr>
          <w:rStyle w:val="27"/>
          <w:rFonts w:ascii="Helvetica" w:hAnsi="Helvetica" w:cs="Helvetica"/>
          <w:color w:val="4183C4"/>
          <w:spacing w:val="3"/>
        </w:rPr>
        <w:t>Hooks</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React16.8新增的特性，是一些可以让你在函数组件里“钩入”React state及生命周期等特性的函数，</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Why</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虽然 </w:t>
      </w:r>
      <w:r>
        <w:rPr>
          <w:rStyle w:val="26"/>
          <w:rFonts w:ascii="Helvetica" w:hAnsi="Helvetica" w:cs="Helvetica"/>
          <w:b/>
          <w:bCs/>
          <w:color w:val="858585"/>
          <w:spacing w:val="3"/>
        </w:rPr>
        <w:t>HOC</w:t>
      </w:r>
      <w:r>
        <w:rPr>
          <w:rFonts w:ascii="Helvetica" w:hAnsi="Helvetica" w:cs="Helvetica"/>
          <w:color w:val="858585"/>
          <w:spacing w:val="3"/>
        </w:rPr>
        <w:t> &amp; </w:t>
      </w:r>
      <w:r>
        <w:rPr>
          <w:rStyle w:val="26"/>
          <w:rFonts w:ascii="Helvetica" w:hAnsi="Helvetica" w:cs="Helvetica"/>
          <w:b/>
          <w:bCs/>
          <w:color w:val="858585"/>
          <w:spacing w:val="3"/>
        </w:rPr>
        <w:t>Render Props</w:t>
      </w:r>
      <w:r>
        <w:rPr>
          <w:rFonts w:ascii="Helvetica" w:hAnsi="Helvetica" w:cs="Helvetica"/>
          <w:color w:val="858585"/>
          <w:spacing w:val="3"/>
        </w:rPr>
        <w:t> 能处理逻辑复用的问题，但是却存在各自的问题。</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HOC</w:t>
      </w:r>
      <w:r>
        <w:rPr>
          <w:rFonts w:ascii="Helvetica" w:hAnsi="Helvetica" w:cs="Helvetica"/>
          <w:color w:val="858585"/>
          <w:spacing w:val="3"/>
        </w:rPr>
        <w:t> 存在的问题</w:t>
      </w:r>
    </w:p>
    <w:p>
      <w:pPr>
        <w:widowControl/>
        <w:numPr>
          <w:ilvl w:val="0"/>
          <w:numId w:val="2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写法破坏了原来组件的结构，DevTools中组件会形成“嵌套地狱”</w:t>
      </w:r>
    </w:p>
    <w:p>
      <w:pPr>
        <w:widowControl/>
        <w:numPr>
          <w:ilvl w:val="0"/>
          <w:numId w:val="2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不要在 </w:t>
      </w:r>
      <w:r>
        <w:rPr>
          <w:rStyle w:val="24"/>
          <w:rFonts w:ascii="Helvetica" w:hAnsi="Helvetica" w:cs="Helvetica"/>
          <w:color w:val="858585"/>
          <w:spacing w:val="3"/>
        </w:rPr>
        <w:t>render</w:t>
      </w:r>
      <w:r>
        <w:rPr>
          <w:rFonts w:ascii="Helvetica" w:hAnsi="Helvetica" w:cs="Helvetica"/>
          <w:color w:val="858585"/>
          <w:spacing w:val="3"/>
        </w:rPr>
        <w:t> 方法中使用 </w:t>
      </w:r>
      <w:r>
        <w:rPr>
          <w:rStyle w:val="24"/>
          <w:rFonts w:ascii="Helvetica" w:hAnsi="Helvetica" w:cs="Helvetica"/>
          <w:color w:val="858585"/>
          <w:spacing w:val="3"/>
        </w:rPr>
        <w:t>HOC</w:t>
      </w:r>
      <w:r>
        <w:rPr>
          <w:rFonts w:ascii="Helvetica" w:hAnsi="Helvetica" w:cs="Helvetica"/>
          <w:color w:val="858585"/>
          <w:spacing w:val="3"/>
        </w:rPr>
        <w:t> 每次调用render函数会创建一个新的高阶组件导致该组件及其子组件的状态丢失</w:t>
      </w:r>
    </w:p>
    <w:p>
      <w:pPr>
        <w:widowControl/>
        <w:numPr>
          <w:ilvl w:val="0"/>
          <w:numId w:val="2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需要修复静态方法，即拷贝原组件的静态方法到高级组件中</w:t>
      </w:r>
    </w:p>
    <w:p>
      <w:pPr>
        <w:widowControl/>
        <w:numPr>
          <w:ilvl w:val="0"/>
          <w:numId w:val="2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如需传递Ref则需要通过React.forwardRef创建组件</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Render Props</w:t>
      </w:r>
      <w:r>
        <w:rPr>
          <w:rFonts w:ascii="Helvetica" w:hAnsi="Helvetica" w:cs="Helvetica"/>
          <w:color w:val="858585"/>
          <w:spacing w:val="3"/>
        </w:rPr>
        <w:t> 存在的问题</w:t>
      </w:r>
    </w:p>
    <w:p>
      <w:pPr>
        <w:widowControl/>
        <w:numPr>
          <w:ilvl w:val="0"/>
          <w:numId w:val="2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同样的写法会破坏原来组件的结构，DevTools中组件会形成“嵌套地狱”</w:t>
      </w:r>
    </w:p>
    <w:p>
      <w:pPr>
        <w:widowControl/>
        <w:numPr>
          <w:ilvl w:val="0"/>
          <w:numId w:val="2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与React.PureComponent组件使用有冲突</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Hook</w:t>
      </w:r>
      <w:r>
        <w:rPr>
          <w:rFonts w:ascii="Helvetica" w:hAnsi="Helvetica" w:cs="Helvetica"/>
          <w:color w:val="858585"/>
          <w:spacing w:val="3"/>
        </w:rPr>
        <w:t> 目前最优雅的实现，React为共享状态逻辑提供最好的原生途径</w:t>
      </w:r>
    </w:p>
    <w:p>
      <w:pPr>
        <w:widowControl/>
        <w:numPr>
          <w:ilvl w:val="0"/>
          <w:numId w:val="2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没有破坏性改动，完全可选，100%向后兼容</w:t>
      </w:r>
    </w:p>
    <w:p>
      <w:pPr>
        <w:widowControl/>
        <w:numPr>
          <w:ilvl w:val="0"/>
          <w:numId w:val="2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解决复杂组件，中逻辑状态、副作用和各种生命周期函数中逻辑代码混在一起，难以拆分，甚至形成bug的问题</w:t>
      </w:r>
    </w:p>
    <w:p>
      <w:pPr>
        <w:widowControl/>
        <w:numPr>
          <w:ilvl w:val="0"/>
          <w:numId w:val="2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处理class组件中</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When</w:t>
      </w:r>
    </w:p>
    <w:p>
      <w:pPr>
        <w:widowControl/>
        <w:numPr>
          <w:ilvl w:val="0"/>
          <w:numId w:val="30"/>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在函数组件中意识到要向其添加一些state---useState</w:t>
      </w:r>
    </w:p>
    <w:p>
      <w:pPr>
        <w:widowControl/>
        <w:numPr>
          <w:ilvl w:val="0"/>
          <w:numId w:val="3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有副作用的行为时</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Where</w:t>
      </w:r>
    </w:p>
    <w:p>
      <w:pPr>
        <w:widowControl/>
        <w:numPr>
          <w:ilvl w:val="0"/>
          <w:numId w:val="31"/>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只能在函数最外层调用Hook，不要在循环、条件判断或者子函数中调用</w:t>
      </w:r>
    </w:p>
    <w:p>
      <w:pPr>
        <w:widowControl/>
        <w:numPr>
          <w:ilvl w:val="0"/>
          <w:numId w:val="3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只能在函数组件或者自定义Hook中调用Hook</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How</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如何避免组件的重新渲染？</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当porps/state改变时组件会执行render函数也就是重新渲染</w:t>
      </w:r>
    </w:p>
    <w:p>
      <w:pPr>
        <w:widowControl/>
        <w:numPr>
          <w:ilvl w:val="0"/>
          <w:numId w:val="3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class组件中 使用shouldComponentUpdate钩子函数</w:t>
      </w:r>
    </w:p>
    <w:p>
      <w:pPr>
        <w:widowControl/>
        <w:numPr>
          <w:ilvl w:val="0"/>
          <w:numId w:val="3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PureComponent默认有避免重新渲染的功能</w:t>
      </w:r>
    </w:p>
    <w:p>
      <w:pPr>
        <w:widowControl/>
        <w:numPr>
          <w:ilvl w:val="0"/>
          <w:numId w:val="3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函数组件使用高阶组件memo处理</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什么是纯函数？</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一个不会更改入参，且多次调用下相同的入参始终返回相同的结果</w:t>
      </w:r>
    </w:p>
    <w:p>
      <w:pPr>
        <w:pStyle w:val="21"/>
        <w:shd w:val="clear" w:color="auto" w:fill="FFFFFF"/>
        <w:spacing w:before="0" w:beforeAutospacing="0" w:after="204" w:afterAutospacing="0"/>
        <w:rPr>
          <w:rFonts w:ascii="Arial" w:hAnsi="Arial" w:cs="Arial"/>
          <w:color w:val="4D4D4D"/>
          <w:shd w:val="clear" w:color="auto" w:fill="FFFFFF"/>
        </w:rPr>
      </w:pPr>
      <w:r>
        <w:rPr>
          <w:rFonts w:ascii="Arial" w:hAnsi="Arial" w:cs="Arial"/>
          <w:color w:val="4D4D4D"/>
          <w:shd w:val="clear" w:color="auto" w:fill="FFFFFF"/>
        </w:rPr>
        <w:t>一个函数的返回结果只依赖于它的参数，并且在执行的过程中没有副作用，我们就把该函数称作纯函数</w:t>
      </w:r>
    </w:p>
    <w:p>
      <w:pPr>
        <w:pStyle w:val="21"/>
        <w:shd w:val="clear" w:color="auto" w:fill="FFFFFF"/>
        <w:spacing w:before="0" w:beforeAutospacing="0" w:after="204" w:afterAutospacing="0"/>
        <w:rPr>
          <w:rFonts w:ascii="Helvetica" w:hAnsi="Helvetica" w:cs="Helvetica"/>
          <w:color w:val="858585"/>
          <w:spacing w:val="3"/>
        </w:rPr>
      </w:pPr>
      <w:r>
        <w:rPr>
          <w:rFonts w:hint="eastAsia" w:ascii="Helvetica" w:hAnsi="Helvetica" w:cs="Helvetica"/>
          <w:color w:val="858585"/>
          <w:spacing w:val="3"/>
        </w:rPr>
        <w:t>特点：</w:t>
      </w:r>
    </w:p>
    <w:p>
      <w:pPr>
        <w:pStyle w:val="21"/>
        <w:shd w:val="clear" w:color="auto" w:fill="FFFFFF"/>
        <w:spacing w:before="0" w:beforeAutospacing="0" w:after="204" w:afterAutospacing="0"/>
        <w:rPr>
          <w:rStyle w:val="24"/>
          <w:rFonts w:ascii="Arial" w:hAnsi="Arial" w:cs="Arial"/>
          <w:color w:val="4D4D4D"/>
          <w:shd w:val="clear" w:color="auto" w:fill="FFFFFF"/>
        </w:rPr>
      </w:pPr>
      <w:r>
        <w:rPr>
          <w:rStyle w:val="24"/>
          <w:rFonts w:ascii="Arial" w:hAnsi="Arial" w:cs="Arial"/>
          <w:color w:val="4D4D4D"/>
          <w:shd w:val="clear" w:color="auto" w:fill="FFFFFF"/>
        </w:rPr>
        <w:t>1. 函数的返回结果只依赖于它的参数。</w:t>
      </w:r>
    </w:p>
    <w:p>
      <w:pPr>
        <w:pStyle w:val="21"/>
        <w:numPr>
          <w:ilvl w:val="0"/>
          <w:numId w:val="4"/>
        </w:numPr>
        <w:shd w:val="clear" w:color="auto" w:fill="FFFFFF"/>
        <w:spacing w:before="0" w:beforeAutospacing="0" w:after="204" w:afterAutospacing="0"/>
        <w:rPr>
          <w:rStyle w:val="24"/>
          <w:rFonts w:ascii="Arial" w:hAnsi="Arial" w:cs="Arial"/>
          <w:color w:val="4D4D4D"/>
          <w:shd w:val="clear" w:color="auto" w:fill="FFFFFF"/>
        </w:rPr>
      </w:pPr>
      <w:r>
        <w:rPr>
          <w:rStyle w:val="24"/>
          <w:rFonts w:ascii="Arial" w:hAnsi="Arial" w:cs="Arial"/>
          <w:color w:val="4D4D4D"/>
          <w:shd w:val="clear" w:color="auto" w:fill="FFFFFF"/>
        </w:rPr>
        <w:t>函数执行过程里面没有副作用。</w:t>
      </w:r>
      <w:r>
        <w:rPr>
          <w:rStyle w:val="24"/>
          <w:rFonts w:hint="eastAsia" w:ascii="Arial" w:hAnsi="Arial" w:cs="Arial"/>
          <w:color w:val="4D4D4D"/>
          <w:shd w:val="clear" w:color="auto" w:fill="FFFFFF"/>
        </w:rPr>
        <w:t>（</w:t>
      </w:r>
      <w:r>
        <w:rPr>
          <w:rFonts w:ascii="Arial" w:hAnsi="Arial" w:cs="Arial"/>
          <w:color w:val="4D4D4D"/>
          <w:shd w:val="clear" w:color="auto" w:fill="FFFFFF"/>
        </w:rPr>
        <w:t>除了修改外部的变量，一个函数在执行过程中还有很多方式产生外部可观察的变化，比如说调用 DOM API 修改页面，或者你发送了 Ajax 请求，还有调用 window.reload 刷新浏览器，甚至是 console.log 往控制台打印数据也是副作用。</w:t>
      </w:r>
      <w:r>
        <w:rPr>
          <w:rStyle w:val="24"/>
          <w:rFonts w:hint="eastAsia" w:ascii="Arial" w:hAnsi="Arial" w:cs="Arial"/>
          <w:color w:val="4D4D4D"/>
          <w:shd w:val="clear" w:color="auto" w:fill="FFFFFF"/>
        </w:rPr>
        <w:t>）</w:t>
      </w:r>
    </w:p>
    <w:p>
      <w:pPr>
        <w:pStyle w:val="21"/>
        <w:shd w:val="clear" w:color="auto" w:fill="FFFFFF"/>
        <w:spacing w:before="0" w:beforeAutospacing="0" w:after="204" w:afterAutospacing="0"/>
        <w:rPr>
          <w:rFonts w:ascii="Helvetica" w:hAnsi="Helvetica" w:cs="Helvetica"/>
          <w:color w:val="858585"/>
          <w:spacing w:val="3"/>
        </w:rPr>
      </w:pPr>
      <w:r>
        <w:rPr>
          <w:rStyle w:val="24"/>
          <w:rFonts w:ascii="Arial" w:hAnsi="Arial" w:cs="Arial"/>
          <w:color w:val="4D4D4D"/>
          <w:shd w:val="clear" w:color="auto" w:fill="FFFFFF"/>
        </w:rPr>
        <w:t>3.没有额外的状态依赖</w:t>
      </w:r>
      <w:r>
        <w:rPr>
          <w:rStyle w:val="24"/>
          <w:rFonts w:hint="eastAsia" w:ascii="Arial" w:hAnsi="Arial" w:cs="Arial"/>
          <w:color w:val="4D4D4D"/>
          <w:shd w:val="clear" w:color="auto" w:fill="FFFFFF"/>
        </w:rPr>
        <w:t>（</w:t>
      </w:r>
      <w:r>
        <w:rPr>
          <w:rFonts w:ascii="Arial" w:hAnsi="Arial" w:cs="Arial"/>
          <w:color w:val="4D4D4D"/>
          <w:shd w:val="clear" w:color="auto" w:fill="FFFFFF"/>
        </w:rPr>
        <w:t>指方法内的状态都只在方法的生命周期内存活，这意味着不能在方法内使用共享变量，因为会带来不可知因素。</w:t>
      </w:r>
      <w:r>
        <w:rPr>
          <w:rStyle w:val="24"/>
          <w:rFonts w:hint="eastAsia" w:ascii="Arial" w:hAnsi="Arial" w:cs="Arial"/>
          <w:color w:val="4D4D4D"/>
          <w:shd w:val="clear" w:color="auto" w:fill="FFFFFF"/>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当调用`setState`时，React `render` 是如何工作的？</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Style w:val="24"/>
          <w:rFonts w:ascii="Helvetica" w:hAnsi="Helvetica" w:cs="Helvetica"/>
          <w:color w:val="858585"/>
          <w:spacing w:val="3"/>
        </w:rPr>
        <w:t>调用setState()</w:t>
      </w:r>
    </w:p>
    <w:p>
      <w:pPr>
        <w:widowControl/>
        <w:numPr>
          <w:ilvl w:val="0"/>
          <w:numId w:val="3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检查上下文环境生成更新时间相关参数并判定事件优先级（fiber，currenttime，expirationtime等…）</w:t>
      </w:r>
    </w:p>
    <w:p>
      <w:pPr>
        <w:widowControl/>
        <w:numPr>
          <w:ilvl w:val="0"/>
          <w:numId w:val="3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根据优先级相关参数判断更新模式是sync（同步更新）或是batched（批量处理）</w:t>
      </w:r>
    </w:p>
    <w:p>
      <w:pPr>
        <w:widowControl/>
        <w:numPr>
          <w:ilvl w:val="0"/>
          <w:numId w:val="3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加入执行更新事件的队列，生成事件队列的链表结构</w:t>
      </w:r>
    </w:p>
    <w:p>
      <w:pPr>
        <w:widowControl/>
        <w:numPr>
          <w:ilvl w:val="0"/>
          <w:numId w:val="3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根据链表顺序执行更新</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color w:val="858585"/>
          <w:spacing w:val="3"/>
        </w:rPr>
        <w:t>setState既是同步的，也是异步的。同步异步取决于setState运行时的上下文。且setState 只在合成事件和钩子函数中是“异步”的，在原生DOM事件和 setTimeout 中都是同步的</w:t>
      </w:r>
    </w:p>
    <w:p>
      <w:pPr>
        <w:pStyle w:val="21"/>
        <w:shd w:val="clear" w:color="auto" w:fill="FFFFFF"/>
        <w:spacing w:before="0" w:beforeAutospacing="0" w:after="204" w:afterAutospacing="0"/>
        <w:rPr>
          <w:rFonts w:ascii="Helvetica" w:hAnsi="Helvetica" w:cs="Helvetica"/>
          <w:color w:val="858585"/>
          <w:spacing w:val="3"/>
        </w:rPr>
      </w:pPr>
      <w:r>
        <w:rPr>
          <w:rStyle w:val="24"/>
          <w:rFonts w:ascii="Helvetica" w:hAnsi="Helvetica" w:cs="Helvetica"/>
          <w:color w:val="858585"/>
          <w:spacing w:val="3"/>
        </w:rPr>
        <w:t>render如何工作</w:t>
      </w:r>
    </w:p>
    <w:p>
      <w:pPr>
        <w:widowControl/>
        <w:numPr>
          <w:ilvl w:val="0"/>
          <w:numId w:val="3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React在props或state发生改变时，会调用React的render方法，创建一颗不同的树</w:t>
      </w:r>
    </w:p>
    <w:p>
      <w:pPr>
        <w:widowControl/>
        <w:numPr>
          <w:ilvl w:val="0"/>
          <w:numId w:val="3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React需要基于这两颗不同的树之间的差别来判断如何有效的更新UI</w:t>
      </w:r>
    </w:p>
    <w:p>
      <w:pPr>
        <w:widowControl/>
        <w:numPr>
          <w:ilvl w:val="0"/>
          <w:numId w:val="3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diff算法，将两颗树完全比较更新的算法从O(n^3^),优化成O(n)；</w:t>
      </w:r>
    </w:p>
    <w:p>
      <w:pPr>
        <w:widowControl/>
        <w:numPr>
          <w:ilvl w:val="0"/>
          <w:numId w:val="3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同层节点之间相互比较，不会跨节点比较</w:t>
      </w:r>
    </w:p>
    <w:p>
      <w:pPr>
        <w:widowControl/>
        <w:numPr>
          <w:ilvl w:val="0"/>
          <w:numId w:val="3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不同类型的节点，产生不同的树结构</w:t>
      </w:r>
    </w:p>
    <w:p>
      <w:pPr>
        <w:widowControl/>
        <w:numPr>
          <w:ilvl w:val="0"/>
          <w:numId w:val="3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设置key来指定节点在不同的渲染下保持稳定</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如何避免在React重新绑定实例？</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36"/>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将事件处理程序定义为内联箭头函数</w:t>
      </w:r>
    </w:p>
    <w:p>
      <w:pPr>
        <w:widowControl/>
        <w:numPr>
          <w:ilvl w:val="0"/>
          <w:numId w:val="3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使用箭头函数来定义方法</w:t>
      </w:r>
    </w:p>
    <w:p>
      <w:pPr>
        <w:widowControl/>
        <w:numPr>
          <w:ilvl w:val="0"/>
          <w:numId w:val="3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使用带有 Hooks 的函数组件</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在js原生事件中 onclick 和 jsx 里 onclick 的区别</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Style w:val="24"/>
          <w:rFonts w:ascii="Helvetica" w:hAnsi="Helvetica" w:cs="Helvetica"/>
          <w:color w:val="858585"/>
          <w:spacing w:val="3"/>
        </w:rPr>
        <w:t>js原生中</w:t>
      </w:r>
    </w:p>
    <w:p>
      <w:pPr>
        <w:widowControl/>
        <w:numPr>
          <w:ilvl w:val="0"/>
          <w:numId w:val="3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onclick添加事件处理函数是在全局环境下执行，污染了全局环境，</w:t>
      </w:r>
    </w:p>
    <w:p>
      <w:pPr>
        <w:widowControl/>
        <w:numPr>
          <w:ilvl w:val="0"/>
          <w:numId w:val="3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且给很多dom元素添加onclick事件，影响网页的性能，</w:t>
      </w:r>
    </w:p>
    <w:p>
      <w:pPr>
        <w:widowControl/>
        <w:numPr>
          <w:ilvl w:val="0"/>
          <w:numId w:val="3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同时如果动态的从dom树种删除了该元素，还要手动注销事件处理器，不然就可能造成内存泄露</w:t>
      </w:r>
    </w:p>
    <w:p>
      <w:pPr>
        <w:pStyle w:val="21"/>
        <w:shd w:val="clear" w:color="auto" w:fill="FFFFFF"/>
        <w:spacing w:before="0" w:beforeAutospacing="0" w:after="204" w:afterAutospacing="0"/>
        <w:rPr>
          <w:rFonts w:ascii="Helvetica" w:hAnsi="Helvetica" w:cs="Helvetica"/>
          <w:color w:val="858585"/>
          <w:spacing w:val="3"/>
        </w:rPr>
      </w:pPr>
      <w:r>
        <w:rPr>
          <w:rStyle w:val="24"/>
          <w:rFonts w:ascii="Helvetica" w:hAnsi="Helvetica" w:cs="Helvetica"/>
          <w:color w:val="858585"/>
          <w:spacing w:val="3"/>
        </w:rPr>
        <w:t>jsx里的onClick</w:t>
      </w:r>
    </w:p>
    <w:p>
      <w:pPr>
        <w:widowControl/>
        <w:numPr>
          <w:ilvl w:val="0"/>
          <w:numId w:val="3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挂载的函数都控制在组件范围内，不会污染全局空间</w:t>
      </w:r>
    </w:p>
    <w:p>
      <w:pPr>
        <w:widowControl/>
        <w:numPr>
          <w:ilvl w:val="0"/>
          <w:numId w:val="3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jsx中不是直接使用onclick，而是采取了事件委托的方式，挂载最顶层DOM节点，所有点击事件被这个事件捕获，然后根据具体组件分配给特定函数，性能当然比每个onClick都挂载一个事件处理函数要高</w:t>
      </w:r>
    </w:p>
    <w:p>
      <w:pPr>
        <w:widowControl/>
        <w:numPr>
          <w:ilvl w:val="0"/>
          <w:numId w:val="3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加上React控制了组件的生命周期，在unmount的时候自然能够清楚相关的所有事件处理函数，内存泄露不再是一个问题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diff复杂度原理及具体过程画图</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React 通过制定大胆的 diff 策略，将 O(n3) 复杂度的问题转换成 O(n) 复杂度的问题；</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 通过分层求异的策略，对 tree diff 进行算法优化；</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 通过相同类生成相似树形结构，不同类生成不同树形结构的策略，对 component diff 进行算法优化；</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 通过设置唯一 key的策略，对 element diff 进行算法优化；</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建议，在开发组件时，保持稳定的 DOM 结构会有助于性能的提升；</w:t>
      </w:r>
    </w:p>
    <w:p>
      <w:pPr>
        <w:widowControl/>
        <w:numPr>
          <w:ilvl w:val="0"/>
          <w:numId w:val="3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建议，在开发过程中，尽量减少类似将最后一个节点移动到列表首部的操作，当节点数量过大或更新操作过于频繁时，在一定程度上会影响 React 的渲染性能。</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shouldComponentUpdate的作用是什么？</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"https://zh-hans.reactjs.org/docs/optimizing-performance.html" \l "shouldcomponentupdate-in-action" \t "_blank" </w:instrText>
      </w:r>
      <w:r>
        <w:fldChar w:fldCharType="separate"/>
      </w:r>
      <w:r>
        <w:rPr>
          <w:rStyle w:val="27"/>
          <w:rFonts w:ascii="Helvetica" w:hAnsi="Helvetica" w:cs="Helvetica"/>
          <w:color w:val="4183C4"/>
          <w:spacing w:val="3"/>
        </w:rPr>
        <w:t>shouldComponentUpdate的作用</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What</w:t>
      </w:r>
    </w:p>
    <w:p>
      <w:pPr>
        <w:widowControl/>
        <w:numPr>
          <w:ilvl w:val="0"/>
          <w:numId w:val="40"/>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不常用的生命周期方法，能影响组件是否重新渲染</w:t>
      </w:r>
    </w:p>
    <w:p>
      <w:pPr>
        <w:widowControl/>
        <w:numPr>
          <w:ilvl w:val="0"/>
          <w:numId w:val="4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在更新阶段，当有new props 或者 调用了 setState()方法，在render方法执行前会执行到，默认返回值为true，如果返回false则不刷新组件</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Why &amp; When &amp; Where</w:t>
      </w:r>
    </w:p>
    <w:p>
      <w:pPr>
        <w:widowControl/>
        <w:numPr>
          <w:ilvl w:val="0"/>
          <w:numId w:val="41"/>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如果你知道在什么情况下组件不需要更新，你可以让其返回值为false跳过整个渲染过程</w:t>
      </w:r>
    </w:p>
    <w:p>
      <w:pPr>
        <w:widowControl/>
        <w:numPr>
          <w:ilvl w:val="0"/>
          <w:numId w:val="4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次方法仅作为 </w:t>
      </w:r>
      <w:r>
        <w:rPr>
          <w:rStyle w:val="26"/>
          <w:rFonts w:ascii="Helvetica" w:hAnsi="Helvetica" w:cs="Helvetica"/>
          <w:b/>
          <w:bCs/>
          <w:color w:val="858585"/>
          <w:spacing w:val="3"/>
        </w:rPr>
        <w:t>性能优化方式</w:t>
      </w:r>
      <w:r>
        <w:rPr>
          <w:rFonts w:ascii="Helvetica" w:hAnsi="Helvetica" w:cs="Helvetica"/>
          <w:color w:val="858585"/>
          <w:spacing w:val="3"/>
        </w:rPr>
        <w:t> 而存在，不要企图靠此方法来阻止渲染，</w:t>
      </w:r>
    </w:p>
    <w:p>
      <w:pPr>
        <w:widowControl/>
        <w:numPr>
          <w:ilvl w:val="0"/>
          <w:numId w:val="4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大部分情况下，使用PureComponent代替手写shouldComponentUpdate，仅浅层对比</w:t>
      </w:r>
    </w:p>
    <w:p>
      <w:pPr>
        <w:widowControl/>
        <w:numPr>
          <w:ilvl w:val="0"/>
          <w:numId w:val="4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不建议在shoulComponentUpdate中进行深层或者使用JSON.stringify()，这样非常影响效率和性能</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42"/>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作为React组件中不常用的生命周期函数，能影响组件是否重渲染</w:t>
      </w:r>
    </w:p>
    <w:p>
      <w:pPr>
        <w:widowControl/>
        <w:numPr>
          <w:ilvl w:val="0"/>
          <w:numId w:val="4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建议做浅层次的比较，来优化性能，当然这里也可以用PureComponent组件代替</w:t>
      </w:r>
    </w:p>
    <w:p>
      <w:pPr>
        <w:widowControl/>
        <w:numPr>
          <w:ilvl w:val="0"/>
          <w:numId w:val="4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如果有较深层次的比较则可能会导致更严重的性能问题，因此在这种情况下不要靠手动管理组件的重新渲染来优化性能，要找其他方式</w:t>
      </w:r>
    </w:p>
    <w:p>
      <w:pPr>
        <w:widowControl/>
        <w:numPr>
          <w:ilvl w:val="0"/>
          <w:numId w:val="42"/>
        </w:numPr>
        <w:shd w:val="clear" w:color="auto" w:fill="FFFFFF"/>
        <w:spacing w:before="100" w:beforeAutospacing="1" w:after="100" w:afterAutospacing="1"/>
        <w:jc w:val="left"/>
        <w:rPr>
          <w:rFonts w:ascii="Helvetica" w:hAnsi="Helvetica" w:cs="Helvetica"/>
          <w:color w:val="858585"/>
          <w:spacing w:val="3"/>
        </w:rPr>
      </w:pPr>
      <w:r>
        <w:rPr>
          <w:rStyle w:val="26"/>
          <w:rFonts w:ascii="Helvetica" w:hAnsi="Helvetica" w:cs="Helvetica"/>
          <w:b/>
          <w:bCs/>
          <w:color w:val="858585"/>
          <w:spacing w:val="3"/>
        </w:rPr>
        <w:t>比如？</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React组件间信息传递</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43"/>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1.（父组件）向（子组件）传递信息 : </w:t>
      </w:r>
      <w:r>
        <w:rPr>
          <w:rStyle w:val="26"/>
          <w:rFonts w:ascii="Helvetica" w:hAnsi="Helvetica" w:cs="Helvetica"/>
          <w:b/>
          <w:bCs/>
          <w:color w:val="858585"/>
          <w:spacing w:val="3"/>
        </w:rPr>
        <w:t>porps传值</w:t>
      </w:r>
    </w:p>
    <w:p>
      <w:pPr>
        <w:widowControl/>
        <w:numPr>
          <w:ilvl w:val="0"/>
          <w:numId w:val="4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2.（父组件）向更深层的（子组件） 进行传递信息 : </w:t>
      </w:r>
      <w:r>
        <w:rPr>
          <w:rStyle w:val="26"/>
          <w:rFonts w:ascii="Helvetica" w:hAnsi="Helvetica" w:cs="Helvetica"/>
          <w:b/>
          <w:bCs/>
          <w:color w:val="858585"/>
          <w:spacing w:val="3"/>
        </w:rPr>
        <w:t>context</w:t>
      </w:r>
    </w:p>
    <w:p>
      <w:pPr>
        <w:widowControl/>
        <w:numPr>
          <w:ilvl w:val="0"/>
          <w:numId w:val="4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3.（子组件）向（父组件）传递信息：</w:t>
      </w:r>
      <w:r>
        <w:rPr>
          <w:rStyle w:val="26"/>
          <w:rFonts w:ascii="Helvetica" w:hAnsi="Helvetica" w:cs="Helvetica"/>
          <w:b/>
          <w:bCs/>
          <w:color w:val="858585"/>
          <w:spacing w:val="3"/>
        </w:rPr>
        <w:t>callback</w:t>
      </w:r>
    </w:p>
    <w:p>
      <w:pPr>
        <w:widowControl/>
        <w:numPr>
          <w:ilvl w:val="0"/>
          <w:numId w:val="4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4.没有任何嵌套关系的组件之间传值（比如：兄弟组件之间传值）: </w:t>
      </w:r>
      <w:r>
        <w:rPr>
          <w:rStyle w:val="26"/>
          <w:rFonts w:ascii="Helvetica" w:hAnsi="Helvetica" w:cs="Helvetica"/>
          <w:b/>
          <w:bCs/>
          <w:color w:val="858585"/>
          <w:spacing w:val="3"/>
        </w:rPr>
        <w:t>利用共同父组件context通信、自定义事件</w:t>
      </w:r>
    </w:p>
    <w:p>
      <w:pPr>
        <w:widowControl/>
        <w:numPr>
          <w:ilvl w:val="0"/>
          <w:numId w:val="4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5.利用react-redux进行组件之间的状态信息共享 : </w:t>
      </w:r>
      <w:r>
        <w:rPr>
          <w:rStyle w:val="26"/>
          <w:rFonts w:ascii="Helvetica" w:hAnsi="Helvetica" w:cs="Helvetica"/>
          <w:b/>
          <w:bCs/>
          <w:color w:val="858585"/>
          <w:spacing w:val="3"/>
        </w:rPr>
        <w:t>组件间状态信息共享：redux、flux、mobx等</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React状态管理工具有哪些？redux actionCreator都有什么？</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44"/>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简单状态管理：组件内部state、基*于Context API封装、</w:t>
      </w:r>
    </w:p>
    <w:p>
      <w:pPr>
        <w:widowControl/>
        <w:numPr>
          <w:ilvl w:val="0"/>
          <w:numId w:val="4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复杂状态管理：redux(单项数据流)、mobx(响应式数据流)、RxJS(stream)、dva</w:t>
      </w:r>
    </w:p>
    <w:p>
      <w:pPr>
        <w:widowControl/>
        <w:numPr>
          <w:ilvl w:val="0"/>
          <w:numId w:val="4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创建各种action，包含同步、异步，然后在组件中通过dispatch调用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什么是高阶组件、受控组件及非受控组件？都有啥区别</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定义</w:t>
      </w:r>
    </w:p>
    <w:p>
      <w:pPr>
        <w:widowControl/>
        <w:numPr>
          <w:ilvl w:val="0"/>
          <w:numId w:val="45"/>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"https://zh-hans.reactjs.org/docs/higher-order-components.html" \t "_blank" </w:instrText>
      </w:r>
      <w:r>
        <w:fldChar w:fldCharType="separate"/>
      </w:r>
      <w:r>
        <w:rPr>
          <w:rStyle w:val="27"/>
          <w:rFonts w:ascii="Helvetica" w:hAnsi="Helvetica" w:cs="Helvetica"/>
          <w:color w:val="4183C4"/>
          <w:spacing w:val="3"/>
        </w:rPr>
        <w:t>高阶组件HOC</w:t>
      </w:r>
      <w:r>
        <w:rPr>
          <w:rStyle w:val="27"/>
          <w:rFonts w:ascii="Helvetica" w:hAnsi="Helvetica" w:cs="Helvetica"/>
          <w:color w:val="4183C4"/>
          <w:spacing w:val="3"/>
        </w:rPr>
        <w:fldChar w:fldCharType="end"/>
      </w:r>
      <w:r>
        <w:rPr>
          <w:rFonts w:ascii="Helvetica" w:hAnsi="Helvetica" w:cs="Helvetica"/>
          <w:color w:val="858585"/>
          <w:spacing w:val="3"/>
        </w:rPr>
        <w:t>---不是 </w:t>
      </w:r>
      <w:r>
        <w:rPr>
          <w:rStyle w:val="26"/>
          <w:rFonts w:ascii="Helvetica" w:hAnsi="Helvetica" w:cs="Helvetica"/>
          <w:color w:val="858585"/>
          <w:spacing w:val="3"/>
        </w:rPr>
        <w:t>React API</w:t>
      </w:r>
      <w:r>
        <w:rPr>
          <w:rFonts w:ascii="Helvetica" w:hAnsi="Helvetica" w:cs="Helvetica"/>
          <w:color w:val="858585"/>
          <w:spacing w:val="3"/>
        </w:rPr>
        <w:t> 的一部分，是基于 </w:t>
      </w:r>
      <w:r>
        <w:rPr>
          <w:rStyle w:val="26"/>
          <w:rFonts w:ascii="Helvetica" w:hAnsi="Helvetica" w:cs="Helvetica"/>
          <w:color w:val="858585"/>
          <w:spacing w:val="3"/>
        </w:rPr>
        <w:t>React</w:t>
      </w:r>
      <w:r>
        <w:rPr>
          <w:rFonts w:ascii="Helvetica" w:hAnsi="Helvetica" w:cs="Helvetica"/>
          <w:color w:val="858585"/>
          <w:spacing w:val="3"/>
        </w:rPr>
        <w:t> 的</w:t>
      </w:r>
      <w:r>
        <w:rPr>
          <w:rStyle w:val="24"/>
          <w:rFonts w:ascii="Helvetica" w:hAnsi="Helvetica" w:cs="Helvetica"/>
          <w:color w:val="858585"/>
          <w:spacing w:val="3"/>
        </w:rPr>
        <w:t>组合特性</w:t>
      </w:r>
      <w:r>
        <w:rPr>
          <w:rFonts w:ascii="Helvetica" w:hAnsi="Helvetica" w:cs="Helvetica"/>
          <w:color w:val="858585"/>
          <w:spacing w:val="3"/>
        </w:rPr>
        <w:t>形成的设计模式。</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高阶组件是参数为组件，返回值为新组件的</w:t>
      </w:r>
      <w:r>
        <w:rPr>
          <w:rStyle w:val="24"/>
          <w:rFonts w:ascii="Helvetica" w:hAnsi="Helvetica" w:cs="Helvetica"/>
          <w:color w:val="858585"/>
          <w:spacing w:val="3"/>
        </w:rPr>
        <w:t>函数</w:t>
      </w:r>
      <w:r>
        <w:rPr>
          <w:rFonts w:ascii="Helvetica" w:hAnsi="Helvetica" w:cs="Helvetica"/>
          <w:color w:val="858585"/>
          <w:spacing w:val="3"/>
        </w:rPr>
        <w:t>（将组件转换为另一个组件，纯函数，无副作用）</w:t>
      </w:r>
    </w:p>
    <w:p>
      <w:pPr>
        <w:widowControl/>
        <w:numPr>
          <w:ilvl w:val="0"/>
          <w:numId w:val="46"/>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"https://zh-hans.reactjs.org/docs/forms.html" \l "controlled-components" \t "_blank" </w:instrText>
      </w:r>
      <w:r>
        <w:fldChar w:fldCharType="separate"/>
      </w:r>
      <w:r>
        <w:rPr>
          <w:rStyle w:val="27"/>
          <w:rFonts w:ascii="Helvetica" w:hAnsi="Helvetica" w:cs="Helvetica"/>
          <w:color w:val="4183C4"/>
          <w:spacing w:val="3"/>
        </w:rPr>
        <w:t>受控组件</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在表单元素中，state是唯一数据源，渲染表单的React组件控制着用户输入过程中表单发生的操作。被React以这种方式控制取值的表单输入元素叫做受控组件</w:t>
      </w:r>
    </w:p>
    <w:p>
      <w:pPr>
        <w:widowControl/>
        <w:numPr>
          <w:ilvl w:val="0"/>
          <w:numId w:val="47"/>
        </w:numPr>
        <w:shd w:val="clear" w:color="auto" w:fill="FFFFFF"/>
        <w:spacing w:before="100" w:beforeAutospacing="1" w:after="100" w:afterAutospacing="1"/>
        <w:jc w:val="left"/>
        <w:rPr>
          <w:rFonts w:ascii="Helvetica" w:hAnsi="Helvetica" w:cs="Helvetica"/>
          <w:color w:val="858585"/>
          <w:spacing w:val="3"/>
        </w:rPr>
      </w:pPr>
      <w:r>
        <w:fldChar w:fldCharType="begin"/>
      </w:r>
      <w:r>
        <w:instrText xml:space="preserve"> HYPERLINK "https://zh-hans.reactjs.org/docs/uncontrolled-components.html" \t "_blank" </w:instrText>
      </w:r>
      <w:r>
        <w:fldChar w:fldCharType="separate"/>
      </w:r>
      <w:r>
        <w:rPr>
          <w:rStyle w:val="27"/>
          <w:rFonts w:ascii="Helvetica" w:hAnsi="Helvetica" w:cs="Helvetica"/>
          <w:color w:val="4183C4"/>
          <w:spacing w:val="3"/>
        </w:rPr>
        <w:t>非受控组件</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表单数据由DOM节点来处理，而不是用state来管理数据，一般可以使用ref来从DOM节点中获取表单数据</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区别</w:t>
      </w:r>
    </w:p>
    <w:p>
      <w:pPr>
        <w:widowControl/>
        <w:numPr>
          <w:ilvl w:val="0"/>
          <w:numId w:val="4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受控组件和非受控组件是表单中的组件，高阶组件相当于对某个组件注入一些属性方法</w:t>
      </w:r>
    </w:p>
    <w:p>
      <w:pPr>
        <w:widowControl/>
        <w:numPr>
          <w:ilvl w:val="0"/>
          <w:numId w:val="4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高阶组件是解决代码复用性问题产生的技术</w:t>
      </w:r>
    </w:p>
    <w:p>
      <w:pPr>
        <w:widowControl/>
        <w:numPr>
          <w:ilvl w:val="0"/>
          <w:numId w:val="4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受控组件必须要有一个value，结合onChange来控制这个value，取值为event.target.value/event.target.checked</w:t>
      </w:r>
    </w:p>
    <w:p>
      <w:pPr>
        <w:widowControl/>
        <w:numPr>
          <w:ilvl w:val="0"/>
          <w:numId w:val="4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非受控组件相当于操作DOM，一般有个defaultValue，通过onBlur触发响应方法</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vuex 和 redux 的区别？</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Redux</w:t>
      </w:r>
    </w:p>
    <w:p>
      <w:pPr>
        <w:widowControl/>
        <w:numPr>
          <w:ilvl w:val="0"/>
          <w:numId w:val="4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Redux 是 JavaScript 状态容器，提供可预测化的状态管理。</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Redux</w:t>
      </w:r>
    </w:p>
    <w:p>
      <w:pPr>
        <w:widowControl/>
        <w:numPr>
          <w:ilvl w:val="0"/>
          <w:numId w:val="5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随着JS单页面应用日趋复杂，JS需要管理比任何时候都要多的state（服务器响应，缓存数据，本地生成尚未持久化到服务器的数据，UI状态等）</w:t>
      </w:r>
    </w:p>
    <w:p>
      <w:pPr>
        <w:widowControl/>
        <w:numPr>
          <w:ilvl w:val="0"/>
          <w:numId w:val="5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伴随的现象就是models和views相互影响，你难以弄清楚变化的源头</w:t>
      </w:r>
    </w:p>
    <w:p>
      <w:pPr>
        <w:widowControl/>
        <w:numPr>
          <w:ilvl w:val="0"/>
          <w:numId w:val="5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也就是变化和异步让我们的state变得一团糟</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Redux遵循的三个原则是什么？</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单一数据源</w:t>
      </w:r>
    </w:p>
    <w:p>
      <w:pPr>
        <w:widowControl/>
        <w:numPr>
          <w:ilvl w:val="0"/>
          <w:numId w:val="5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整个应用的state被存储在一棵object tree中，并且整个 object tree 只存在于唯一一个 store 中</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State是只读的</w:t>
      </w:r>
    </w:p>
    <w:p>
      <w:pPr>
        <w:widowControl/>
        <w:numPr>
          <w:ilvl w:val="0"/>
          <w:numId w:val="5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唯一改变state的方法就是触发 action，action是一个描述已发生事件的普通对象</w:t>
      </w:r>
    </w:p>
    <w:p>
      <w:pPr>
        <w:widowControl/>
        <w:numPr>
          <w:ilvl w:val="0"/>
          <w:numId w:val="5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这样确保视图和网络请求不能直接修改state</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使用纯函数来执行修改</w:t>
      </w:r>
    </w:p>
    <w:p>
      <w:pPr>
        <w:widowControl/>
        <w:numPr>
          <w:ilvl w:val="0"/>
          <w:numId w:val="5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为了描述action如何改变state tree，你需要编写reducers</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redux中使用setState不能立刻获取值，怎么办</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setState 只在合成事件和钩子函数中是异步的，在原生事件和 setTimeout 中都是同步</w:t>
      </w:r>
    </w:p>
    <w:p>
      <w:pPr>
        <w:widowControl/>
        <w:numPr>
          <w:ilvl w:val="0"/>
          <w:numId w:val="54"/>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①</w:t>
      </w:r>
      <w:r>
        <w:rPr>
          <w:rFonts w:ascii="Helvetica" w:hAnsi="Helvetica" w:cs="Helvetica"/>
          <w:color w:val="858585"/>
          <w:spacing w:val="3"/>
        </w:rPr>
        <w:t>addeventListener添加的事件或者dom事件中触发</w:t>
      </w:r>
    </w:p>
    <w:p>
      <w:pPr>
        <w:widowControl/>
        <w:numPr>
          <w:ilvl w:val="0"/>
          <w:numId w:val="54"/>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②</w:t>
      </w:r>
      <w:r>
        <w:rPr>
          <w:rFonts w:ascii="Helvetica" w:hAnsi="Helvetica" w:cs="Helvetica"/>
          <w:color w:val="858585"/>
          <w:spacing w:val="3"/>
        </w:rPr>
        <w:t>setState接收的参数还可以是一个函数，在这个函数中可以拿先前的状态，并通过这个函数的返回值得到下一个状态。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.setState((preState)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xxx: preState.xxx + yyy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widowControl/>
        <w:numPr>
          <w:ilvl w:val="0"/>
          <w:numId w:val="55"/>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③</w:t>
      </w:r>
      <w:r>
        <w:rPr>
          <w:rFonts w:ascii="Helvetica" w:hAnsi="Helvetica" w:cs="Helvetica"/>
          <w:color w:val="858585"/>
          <w:spacing w:val="3"/>
        </w:rPr>
        <w:t>async/await 异步调用处理</w:t>
      </w:r>
    </w:p>
    <w:p>
      <w:pPr>
        <w:pStyle w:val="21"/>
        <w:shd w:val="clear" w:color="auto" w:fill="FFFFFF"/>
        <w:spacing w:before="0" w:beforeAutospacing="0" w:after="204" w:afterAutospacing="0"/>
        <w:outlineLvl w:val="3"/>
        <w:rPr>
          <w:rFonts w:ascii="Helvetica" w:hAnsi="Helvetica" w:cs="Helvetica"/>
          <w:b/>
          <w:bCs/>
          <w:color w:val="FF0000"/>
          <w:spacing w:val="3"/>
          <w:sz w:val="36"/>
          <w:szCs w:val="36"/>
        </w:rPr>
      </w:pPr>
      <w:r>
        <w:rPr>
          <w:rFonts w:ascii="Segoe UI Symbol" w:hAnsi="Segoe UI Symbol" w:cs="Segoe UI Symbol"/>
          <w:b/>
          <w:bCs/>
          <w:color w:val="FF0000"/>
          <w:spacing w:val="3"/>
          <w:sz w:val="36"/>
          <w:szCs w:val="36"/>
        </w:rPr>
        <w:t>★★</w:t>
      </w:r>
      <w:r>
        <w:rPr>
          <w:rFonts w:ascii="Helvetica" w:hAnsi="Helvetica" w:cs="Helvetica"/>
          <w:b/>
          <w:bCs/>
          <w:color w:val="FF0000"/>
          <w:spacing w:val="3"/>
          <w:sz w:val="36"/>
          <w:szCs w:val="36"/>
        </w:rPr>
        <w:t xml:space="preserve"> 什么是JSX</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当 Facebook 第一次发布 React 时，他们还引入了一种新的 JS 方言 JSX，将原始 HTML 模板嵌入到 JS 代码中。JSX 代码本身不能被浏览器读取，必须使用Babel和webpack等工具将其转换为传统的JS。很多开发人员就能无意识使用 JSX，因为它已经与 React 结合在一直了</w:t>
      </w:r>
    </w:p>
    <w:p>
      <w:pPr>
        <w:widowControl/>
        <w:numPr>
          <w:ilvl w:val="0"/>
          <w:numId w:val="5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是一个 JavaScript 的语法扩展</w:t>
      </w:r>
    </w:p>
    <w:p>
      <w:pPr>
        <w:widowControl/>
        <w:numPr>
          <w:ilvl w:val="0"/>
          <w:numId w:val="5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具有 JavaScript 的全部功能</w:t>
      </w:r>
    </w:p>
    <w:p>
      <w:pPr>
        <w:widowControl/>
        <w:numPr>
          <w:ilvl w:val="0"/>
          <w:numId w:val="5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可以生成 React “元素”</w:t>
      </w:r>
    </w:p>
    <w:p>
      <w:pPr>
        <w:widowControl/>
        <w:numPr>
          <w:ilvl w:val="0"/>
          <w:numId w:val="5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JSX 也是一个表达式</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React新老版生命周期函数</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"https://projects.wojtekmaj.pl/react-lifecycle-methods-diagram/" \t "_blank" </w:instrText>
      </w:r>
      <w:r>
        <w:fldChar w:fldCharType="separate"/>
      </w:r>
      <w:r>
        <w:rPr>
          <w:rStyle w:val="27"/>
          <w:rFonts w:ascii="Helvetica" w:hAnsi="Helvetica" w:cs="Helvetica"/>
          <w:color w:val="4183C4"/>
          <w:spacing w:val="3"/>
        </w:rPr>
        <w:t>生命周期</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New Version</w:t>
      </w:r>
    </w:p>
    <w:p>
      <w:pPr>
        <w:widowControl/>
        <w:numPr>
          <w:ilvl w:val="0"/>
          <w:numId w:val="5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挂载：constructor --&gt; getDerivedStateFromProps --&gt; render --&gt; componentDidMount</w:t>
      </w:r>
    </w:p>
    <w:p>
      <w:pPr>
        <w:widowControl/>
        <w:numPr>
          <w:ilvl w:val="0"/>
          <w:numId w:val="5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更新：</w:t>
      </w:r>
    </w:p>
    <w:p>
      <w:pPr>
        <w:widowControl/>
        <w:numPr>
          <w:ilvl w:val="0"/>
          <w:numId w:val="5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New props、setState() --&gt; getDerivedStateFromProps --&gt; shouldComponentUpdate --&gt; render --&gt; getSnapshotBeforeUpdate --&gt; componentDidUpdate</w:t>
      </w:r>
    </w:p>
    <w:p>
      <w:pPr>
        <w:widowControl/>
        <w:numPr>
          <w:ilvl w:val="0"/>
          <w:numId w:val="5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forceUpdate() --&gt; getDerivedStateFromProps --&gt; render --&gt; getSnapshotBeforeUpdate --&gt; componentDidUpdate</w:t>
      </w:r>
    </w:p>
    <w:p>
      <w:pPr>
        <w:widowControl/>
        <w:numPr>
          <w:ilvl w:val="0"/>
          <w:numId w:val="5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卸载： componentWillUnmount</w:t>
      </w:r>
    </w:p>
    <w:p>
      <w:pPr>
        <w:pStyle w:val="21"/>
        <w:shd w:val="clear" w:color="auto" w:fill="FFFFFF"/>
        <w:spacing w:before="0" w:beforeAutospacing="0" w:after="204" w:afterAutospacing="0"/>
        <w:rPr>
          <w:rFonts w:ascii="Helvetica" w:hAnsi="Helvetica" w:cs="Helvetica"/>
          <w:color w:val="858585"/>
          <w:spacing w:val="3"/>
        </w:rPr>
      </w:pPr>
      <w:r>
        <w:rPr>
          <w:rStyle w:val="26"/>
          <w:rFonts w:ascii="Helvetica" w:hAnsi="Helvetica" w:cs="Helvetica"/>
          <w:b/>
          <w:bCs/>
          <w:color w:val="858585"/>
          <w:spacing w:val="3"/>
        </w:rPr>
        <w:t>Old Version*</w:t>
      </w:r>
    </w:p>
    <w:p>
      <w:pPr>
        <w:widowControl/>
        <w:numPr>
          <w:ilvl w:val="0"/>
          <w:numId w:val="6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挂载：constructor --&gt; getDerivedStateFromProps --&gt; render --&gt; ComponentDidMount</w:t>
      </w:r>
    </w:p>
    <w:p>
      <w:pPr>
        <w:widowControl/>
        <w:numPr>
          <w:ilvl w:val="0"/>
          <w:numId w:val="6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更新：</w:t>
      </w:r>
    </w:p>
    <w:p>
      <w:pPr>
        <w:widowControl/>
        <w:numPr>
          <w:ilvl w:val="0"/>
          <w:numId w:val="6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New props --&gt; getDerivedStateFromProps --&gt; shouldComponentUpdate --&gt; render --&gt; getSnapshotBeforeUpdate --&gt; componentDidUpdate</w:t>
      </w:r>
    </w:p>
    <w:p>
      <w:pPr>
        <w:widowControl/>
        <w:numPr>
          <w:ilvl w:val="0"/>
          <w:numId w:val="6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setState() --&gt; shouldComponentUpdate --&gt; render --&gt; getSnapshotBeforeUpdate --&gt; componentDidUpdate</w:t>
      </w:r>
    </w:p>
    <w:p>
      <w:pPr>
        <w:widowControl/>
        <w:numPr>
          <w:ilvl w:val="0"/>
          <w:numId w:val="6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forceUpdate() --&gt; render --&gt; getSnapshotBeforeUpdate --&gt; componentDidUpdate</w:t>
      </w:r>
    </w:p>
    <w:p>
      <w:pPr>
        <w:widowControl/>
        <w:numPr>
          <w:ilvl w:val="0"/>
          <w:numId w:val="6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卸载：componentWillUnmount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vue react都怎么检测数据变化</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63"/>
        </w:numPr>
        <w:shd w:val="clear" w:color="auto" w:fill="FFFFFF"/>
        <w:spacing w:before="100" w:beforeAutospacing="1" w:after="100" w:afterAutospacing="1"/>
        <w:jc w:val="left"/>
        <w:rPr>
          <w:rFonts w:ascii="Helvetica" w:hAnsi="Helvetica" w:cs="Helvetica"/>
          <w:color w:val="333333"/>
          <w:spacing w:val="3"/>
          <w:sz w:val="24"/>
          <w:szCs w:val="24"/>
        </w:rPr>
      </w:pPr>
      <w:r>
        <w:rPr>
          <w:rFonts w:ascii="Helvetica" w:hAnsi="Helvetica" w:cs="Helvetica"/>
          <w:color w:val="333333"/>
          <w:spacing w:val="3"/>
        </w:rPr>
        <w:t>React</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React默认是通过比较引用的方式（diff）进行的，不精确监听数据变化，如果不优化可能导致大量不必要的VDOM重新渲染</w:t>
      </w:r>
    </w:p>
    <w:p>
      <w:pPr>
        <w:widowControl/>
        <w:numPr>
          <w:ilvl w:val="0"/>
          <w:numId w:val="6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16之前 </w:t>
      </w:r>
      <w:r>
        <w:rPr>
          <w:rStyle w:val="26"/>
          <w:rFonts w:ascii="Helvetica" w:hAnsi="Helvetica" w:cs="Helvetica"/>
          <w:color w:val="858585"/>
          <w:spacing w:val="3"/>
        </w:rPr>
        <w:t>componentWillReveiveProps</w:t>
      </w:r>
      <w:r>
        <w:rPr>
          <w:rFonts w:ascii="Helvetica" w:hAnsi="Helvetica" w:cs="Helvetica"/>
          <w:color w:val="858585"/>
          <w:spacing w:val="3"/>
        </w:rPr>
        <w:t> 监听 </w:t>
      </w:r>
      <w:r>
        <w:rPr>
          <w:rStyle w:val="26"/>
          <w:rFonts w:ascii="Helvetica" w:hAnsi="Helvetica" w:cs="Helvetica"/>
          <w:color w:val="858585"/>
          <w:spacing w:val="3"/>
        </w:rPr>
        <w:t>props</w:t>
      </w:r>
      <w:r>
        <w:rPr>
          <w:rFonts w:ascii="Helvetica" w:hAnsi="Helvetica" w:cs="Helvetica"/>
          <w:color w:val="858585"/>
          <w:spacing w:val="3"/>
        </w:rPr>
        <w:t> 变化</w:t>
      </w:r>
    </w:p>
    <w:p>
      <w:pPr>
        <w:widowControl/>
        <w:numPr>
          <w:ilvl w:val="0"/>
          <w:numId w:val="6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16之后 </w:t>
      </w:r>
      <w:r>
        <w:rPr>
          <w:rStyle w:val="26"/>
          <w:rFonts w:ascii="Helvetica" w:hAnsi="Helvetica" w:cs="Helvetica"/>
          <w:color w:val="858585"/>
          <w:spacing w:val="3"/>
        </w:rPr>
        <w:t>getDerivedStateFromProps</w:t>
      </w:r>
      <w:r>
        <w:rPr>
          <w:rFonts w:ascii="Helvetica" w:hAnsi="Helvetica" w:cs="Helvetica"/>
          <w:color w:val="858585"/>
          <w:spacing w:val="3"/>
        </w:rPr>
        <w:t> 监听 </w:t>
      </w:r>
      <w:r>
        <w:rPr>
          <w:rStyle w:val="26"/>
          <w:rFonts w:ascii="Helvetica" w:hAnsi="Helvetica" w:cs="Helvetica"/>
          <w:color w:val="858585"/>
          <w:spacing w:val="3"/>
        </w:rPr>
        <w:t>props</w:t>
      </w:r>
    </w:p>
    <w:p>
      <w:pPr>
        <w:widowControl/>
        <w:numPr>
          <w:ilvl w:val="0"/>
          <w:numId w:val="6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Vue</w:t>
      </w:r>
    </w:p>
    <w:p>
      <w:pPr>
        <w:widowControl/>
        <w:numPr>
          <w:ilvl w:val="0"/>
          <w:numId w:val="6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vue监听变量变化依靠 </w:t>
      </w:r>
      <w:r>
        <w:rPr>
          <w:rStyle w:val="26"/>
          <w:rFonts w:ascii="Helvetica" w:hAnsi="Helvetica" w:cs="Helvetica"/>
          <w:color w:val="858585"/>
          <w:spacing w:val="3"/>
        </w:rPr>
        <w:t>watch</w:t>
      </w:r>
      <w:r>
        <w:rPr>
          <w:rFonts w:ascii="Helvetica" w:hAnsi="Helvetica" w:cs="Helvetica"/>
          <w:color w:val="858585"/>
          <w:spacing w:val="3"/>
        </w:rPr>
        <w:t> </w:t>
      </w:r>
      <w:r>
        <w:rPr>
          <w:rStyle w:val="26"/>
          <w:rFonts w:ascii="Helvetica" w:hAnsi="Helvetica" w:cs="Helvetica"/>
          <w:color w:val="858585"/>
          <w:spacing w:val="3"/>
        </w:rPr>
        <w:t>Object.defineProperty</w:t>
      </w:r>
      <w:r>
        <w:rPr>
          <w:rFonts w:ascii="Helvetica" w:hAnsi="Helvetica" w:cs="Helvetica"/>
          <w:color w:val="858585"/>
          <w:spacing w:val="3"/>
        </w:rPr>
        <w:t>，Vue通过“getter/setter”以及一些函数的劫持，能精确知道数据变化</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React中怎么让 setState 同步更新？</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67"/>
        </w:numPr>
        <w:shd w:val="clear" w:color="auto" w:fill="FFFFFF"/>
        <w:spacing w:before="100" w:beforeAutospacing="1" w:after="100" w:afterAutospacing="1"/>
        <w:jc w:val="left"/>
        <w:rPr>
          <w:rFonts w:ascii="Helvetica" w:hAnsi="Helvetica" w:cs="Helvetica"/>
          <w:color w:val="858585"/>
          <w:spacing w:val="3"/>
          <w:sz w:val="24"/>
          <w:szCs w:val="24"/>
        </w:rPr>
      </w:pPr>
      <w:r>
        <w:rPr>
          <w:rStyle w:val="26"/>
          <w:rFonts w:ascii="Helvetica" w:hAnsi="Helvetica" w:cs="Helvetica"/>
          <w:color w:val="858585"/>
          <w:spacing w:val="3"/>
        </w:rPr>
        <w:t>setState</w:t>
      </w:r>
      <w:r>
        <w:rPr>
          <w:rFonts w:ascii="Helvetica" w:hAnsi="Helvetica" w:cs="Helvetica"/>
          <w:color w:val="858585"/>
          <w:spacing w:val="3"/>
        </w:rPr>
        <w:t> 回调，</w:t>
      </w:r>
      <w:r>
        <w:rPr>
          <w:rStyle w:val="26"/>
          <w:rFonts w:ascii="Helvetica" w:hAnsi="Helvetica" w:cs="Helvetica"/>
          <w:color w:val="858585"/>
          <w:spacing w:val="3"/>
        </w:rPr>
        <w:t>setState</w:t>
      </w:r>
      <w:r>
        <w:rPr>
          <w:rFonts w:ascii="Helvetica" w:hAnsi="Helvetica" w:cs="Helvetica"/>
          <w:color w:val="858585"/>
          <w:spacing w:val="3"/>
        </w:rPr>
        <w:t>,第二个参数是一个回调函数，可实现同步</w:t>
      </w:r>
    </w:p>
    <w:p>
      <w:pPr>
        <w:widowControl/>
        <w:numPr>
          <w:ilvl w:val="0"/>
          <w:numId w:val="6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引入 </w:t>
      </w:r>
      <w:r>
        <w:rPr>
          <w:rStyle w:val="26"/>
          <w:rFonts w:ascii="Helvetica" w:hAnsi="Helvetica" w:cs="Helvetica"/>
          <w:color w:val="858585"/>
          <w:spacing w:val="3"/>
        </w:rPr>
        <w:t>Promise</w:t>
      </w:r>
      <w:r>
        <w:rPr>
          <w:rFonts w:ascii="Helvetica" w:hAnsi="Helvetica" w:cs="Helvetica"/>
          <w:color w:val="858585"/>
          <w:spacing w:val="3"/>
        </w:rPr>
        <w:t> 封装 </w:t>
      </w:r>
      <w:r>
        <w:rPr>
          <w:rStyle w:val="26"/>
          <w:rFonts w:ascii="Helvetica" w:hAnsi="Helvetica" w:cs="Helvetica"/>
          <w:color w:val="858585"/>
          <w:spacing w:val="3"/>
        </w:rPr>
        <w:t>setState</w:t>
      </w:r>
      <w:r>
        <w:rPr>
          <w:rFonts w:ascii="Helvetica" w:hAnsi="Helvetica" w:cs="Helvetica"/>
          <w:color w:val="858585"/>
          <w:spacing w:val="3"/>
        </w:rPr>
        <w:t>，在调用时我们可以使用 </w:t>
      </w:r>
      <w:r>
        <w:rPr>
          <w:rStyle w:val="26"/>
          <w:rFonts w:ascii="Helvetica" w:hAnsi="Helvetica" w:cs="Helvetica"/>
          <w:color w:val="858585"/>
          <w:spacing w:val="3"/>
        </w:rPr>
        <w:t>Async/Await</w:t>
      </w:r>
      <w:r>
        <w:rPr>
          <w:rFonts w:ascii="Helvetica" w:hAnsi="Helvetica" w:cs="Helvetica"/>
          <w:color w:val="858585"/>
          <w:spacing w:val="3"/>
        </w:rPr>
        <w:t> 语法来优化代码风格</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setStateAsync(state) {</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 xml:space="preserve">  return new Promise((resolve) =&gt; {</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 xml:space="preserve">    this.setState(state, resolve)</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w:t>
      </w:r>
    </w:p>
    <w:p>
      <w:pPr>
        <w:widowControl/>
        <w:numPr>
          <w:ilvl w:val="0"/>
          <w:numId w:val="68"/>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传入状态计算函数， </w:t>
      </w:r>
      <w:r>
        <w:rPr>
          <w:rStyle w:val="26"/>
          <w:rFonts w:ascii="Helvetica" w:hAnsi="Helvetica" w:cs="Helvetica"/>
          <w:color w:val="858585"/>
          <w:spacing w:val="3"/>
        </w:rPr>
        <w:t>setState</w:t>
      </w:r>
      <w:r>
        <w:rPr>
          <w:rFonts w:ascii="Helvetica" w:hAnsi="Helvetica" w:cs="Helvetica"/>
          <w:color w:val="858585"/>
          <w:spacing w:val="3"/>
        </w:rPr>
        <w:t> 的第一个参数，</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this.setState((prevState, props) =&gt; ({</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 xml:space="preserve"> count: prevState.count + 1</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w:t>
      </w:r>
    </w:p>
    <w:p>
      <w:pPr>
        <w:widowControl/>
        <w:numPr>
          <w:ilvl w:val="0"/>
          <w:numId w:val="6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 </w:t>
      </w:r>
      <w:r>
        <w:rPr>
          <w:rStyle w:val="26"/>
          <w:rFonts w:ascii="Helvetica" w:hAnsi="Helvetica" w:cs="Helvetica"/>
          <w:color w:val="858585"/>
          <w:spacing w:val="3"/>
        </w:rPr>
        <w:t>setTimeout</w:t>
      </w:r>
      <w:r>
        <w:rPr>
          <w:rFonts w:ascii="Helvetica" w:hAnsi="Helvetica" w:cs="Helvetica"/>
          <w:color w:val="858585"/>
          <w:spacing w:val="3"/>
        </w:rPr>
        <w:t> 函数中调用 </w:t>
      </w:r>
      <w:r>
        <w:rPr>
          <w:rStyle w:val="26"/>
          <w:rFonts w:ascii="Helvetica" w:hAnsi="Helvetica" w:cs="Helvetica"/>
          <w:color w:val="858585"/>
          <w:spacing w:val="3"/>
        </w:rPr>
        <w:t>setState</w:t>
      </w:r>
    </w:p>
    <w:p>
      <w:pPr>
        <w:widowControl/>
        <w:numPr>
          <w:ilvl w:val="0"/>
          <w:numId w:val="6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more？</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 immutable？为什么要使用它？</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immutable是一种持久化数据。一旦被创建就不会被修改。修改immutable对象的时候返回新的immutable。但是原数据不会改变。</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在Rudux中因为深拷贝对性能的消耗太大了（用到了递归，逐层拷贝每个节点）。 但当你使用immutable数据的时候：只会拷贝你改变的节点，从而达到了节省性能。 总结：immutable的不可变性让纯函数更强大，每次都返回新的immutable的特性让程序员可以对其进行链式操作，用起来更方便。</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因为在react中，react的生命周期中的setState()之后的shouldComponentUpdate()阶段默认返回true，所以会造成本组件和子组件的多余的render，重新生成virtual dom，并进行virtual dom diff，所以解决办法是我们在本组件或者子组件中的shouldComponentUpdate()函数中比较，当不需要render时，不render。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当state中的值是对象时，我们必须使用深拷贝和深比较！</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如果不进行深拷贝后再setState，会造成this.state和nextState指向同一个引用，所以shouldComponentUpdate()返回值一定是false，造成state值改了，而组件未渲染（这里不管shouldComponentUpdate中使用的是深比较还是浅比较）。所以必须深拷贝。</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如果不在shouldComponentUpdate中进行深比较，会造成即使state中的对象值没有改变，因为是不同的对象，而在shouldComponentUpdate返回true，造成不必要的渲染。</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所以只能是深拷贝和深比较。</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为什么不建议在 componentWillMount 做AJAX操作</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70"/>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Fiber原因，React16之后，采用了Fiber架构，只有componentDidMount的生命周期函数确定会执行一次，其他像componentWillMount可能会执行多次</w:t>
      </w:r>
    </w:p>
    <w:p>
      <w:pPr>
        <w:widowControl/>
        <w:numPr>
          <w:ilvl w:val="0"/>
          <w:numId w:val="7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render 阶段 可能会被React暂停，中止或重启</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如何在React中构建一个弹出的遮罩层</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//css部分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.mask{</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 rgba(0,0,0,0.4) !important;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z-index: 10;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 100vh;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position: fixed;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width: 100vw;</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.selectMask_box{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 rgba(0,0,0,0);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transition: all .2s linear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//js部分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handleMask=()=&gt;{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this.setState({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dateSelected: !this.state.dateSelected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&lt;div</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onClick={this.handleMask}</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className={`selectMask_box ${this.state.dateSelected ? "mask" : ""} `} &gt;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//这里是待展示的内容，&lt;div&gt;...&lt;/div&gt;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//你可以自己设置dataSelected的初始值，同时请注意注意三元运算的顺序。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&lt;/div&gt;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React中的Context的使用</w:t>
      </w:r>
    </w:p>
    <w:p>
      <w:pPr>
        <w:pStyle w:val="21"/>
        <w:shd w:val="clear" w:color="auto" w:fill="FFFFFF"/>
        <w:spacing w:before="0" w:beforeAutospacing="0" w:after="204" w:afterAutospacing="0"/>
        <w:rPr>
          <w:rStyle w:val="27"/>
          <w:rFonts w:hint="eastAsia" w:ascii="Helvetica" w:hAnsi="Helvetica" w:eastAsia="宋体" w:cs="Helvetica"/>
          <w:color w:val="4183C4"/>
          <w:spacing w:val="3"/>
          <w:lang w:eastAsia="zh-CN"/>
        </w:rPr>
      </w:pPr>
      <w:r>
        <w:fldChar w:fldCharType="begin"/>
      </w:r>
      <w:r>
        <w:instrText xml:space="preserve"> HYPERLINK "https://zh-hans.reactjs.org/docs/context.html" \l "gatsby-focus-wrapper" \t "_blank" </w:instrText>
      </w:r>
      <w:r>
        <w:fldChar w:fldCharType="separate"/>
      </w:r>
      <w:r>
        <w:rPr>
          <w:rStyle w:val="27"/>
          <w:rFonts w:ascii="Helvetica" w:hAnsi="Helvetica" w:cs="Helvetica"/>
          <w:color w:val="4183C4"/>
          <w:spacing w:val="3"/>
        </w:rPr>
        <w:t>React Context</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"https://react.jokcy.me/book/features/context.html" \t "_blank" </w:instrText>
      </w:r>
      <w:r>
        <w:fldChar w:fldCharType="separate"/>
      </w:r>
      <w:r>
        <w:rPr>
          <w:rStyle w:val="27"/>
          <w:rFonts w:ascii="Helvetica" w:hAnsi="Helvetica" w:cs="Helvetica"/>
          <w:b/>
          <w:bCs/>
          <w:i/>
          <w:iCs/>
          <w:color w:val="4183C4"/>
          <w:spacing w:val="3"/>
        </w:rPr>
        <w:t>源码解析</w:t>
      </w:r>
      <w:r>
        <w:rPr>
          <w:rStyle w:val="27"/>
          <w:rFonts w:ascii="Helvetica" w:hAnsi="Helvetica" w:cs="Helvetica"/>
          <w:b/>
          <w:bCs/>
          <w:i/>
          <w:iCs/>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①创建</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ThemeContext = React.createContext(</w:t>
      </w:r>
      <w:r>
        <w:rPr>
          <w:rStyle w:val="48"/>
          <w:rFonts w:ascii="Consolas" w:hAnsi="Consolas"/>
          <w:color w:val="718C00"/>
          <w:spacing w:val="3"/>
          <w:sz w:val="20"/>
          <w:szCs w:val="20"/>
        </w:rPr>
        <w:t>'xxx'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②注入---提供者 在入口或者你想要注入的父类中，且可以嵌套，里层覆盖外层</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 value="yyy"&gt;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{children}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③使用---消费者 需要使用共享数据的子类中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static contextType = ThemeContext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Class.contextType = ThemeContext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let value = this.context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基于这个值进行渲染工作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方式三</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value =&gt; /* 基于 context 值进行渲染*/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动态Context</w:t>
      </w:r>
      <w:r>
        <w:rPr>
          <w:rFonts w:ascii="Helvetica" w:hAnsi="Helvetica" w:cs="Helvetica"/>
          <w:color w:val="333333"/>
          <w:spacing w:val="3"/>
        </w:rPr>
        <w:t>---类似父子组件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①创建</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ThemeContext = React.createContext({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 </w:t>
      </w:r>
      <w:r>
        <w:rPr>
          <w:rStyle w:val="48"/>
          <w:rFonts w:ascii="Consolas" w:hAnsi="Consolas"/>
          <w:color w:val="718C00"/>
          <w:spacing w:val="3"/>
          <w:sz w:val="20"/>
          <w:szCs w:val="20"/>
        </w:rPr>
        <w:t>'xxx'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changeFunc: () =&gt; {} </w:t>
      </w:r>
      <w:r>
        <w:rPr>
          <w:rStyle w:val="44"/>
          <w:rFonts w:ascii="Consolas" w:hAnsi="Consolas"/>
          <w:color w:val="8E908C"/>
          <w:spacing w:val="3"/>
          <w:sz w:val="20"/>
          <w:szCs w:val="20"/>
        </w:rPr>
        <w:t>//通过context传递这个函数，让consumers组件更新context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②注入</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 value="yyy"&gt;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&lt;Child changeFunc={this.changeFunc}&gt;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&lt;ThemeContext.Provider&gt;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③消费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({value, changeFunc}) =&gt; /* 基于 context 值进行渲染,同时把changeFunc绑定*/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&lt;/ThemeContext.Consumer&gt;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rPr>
          <w:rFonts w:ascii="Helvetica" w:hAnsi="Helvetica" w:cs="Helvetica"/>
          <w:color w:val="333333"/>
          <w:spacing w:val="3"/>
        </w:rPr>
      </w:pPr>
      <w:r>
        <w:rPr>
          <w:rStyle w:val="26"/>
          <w:rFonts w:ascii="Helvetica" w:hAnsi="Helvetica" w:cs="Helvetica"/>
          <w:b/>
          <w:bCs/>
          <w:color w:val="333333"/>
          <w:spacing w:val="3"/>
        </w:rPr>
        <w:t>消费多个Context、注意事项等</w:t>
      </w:r>
      <w:r>
        <w:fldChar w:fldCharType="begin"/>
      </w:r>
      <w:r>
        <w:instrText xml:space="preserve"> HYPERLINK "https://zh-hans.reactjs.org/docs/context.html" \l "consuming-multiple-contexts" \t "_blank" </w:instrText>
      </w:r>
      <w:r>
        <w:fldChar w:fldCharType="separate"/>
      </w:r>
      <w:r>
        <w:rPr>
          <w:rStyle w:val="27"/>
          <w:rFonts w:ascii="Helvetica" w:hAnsi="Helvetica" w:cs="Helvetica"/>
          <w:color w:val="4183C4"/>
          <w:spacing w:val="3"/>
        </w:rPr>
        <w:t>参考React中文网</w:t>
      </w:r>
      <w:r>
        <w:rPr>
          <w:rStyle w:val="27"/>
          <w:rFonts w:ascii="Helvetica" w:hAnsi="Helvetica" w:cs="Helvetica"/>
          <w:color w:val="4183C4"/>
          <w:spacing w:val="3"/>
        </w:rPr>
        <w:fldChar w:fldCharType="end"/>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React路由懒加载的实现</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71"/>
        </w:numPr>
        <w:shd w:val="clear" w:color="auto" w:fill="FFFFFF"/>
        <w:spacing w:before="100" w:beforeAutospacing="1" w:after="100" w:afterAutospacing="1"/>
        <w:jc w:val="left"/>
        <w:rPr>
          <w:rFonts w:ascii="Helvetica" w:hAnsi="Helvetica" w:cs="Helvetica"/>
          <w:color w:val="333333"/>
          <w:spacing w:val="3"/>
          <w:sz w:val="24"/>
          <w:szCs w:val="24"/>
        </w:rPr>
      </w:pPr>
      <w:r>
        <w:rPr>
          <w:rStyle w:val="26"/>
          <w:rFonts w:ascii="Helvetica" w:hAnsi="Helvetica" w:cs="Helvetica"/>
          <w:b/>
          <w:bCs/>
          <w:color w:val="333333"/>
          <w:spacing w:val="3"/>
        </w:rPr>
        <w:t>原理</w:t>
      </w:r>
    </w:p>
    <w:p>
      <w:pPr>
        <w:widowControl/>
        <w:numPr>
          <w:ilvl w:val="0"/>
          <w:numId w:val="7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webpack代码分割</w:t>
      </w:r>
    </w:p>
    <w:p>
      <w:pPr>
        <w:widowControl/>
        <w:numPr>
          <w:ilvl w:val="0"/>
          <w:numId w:val="7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React利用 React.lazy与import()实现了渲染时的动态加载</w:t>
      </w:r>
    </w:p>
    <w:p>
      <w:pPr>
        <w:widowControl/>
        <w:numPr>
          <w:ilvl w:val="0"/>
          <w:numId w:val="7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利用Suspense来处理异步加载资源时页面应该如何显示的问题</w:t>
      </w:r>
    </w:p>
    <w:p>
      <w:pPr>
        <w:widowControl/>
        <w:numPr>
          <w:ilvl w:val="0"/>
          <w:numId w:val="73"/>
        </w:numPr>
        <w:shd w:val="clear" w:color="auto" w:fill="FFFFFF"/>
        <w:spacing w:before="100" w:beforeAutospacing="1" w:after="100" w:afterAutospacing="1"/>
        <w:jc w:val="left"/>
        <w:rPr>
          <w:rFonts w:ascii="Helvetica" w:hAnsi="Helvetica" w:cs="Helvetica"/>
          <w:color w:val="333333"/>
          <w:spacing w:val="3"/>
        </w:rPr>
      </w:pPr>
      <w:r>
        <w:rPr>
          <w:rStyle w:val="26"/>
          <w:rFonts w:ascii="Helvetica" w:hAnsi="Helvetica" w:cs="Helvetica"/>
          <w:color w:val="333333"/>
          <w:spacing w:val="3"/>
        </w:rPr>
        <w:t>1.React.lazy</w:t>
      </w:r>
    </w:p>
    <w:p>
      <w:pPr>
        <w:widowControl/>
        <w:numPr>
          <w:ilvl w:val="0"/>
          <w:numId w:val="7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通过lazy() api来动态import需要懒加载的组件</w:t>
      </w:r>
    </w:p>
    <w:p>
      <w:pPr>
        <w:widowControl/>
        <w:numPr>
          <w:ilvl w:val="0"/>
          <w:numId w:val="7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import的组件目前只支持export default的形式导出</w:t>
      </w:r>
    </w:p>
    <w:p>
      <w:pPr>
        <w:widowControl/>
        <w:numPr>
          <w:ilvl w:val="0"/>
          <w:numId w:val="7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Suspense来包裹懒加载的组件进行加载，可以设置fallback现实加载中效果</w:t>
      </w:r>
    </w:p>
    <w:p>
      <w:pPr>
        <w:widowControl/>
        <w:numPr>
          <w:ilvl w:val="0"/>
          <w:numId w:val="74"/>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React.lazy可以结合Router来对模块进行懒加载。</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BrowserRouter </w:t>
      </w:r>
      <w:r>
        <w:rPr>
          <w:rStyle w:val="45"/>
          <w:rFonts w:ascii="Consolas" w:hAnsi="Consolas"/>
          <w:color w:val="8959A8"/>
          <w:spacing w:val="3"/>
          <w:sz w:val="20"/>
          <w:szCs w:val="20"/>
        </w:rPr>
        <w:t>as</w:t>
      </w:r>
      <w:r>
        <w:rPr>
          <w:rStyle w:val="28"/>
          <w:rFonts w:ascii="Consolas" w:hAnsi="Consolas"/>
          <w:color w:val="333333"/>
          <w:spacing w:val="3"/>
          <w:sz w:val="20"/>
          <w:szCs w:val="20"/>
        </w:rPr>
        <w:t xml:space="preserve"> Router, Route, Switch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'react-router-dom'</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Suspense, lazy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Home = lazy(() =&gt;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8"/>
          <w:rFonts w:ascii="Consolas" w:hAnsi="Consolas"/>
          <w:color w:val="718C00"/>
          <w:spacing w:val="3"/>
          <w:sz w:val="20"/>
          <w:szCs w:val="20"/>
        </w:rPr>
        <w:t>'./routes/Home'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AnyComponent = lazy(() =&gt;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8"/>
          <w:rFonts w:ascii="Consolas" w:hAnsi="Consolas"/>
          <w:color w:val="718C00"/>
          <w:spacing w:val="3"/>
          <w:sz w:val="20"/>
          <w:szCs w:val="20"/>
        </w:rPr>
        <w:t>'./routes/AnyComponent'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&lt;Suspense fallback={&lt;div&gt;Loading...&lt;/div&gt;}&gt;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&lt;Switch&gt;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 exact path="/" component={Home}/&gt;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 path="/anyManage" component={AnyComponent}/&gt;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&lt;/Switch&gt;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&lt;/Suspense&gt;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&lt;/Router&gt;</w:t>
      </w:r>
    </w:p>
    <w:p>
      <w:pPr>
        <w:widowControl/>
        <w:numPr>
          <w:ilvl w:val="0"/>
          <w:numId w:val="75"/>
        </w:numPr>
        <w:shd w:val="clear" w:color="auto" w:fill="FFFFFF"/>
        <w:spacing w:before="100" w:beforeAutospacing="1" w:after="100" w:afterAutospacing="1"/>
        <w:jc w:val="left"/>
        <w:rPr>
          <w:rFonts w:ascii="Helvetica" w:hAnsi="Helvetica" w:cs="Helvetica"/>
          <w:color w:val="333333"/>
          <w:spacing w:val="3"/>
        </w:rPr>
      </w:pPr>
      <w:r>
        <w:rPr>
          <w:rStyle w:val="26"/>
          <w:rFonts w:ascii="Helvetica" w:hAnsi="Helvetica" w:cs="Helvetica"/>
          <w:color w:val="333333"/>
          <w:spacing w:val="3"/>
        </w:rPr>
        <w:t>2.react-loadable</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react-loadable是以组件级别来分割代码的，这意味着，我们不仅可以根据路由按需加载，还可以根据组件按需加载，使用方式和路由分割一样，只用修改组件的引入方式即可</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路由懒加载（异步组件）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Loadable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'react-loadable'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//通用过场组件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LoadingComponent = ()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r>
        <w:rPr>
          <w:rStyle w:val="82"/>
          <w:rFonts w:ascii="Consolas" w:hAnsi="Consolas"/>
          <w:color w:val="333333"/>
          <w:spacing w:val="3"/>
          <w:sz w:val="20"/>
          <w:szCs w:val="20"/>
        </w:rPr>
        <w:t>loading</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export </w:t>
      </w:r>
      <w:r>
        <w:rPr>
          <w:rStyle w:val="45"/>
          <w:rFonts w:ascii="Consolas" w:hAnsi="Consolas"/>
          <w:color w:val="8959A8"/>
          <w:spacing w:val="3"/>
          <w:sz w:val="20"/>
          <w:szCs w:val="20"/>
        </w:rPr>
        <w:t>default</w:t>
      </w:r>
      <w:r>
        <w:rPr>
          <w:rStyle w:val="28"/>
          <w:rFonts w:ascii="Consolas" w:hAnsi="Consolas"/>
          <w:color w:val="333333"/>
          <w:spacing w:val="3"/>
          <w:sz w:val="20"/>
          <w:szCs w:val="20"/>
        </w:rPr>
        <w:t xml:space="preserve"> (loader, loading=LoadingComponent)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Loadable({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loader,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loading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//Route中调用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BrowserRouter, Route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'react-router-dom'</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loadable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'./loadable'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AnyComponent = loadable(() =&gt;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8"/>
          <w:rFonts w:ascii="Consolas" w:hAnsi="Consolas"/>
          <w:color w:val="718C00"/>
          <w:spacing w:val="3"/>
          <w:sz w:val="20"/>
          <w:szCs w:val="20"/>
        </w:rPr>
        <w:t>'./AnyComponent'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Routes = () =&gt; (</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BrowserRouter</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Route</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path</w:t>
      </w:r>
      <w:r>
        <w:rPr>
          <w:rStyle w:val="56"/>
          <w:rFonts w:ascii="Consolas" w:hAnsi="Consolas"/>
          <w:color w:val="C82829"/>
          <w:spacing w:val="3"/>
          <w:sz w:val="20"/>
          <w:szCs w:val="20"/>
        </w:rPr>
        <w:t>=</w:t>
      </w:r>
      <w:r>
        <w:rPr>
          <w:rStyle w:val="48"/>
          <w:rFonts w:ascii="Consolas" w:hAnsi="Consolas"/>
          <w:color w:val="718C00"/>
          <w:spacing w:val="3"/>
          <w:sz w:val="20"/>
          <w:szCs w:val="20"/>
        </w:rPr>
        <w:t>"/home"</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component</w:t>
      </w:r>
      <w:r>
        <w:rPr>
          <w:rStyle w:val="56"/>
          <w:rFonts w:ascii="Consolas" w:hAnsi="Consolas"/>
          <w:color w:val="C82829"/>
          <w:spacing w:val="3"/>
          <w:sz w:val="20"/>
          <w:szCs w:val="20"/>
        </w:rPr>
        <w:t>=</w:t>
      </w:r>
      <w:r>
        <w:rPr>
          <w:rStyle w:val="48"/>
          <w:rFonts w:ascii="Consolas" w:hAnsi="Consolas"/>
          <w:color w:val="718C00"/>
          <w:spacing w:val="3"/>
          <w:sz w:val="20"/>
          <w:szCs w:val="20"/>
        </w:rPr>
        <w:t>{AnyComponent}</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BrowserRouter</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export default Routes;</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以下是老版中的方法</w:t>
      </w:r>
    </w:p>
    <w:p>
      <w:pPr>
        <w:widowControl/>
        <w:numPr>
          <w:ilvl w:val="0"/>
          <w:numId w:val="76"/>
        </w:numPr>
        <w:shd w:val="clear" w:color="auto" w:fill="FFFFFF"/>
        <w:spacing w:before="100" w:beforeAutospacing="1" w:after="100" w:afterAutospacing="1"/>
        <w:jc w:val="left"/>
        <w:rPr>
          <w:rFonts w:ascii="Helvetica" w:hAnsi="Helvetica" w:cs="Helvetica"/>
          <w:color w:val="333333"/>
          <w:spacing w:val="3"/>
          <w:sz w:val="24"/>
          <w:szCs w:val="24"/>
        </w:rPr>
      </w:pPr>
      <w:r>
        <w:rPr>
          <w:rStyle w:val="26"/>
          <w:rFonts w:ascii="Helvetica" w:hAnsi="Helvetica" w:cs="Helvetica"/>
          <w:color w:val="333333"/>
          <w:spacing w:val="3"/>
        </w:rPr>
        <w:t>3.webpack配置中使用lazyload-loader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webpack 配置中</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module</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rules: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test: </w:t>
      </w:r>
      <w:r>
        <w:rPr>
          <w:rStyle w:val="85"/>
          <w:rFonts w:ascii="Consolas" w:hAnsi="Consolas"/>
          <w:color w:val="C82829"/>
          <w:spacing w:val="3"/>
          <w:sz w:val="20"/>
          <w:szCs w:val="20"/>
        </w:rPr>
        <w:t>/.(js|jsx)$/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8"/>
          <w:rFonts w:ascii="Consolas" w:hAnsi="Consolas"/>
          <w:color w:val="718C00"/>
          <w:spacing w:val="3"/>
          <w:sz w:val="20"/>
          <w:szCs w:val="20"/>
        </w:rPr>
        <w:t>'babel-loader'</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8"/>
          <w:rFonts w:ascii="Consolas" w:hAnsi="Consolas"/>
          <w:color w:val="718C00"/>
          <w:spacing w:val="3"/>
          <w:sz w:val="20"/>
          <w:szCs w:val="20"/>
        </w:rPr>
        <w:t>'lazyload-loader'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业务代码中</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使用lazy! 前缀 代表需要懒加载的Router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Shop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'lazy!./src/view/Shop'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Router 正常使用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 path=</w:t>
      </w:r>
      <w:r>
        <w:rPr>
          <w:rStyle w:val="48"/>
          <w:rFonts w:ascii="Consolas" w:hAnsi="Consolas"/>
          <w:color w:val="718C00"/>
          <w:spacing w:val="3"/>
          <w:sz w:val="20"/>
          <w:szCs w:val="20"/>
        </w:rPr>
        <w:t>"/shop"</w:t>
      </w:r>
      <w:r>
        <w:rPr>
          <w:rStyle w:val="28"/>
          <w:rFonts w:ascii="Consolas" w:hAnsi="Consolas"/>
          <w:color w:val="333333"/>
          <w:spacing w:val="3"/>
          <w:sz w:val="20"/>
          <w:szCs w:val="20"/>
        </w:rPr>
        <w:t xml:space="preserve"> component={Shop} /&gt;</w:t>
      </w:r>
    </w:p>
    <w:p>
      <w:pPr>
        <w:widowControl/>
        <w:numPr>
          <w:ilvl w:val="0"/>
          <w:numId w:val="77"/>
        </w:numPr>
        <w:shd w:val="clear" w:color="auto" w:fill="FFFFFF"/>
        <w:spacing w:before="100" w:beforeAutospacing="1" w:after="100" w:afterAutospacing="1"/>
        <w:jc w:val="left"/>
        <w:rPr>
          <w:rFonts w:ascii="Helvetica" w:hAnsi="Helvetica" w:cs="Helvetica"/>
          <w:color w:val="333333"/>
          <w:spacing w:val="3"/>
        </w:rPr>
      </w:pPr>
      <w:r>
        <w:rPr>
          <w:rStyle w:val="26"/>
          <w:rFonts w:ascii="Helvetica" w:hAnsi="Helvetica" w:cs="Helvetica"/>
          <w:color w:val="333333"/>
          <w:spacing w:val="3"/>
        </w:rPr>
        <w:t>4.import()</w:t>
      </w:r>
      <w:r>
        <w:rPr>
          <w:rFonts w:ascii="Helvetica" w:hAnsi="Helvetica" w:cs="Helvetica"/>
          <w:color w:val="333333"/>
          <w:spacing w:val="3"/>
        </w:rPr>
        <w:t> webpack v2+</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符合ECMAScript提议的import()语法，该提案与普通 import 语句或 require 函数的类似，但返回一个 Promise 对象</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component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webpackChunkName: "lodash" */</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'lodash'</w:t>
      </w:r>
      <w:r>
        <w:rPr>
          <w:rStyle w:val="28"/>
          <w:rFonts w:ascii="Consolas" w:hAnsi="Consolas"/>
          <w:color w:val="333333"/>
          <w:spacing w:val="3"/>
          <w:sz w:val="20"/>
          <w:szCs w:val="20"/>
        </w:rPr>
        <w:t>).then(_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element = </w:t>
      </w:r>
      <w:r>
        <w:rPr>
          <w:rStyle w:val="49"/>
          <w:rFonts w:ascii="Consolas" w:hAnsi="Consolas"/>
          <w:color w:val="F5871F"/>
          <w:spacing w:val="3"/>
          <w:sz w:val="20"/>
          <w:szCs w:val="20"/>
        </w:rPr>
        <w:t>document</w:t>
      </w:r>
      <w:r>
        <w:rPr>
          <w:rStyle w:val="28"/>
          <w:rFonts w:ascii="Consolas" w:hAnsi="Consolas"/>
          <w:color w:val="333333"/>
          <w:spacing w:val="3"/>
          <w:sz w:val="20"/>
          <w:szCs w:val="20"/>
        </w:rPr>
        <w:t>.createElement(</w:t>
      </w:r>
      <w:r>
        <w:rPr>
          <w:rStyle w:val="48"/>
          <w:rFonts w:ascii="Consolas" w:hAnsi="Consolas"/>
          <w:color w:val="718C00"/>
          <w:spacing w:val="3"/>
          <w:sz w:val="20"/>
          <w:szCs w:val="20"/>
        </w:rPr>
        <w:t>'div'</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element.innerHTML = _.join([</w:t>
      </w:r>
      <w:r>
        <w:rPr>
          <w:rStyle w:val="48"/>
          <w:rFonts w:ascii="Consolas" w:hAnsi="Consolas"/>
          <w:color w:val="718C00"/>
          <w:spacing w:val="3"/>
          <w:sz w:val="20"/>
          <w:szCs w:val="20"/>
        </w:rPr>
        <w:t>'Hello'</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'webpack'</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element;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}).catch(error =&gt; </w:t>
      </w:r>
      <w:r>
        <w:rPr>
          <w:rStyle w:val="48"/>
          <w:rFonts w:ascii="Consolas" w:hAnsi="Consolas"/>
          <w:color w:val="718C00"/>
          <w:spacing w:val="3"/>
          <w:sz w:val="20"/>
          <w:szCs w:val="20"/>
        </w:rPr>
        <w:t>'An error occurred while loading the 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或者使用async</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getComponent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element = </w:t>
      </w:r>
      <w:r>
        <w:rPr>
          <w:rStyle w:val="49"/>
          <w:rFonts w:ascii="Consolas" w:hAnsi="Consolas"/>
          <w:color w:val="F5871F"/>
          <w:spacing w:val="3"/>
          <w:sz w:val="20"/>
          <w:szCs w:val="20"/>
        </w:rPr>
        <w:t>document</w:t>
      </w:r>
      <w:r>
        <w:rPr>
          <w:rStyle w:val="28"/>
          <w:rFonts w:ascii="Consolas" w:hAnsi="Consolas"/>
          <w:color w:val="333333"/>
          <w:spacing w:val="3"/>
          <w:sz w:val="20"/>
          <w:szCs w:val="20"/>
        </w:rPr>
        <w:t>.createElement(</w:t>
      </w:r>
      <w:r>
        <w:rPr>
          <w:rStyle w:val="48"/>
          <w:rFonts w:ascii="Consolas" w:hAnsi="Consolas"/>
          <w:color w:val="718C00"/>
          <w:spacing w:val="3"/>
          <w:sz w:val="20"/>
          <w:szCs w:val="20"/>
        </w:rPr>
        <w:t>'div'</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_ =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import</w:t>
      </w:r>
      <w:r>
        <w:rPr>
          <w:rStyle w:val="28"/>
          <w:rFonts w:ascii="Consolas" w:hAnsi="Consolas"/>
          <w:color w:val="333333"/>
          <w:spacing w:val="3"/>
          <w:sz w:val="20"/>
          <w:szCs w:val="20"/>
        </w:rPr>
        <w:t>(</w:t>
      </w:r>
      <w:r>
        <w:rPr>
          <w:rStyle w:val="44"/>
          <w:rFonts w:ascii="Consolas" w:hAnsi="Consolas"/>
          <w:color w:val="8E908C"/>
          <w:spacing w:val="3"/>
          <w:sz w:val="20"/>
          <w:szCs w:val="20"/>
        </w:rPr>
        <w:t>/* webpackChunkName: "lodash" */</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'lodash'</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element.innerHTML = _.join([</w:t>
      </w:r>
      <w:r>
        <w:rPr>
          <w:rStyle w:val="48"/>
          <w:rFonts w:ascii="Consolas" w:hAnsi="Consolas"/>
          <w:color w:val="718C00"/>
          <w:spacing w:val="3"/>
          <w:sz w:val="20"/>
          <w:szCs w:val="20"/>
        </w:rPr>
        <w:t>'Hello'</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'webpack'</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element;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widowControl/>
        <w:numPr>
          <w:ilvl w:val="0"/>
          <w:numId w:val="78"/>
        </w:numPr>
        <w:shd w:val="clear" w:color="auto" w:fill="FFFFFF"/>
        <w:spacing w:before="100" w:beforeAutospacing="1" w:after="100" w:afterAutospacing="1"/>
        <w:jc w:val="left"/>
        <w:rPr>
          <w:rFonts w:ascii="Helvetica" w:hAnsi="Helvetica" w:cs="Helvetica"/>
          <w:color w:val="333333"/>
          <w:spacing w:val="3"/>
        </w:rPr>
      </w:pPr>
      <w:r>
        <w:rPr>
          <w:rStyle w:val="26"/>
          <w:rFonts w:ascii="Helvetica" w:hAnsi="Helvetica" w:cs="Helvetica"/>
          <w:color w:val="333333"/>
          <w:spacing w:val="3"/>
        </w:rPr>
        <w:t>5.requre.ensure</w:t>
      </w:r>
      <w:r>
        <w:rPr>
          <w:rFonts w:ascii="Helvetica" w:hAnsi="Helvetica" w:cs="Helvetica"/>
          <w:color w:val="333333"/>
          <w:spacing w:val="3"/>
        </w:rPr>
        <w:t> webpack v1 v2</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 xml:space="preserve">.ensure([],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require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list = </w:t>
      </w:r>
      <w:r>
        <w:rPr>
          <w:rStyle w:val="49"/>
          <w:rFonts w:ascii="Consolas" w:hAnsi="Consolas"/>
          <w:color w:val="F5871F"/>
          <w:spacing w:val="3"/>
          <w:sz w:val="20"/>
          <w:szCs w:val="20"/>
        </w:rPr>
        <w:t>require</w:t>
      </w:r>
      <w:r>
        <w:rPr>
          <w:rStyle w:val="28"/>
          <w:rFonts w:ascii="Consolas" w:hAnsi="Consolas"/>
          <w:color w:val="333333"/>
          <w:spacing w:val="3"/>
          <w:sz w:val="20"/>
          <w:szCs w:val="20"/>
        </w:rPr>
        <w:t>(</w:t>
      </w:r>
      <w:r>
        <w:rPr>
          <w:rStyle w:val="48"/>
          <w:rFonts w:ascii="Consolas" w:hAnsi="Consolas"/>
          <w:color w:val="718C00"/>
          <w:spacing w:val="3"/>
          <w:sz w:val="20"/>
          <w:szCs w:val="20"/>
        </w:rPr>
        <w:t>'./list'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list.show();</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48"/>
          <w:rFonts w:ascii="Consolas" w:hAnsi="Consolas"/>
          <w:color w:val="718C00"/>
          <w:spacing w:val="3"/>
          <w:sz w:val="20"/>
          <w:szCs w:val="20"/>
        </w:rPr>
        <w:t>'list'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&lt;!-- Router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const Foo = require.ensure([], ()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require("Foo");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err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console.error("We failed to load chunk: " + err);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"chunk-name");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//react-router2 or 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&lt;Route path="/foo" getComponent={Foo} /&gt;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React-router-dom内部是怎么样实现的，怎么做路由守卫？</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内部实现</w:t>
      </w:r>
    </w:p>
    <w:p>
      <w:pPr>
        <w:widowControl/>
        <w:numPr>
          <w:ilvl w:val="0"/>
          <w:numId w:val="79"/>
        </w:numPr>
        <w:shd w:val="clear" w:color="auto" w:fill="FFFFFF"/>
        <w:spacing w:before="100" w:beforeAutospacing="1" w:after="100" w:afterAutospacing="1"/>
        <w:jc w:val="left"/>
        <w:rPr>
          <w:rFonts w:ascii="Helvetica" w:hAnsi="Helvetica" w:cs="Helvetica"/>
          <w:color w:val="333333"/>
          <w:spacing w:val="3"/>
          <w:sz w:val="24"/>
          <w:szCs w:val="24"/>
        </w:rPr>
      </w:pPr>
      <w:r>
        <w:rPr>
          <w:rFonts w:ascii="Helvetica" w:hAnsi="Helvetica" w:cs="Helvetica"/>
          <w:color w:val="333333"/>
          <w:spacing w:val="3"/>
        </w:rPr>
        <w:t>总</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react-router-dom利用了Context API，通过上下文对象将当前路由信息对象注入到 </w:t>
      </w:r>
      <w:r>
        <w:rPr>
          <w:rStyle w:val="26"/>
          <w:rFonts w:ascii="Helvetica" w:hAnsi="Helvetica" w:cs="Helvetica"/>
          <w:color w:val="858585"/>
          <w:spacing w:val="3"/>
        </w:rPr>
        <w:t>Router</w:t>
      </w:r>
      <w:r>
        <w:rPr>
          <w:rFonts w:ascii="Helvetica" w:hAnsi="Helvetica" w:cs="Helvetica"/>
          <w:color w:val="858585"/>
          <w:spacing w:val="3"/>
        </w:rPr>
        <w:t> 组件中，所以 </w:t>
      </w:r>
      <w:r>
        <w:rPr>
          <w:rStyle w:val="26"/>
          <w:rFonts w:ascii="Helvetica" w:hAnsi="Helvetica" w:cs="Helvetica"/>
          <w:color w:val="858585"/>
          <w:spacing w:val="3"/>
        </w:rPr>
        <w:t>Router</w:t>
      </w:r>
      <w:r>
        <w:rPr>
          <w:rFonts w:ascii="Helvetica" w:hAnsi="Helvetica" w:cs="Helvetica"/>
          <w:color w:val="858585"/>
          <w:spacing w:val="3"/>
        </w:rPr>
        <w:t> 组件中 </w:t>
      </w:r>
      <w:r>
        <w:rPr>
          <w:rStyle w:val="26"/>
          <w:rFonts w:ascii="Helvetica" w:hAnsi="Helvetica" w:cs="Helvetica"/>
          <w:color w:val="858585"/>
          <w:spacing w:val="3"/>
        </w:rPr>
        <w:t>render()</w:t>
      </w:r>
      <w:r>
        <w:rPr>
          <w:rFonts w:ascii="Helvetica" w:hAnsi="Helvetica" w:cs="Helvetica"/>
          <w:color w:val="858585"/>
          <w:spacing w:val="3"/>
        </w:rPr>
        <w:t> 渲染的内容就是 </w:t>
      </w:r>
      <w:r>
        <w:rPr>
          <w:rStyle w:val="26"/>
          <w:rFonts w:ascii="Helvetica" w:hAnsi="Helvetica" w:cs="Helvetica"/>
          <w:color w:val="858585"/>
          <w:spacing w:val="3"/>
        </w:rPr>
        <w:t>ContextAPI</w:t>
      </w:r>
      <w:r>
        <w:rPr>
          <w:rFonts w:ascii="Helvetica" w:hAnsi="Helvetica" w:cs="Helvetica"/>
          <w:color w:val="858585"/>
          <w:spacing w:val="3"/>
        </w:rPr>
        <w:t> 提供的 </w:t>
      </w:r>
      <w:r>
        <w:rPr>
          <w:rStyle w:val="26"/>
          <w:rFonts w:ascii="Helvetica" w:hAnsi="Helvetica" w:cs="Helvetica"/>
          <w:color w:val="858585"/>
          <w:spacing w:val="3"/>
        </w:rPr>
        <w:t>Provider</w:t>
      </w:r>
      <w:r>
        <w:rPr>
          <w:rFonts w:ascii="Helvetica" w:hAnsi="Helvetica" w:cs="Helvetica"/>
          <w:color w:val="858585"/>
          <w:spacing w:val="3"/>
        </w:rPr>
        <w:t> 组件，然后接收 </w:t>
      </w:r>
      <w:r>
        <w:rPr>
          <w:rStyle w:val="26"/>
          <w:rFonts w:ascii="Helvetica" w:hAnsi="Helvetica" w:cs="Helvetica"/>
          <w:color w:val="858585"/>
          <w:spacing w:val="3"/>
        </w:rPr>
        <w:t>Router</w:t>
      </w:r>
      <w:r>
        <w:rPr>
          <w:rFonts w:ascii="Helvetica" w:hAnsi="Helvetica" w:cs="Helvetica"/>
          <w:color w:val="858585"/>
          <w:spacing w:val="3"/>
        </w:rPr>
        <w:t> 组件中的当前路由信息对象。 这样 </w:t>
      </w:r>
      <w:r>
        <w:rPr>
          <w:rStyle w:val="26"/>
          <w:rFonts w:ascii="Helvetica" w:hAnsi="Helvetica" w:cs="Helvetica"/>
          <w:color w:val="858585"/>
          <w:spacing w:val="3"/>
        </w:rPr>
        <w:t>Router</w:t>
      </w:r>
      <w:r>
        <w:rPr>
          <w:rFonts w:ascii="Helvetica" w:hAnsi="Helvetica" w:cs="Helvetica"/>
          <w:color w:val="858585"/>
          <w:spacing w:val="3"/>
        </w:rPr>
        <w:t> 组件下的所有组件都能通过上下文拿到当前路由信息对象，即其中的</w:t>
      </w:r>
      <w:r>
        <w:rPr>
          <w:rStyle w:val="26"/>
          <w:rFonts w:ascii="Helvetica" w:hAnsi="Helvetica" w:cs="Helvetica"/>
          <w:color w:val="858585"/>
          <w:spacing w:val="3"/>
        </w:rPr>
        <w:t>Switch</w:t>
      </w:r>
      <w:r>
        <w:rPr>
          <w:rFonts w:ascii="Helvetica" w:hAnsi="Helvetica" w:cs="Helvetica"/>
          <w:color w:val="858585"/>
          <w:spacing w:val="3"/>
        </w:rPr>
        <w:t> 、 </w:t>
      </w:r>
      <w:r>
        <w:rPr>
          <w:rStyle w:val="26"/>
          <w:rFonts w:ascii="Helvetica" w:hAnsi="Helvetica" w:cs="Helvetica"/>
          <w:color w:val="858585"/>
          <w:spacing w:val="3"/>
        </w:rPr>
        <w:t>Route</w:t>
      </w:r>
      <w:r>
        <w:rPr>
          <w:rFonts w:ascii="Helvetica" w:hAnsi="Helvetica" w:cs="Helvetica"/>
          <w:color w:val="858585"/>
          <w:spacing w:val="3"/>
        </w:rPr>
        <w:t> 、 </w:t>
      </w:r>
      <w:r>
        <w:rPr>
          <w:rStyle w:val="26"/>
          <w:rFonts w:ascii="Helvetica" w:hAnsi="Helvetica" w:cs="Helvetica"/>
          <w:color w:val="858585"/>
          <w:spacing w:val="3"/>
        </w:rPr>
        <w:t>Link</w:t>
      </w:r>
      <w:r>
        <w:rPr>
          <w:rFonts w:ascii="Helvetica" w:hAnsi="Helvetica" w:cs="Helvetica"/>
          <w:color w:val="858585"/>
          <w:spacing w:val="3"/>
        </w:rPr>
        <w:t> 、</w:t>
      </w:r>
      <w:r>
        <w:rPr>
          <w:rStyle w:val="26"/>
          <w:rFonts w:ascii="Helvetica" w:hAnsi="Helvetica" w:cs="Helvetica"/>
          <w:color w:val="858585"/>
          <w:spacing w:val="3"/>
        </w:rPr>
        <w:t>Redirect</w:t>
      </w:r>
      <w:r>
        <w:rPr>
          <w:rFonts w:ascii="Helvetica" w:hAnsi="Helvetica" w:cs="Helvetica"/>
          <w:color w:val="858585"/>
          <w:spacing w:val="3"/>
        </w:rPr>
        <w:t> 等组件都可以拿到当前路由信息对象，然后通过改变当前路由信息来实现动态切换 </w:t>
      </w:r>
      <w:r>
        <w:rPr>
          <w:rStyle w:val="26"/>
          <w:rFonts w:ascii="Helvetica" w:hAnsi="Helvetica" w:cs="Helvetica"/>
          <w:color w:val="858585"/>
          <w:spacing w:val="3"/>
        </w:rPr>
        <w:t>Route</w:t>
      </w:r>
      <w:r>
        <w:rPr>
          <w:rFonts w:ascii="Helvetica" w:hAnsi="Helvetica" w:cs="Helvetica"/>
          <w:color w:val="858585"/>
          <w:spacing w:val="3"/>
        </w:rPr>
        <w:t> 组件的渲染。</w:t>
      </w:r>
    </w:p>
    <w:p>
      <w:pPr>
        <w:widowControl/>
        <w:numPr>
          <w:ilvl w:val="0"/>
          <w:numId w:val="80"/>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分</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RouterContext：react-router使用context实现跨组件间数据传递，所以react-router定义了一个routerContext作为数据源，</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Router：BrowserRouter和HashRouter将当前路由注入到上下文中，同时路由信息包含location、match、history</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Route：路由规则，获取RouterContext的信息(location对象)，获取path和component属性，判断path和当前的location是否匹配，如果匹配，则渲染component，否则返回null，不渲染任何内容</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Switch：遍历所有子元素(Route)，判断Route的path和location是否匹配，如果匹配，则渲染，否则不渲染</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Redireact：未能配则重定向到指定页面</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Link/NavLink: Link组件本质就是a标签，它修改了a标签的默认行为，当点击Link时，会导航到对应的路由，导致locaiton对象的改变，出发组件的更新</w:t>
      </w:r>
    </w:p>
    <w:p>
      <w:pPr>
        <w:widowControl/>
        <w:numPr>
          <w:ilvl w:val="0"/>
          <w:numId w:val="8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withRouter：对传入的组件进行加强，功能就是获取routerContext上面的信息，然后作为props传给需要加强的组件</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怎么做路由守卫</w:t>
      </w:r>
    </w:p>
    <w:p>
      <w:pPr>
        <w:widowControl/>
        <w:numPr>
          <w:ilvl w:val="0"/>
          <w:numId w:val="82"/>
        </w:numPr>
        <w:shd w:val="clear" w:color="auto" w:fill="FFFFFF"/>
        <w:spacing w:before="100" w:beforeAutospacing="1" w:after="100" w:afterAutospacing="1"/>
        <w:jc w:val="left"/>
        <w:rPr>
          <w:rFonts w:ascii="Helvetica" w:hAnsi="Helvetica" w:cs="Helvetica"/>
          <w:color w:val="333333"/>
          <w:spacing w:val="3"/>
          <w:sz w:val="24"/>
          <w:szCs w:val="24"/>
        </w:rPr>
      </w:pPr>
      <w:r>
        <w:rPr>
          <w:rFonts w:ascii="Helvetica" w:hAnsi="Helvetica" w:cs="Helvetica"/>
          <w:color w:val="333333"/>
          <w:spacing w:val="3"/>
        </w:rPr>
        <w:t>路由里设置meta元字符实现路由拦截</w:t>
      </w:r>
    </w:p>
    <w:p>
      <w:pPr>
        <w:widowControl/>
        <w:numPr>
          <w:ilvl w:val="0"/>
          <w:numId w:val="8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 Router 4.0之前也像vue中一样有个钩子函数 </w:t>
      </w:r>
      <w:r>
        <w:rPr>
          <w:rStyle w:val="26"/>
          <w:rFonts w:ascii="Helvetica" w:hAnsi="Helvetica" w:cs="Helvetica"/>
          <w:color w:val="858585"/>
          <w:spacing w:val="3"/>
        </w:rPr>
        <w:t>onEnter</w:t>
      </w:r>
      <w:r>
        <w:rPr>
          <w:rFonts w:ascii="Helvetica" w:hAnsi="Helvetica" w:cs="Helvetica"/>
          <w:color w:val="858585"/>
          <w:spacing w:val="3"/>
        </w:rPr>
        <w:t> 可实现</w:t>
      </w:r>
    </w:p>
    <w:p>
      <w:pPr>
        <w:widowControl/>
        <w:numPr>
          <w:ilvl w:val="0"/>
          <w:numId w:val="83"/>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ReactRouter 4.0开始自己实现如下</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routerMap.js中</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Index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'./page/index'</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export</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default</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path:</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name: </w:t>
      </w:r>
      <w:r>
        <w:rPr>
          <w:rStyle w:val="48"/>
          <w:rFonts w:ascii="Consolas" w:hAnsi="Consolas"/>
          <w:color w:val="718C00"/>
          <w:spacing w:val="3"/>
          <w:sz w:val="20"/>
          <w:szCs w:val="20"/>
        </w:rPr>
        <w:t>'App'</w:t>
      </w:r>
      <w:r>
        <w:rPr>
          <w:rStyle w:val="28"/>
          <w:rFonts w:ascii="Consolas" w:hAnsi="Consolas"/>
          <w:color w:val="333333"/>
          <w:spacing w:val="3"/>
          <w:sz w:val="20"/>
          <w:szCs w:val="20"/>
        </w:rPr>
        <w:t xml:space="preserve">, component:Index, auth: </w:t>
      </w:r>
      <w:r>
        <w:rPr>
          <w:rStyle w:val="51"/>
          <w:rFonts w:ascii="Consolas" w:hAnsi="Consolas"/>
          <w:color w:val="F5871F"/>
          <w:spacing w:val="3"/>
          <w:sz w:val="20"/>
          <w:szCs w:val="20"/>
        </w:rPr>
        <w:t>true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//入口文件 app.js中</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BrowserRouter </w:t>
      </w:r>
      <w:r>
        <w:rPr>
          <w:rStyle w:val="45"/>
          <w:rFonts w:ascii="Consolas" w:hAnsi="Consolas"/>
          <w:color w:val="8959A8"/>
          <w:spacing w:val="3"/>
          <w:sz w:val="20"/>
          <w:szCs w:val="20"/>
        </w:rPr>
        <w:t>as</w:t>
      </w:r>
      <w:r>
        <w:rPr>
          <w:rStyle w:val="28"/>
          <w:rFonts w:ascii="Consolas" w:hAnsi="Consolas"/>
          <w:color w:val="333333"/>
          <w:spacing w:val="3"/>
          <w:sz w:val="20"/>
          <w:szCs w:val="20"/>
        </w:rPr>
        <w:t xml:space="preserve"> Router, Switch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"react-router-dom"</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FrontendAuth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"./FrontendAuth"</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routerMap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"./routerMap"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return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&lt;Switch&gt;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&lt;FrontendAuth routerConfig={routerMap}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&lt;/Switch&gt;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高阶组件FrontendAuth 处理路由跳转，即路由守卫功能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//FrontendAuth.js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import React, { Component } from "react";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import { Route, Redirect } from "react-router-dom";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class FrontendAuth extends Component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eslint-disable-next-line no-useless-constructor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constructor(props)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super(props);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 routerConfig, location } = this.props;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 pathname } = location;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isLogin = sessionStorage.getItem("username");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console.log(pathname, isLogin);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console.log(location);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如果该路由不用进行权限校验，登录状态下登陆页除外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因为登陆后，无法跳转到登陆页</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这部分代码，是为了在非登陆状态下，访问不需要权限校验的路由</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targetRouterConfig = routerConfig.find(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(item) =&gt; item.path === pathname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console.log(targetRouterConfig);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 (targetRouterConfig &amp;&amp; !targetRouterConfig.auth &amp;&amp; !isLogin)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const { component } = targetRouterConfig;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&lt;Route exact path={pathname} component={component}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 (isLogin)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如果是登陆状态，想要跳转到登陆，重定向到主页</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 (pathname === "/login")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&lt;Redirect to="/"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else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如果路由合法，就跳转到相应的路由</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 (targetRouterConfig)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&lt;Route path={pathname} component={targetRouterConfig.component}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else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如果路由不合法，重定向到 404 页面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&lt;Redirect to="/404"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else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非登陆状态下，当路由合法时且需要权限校验时，跳转到登陆页面，要求登陆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 (targetRouterConfig &amp;&amp; targetRouterConfig.auth)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&lt;Redirect to="/login"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else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非登陆状态下，路由不合法时，重定向至 404</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&lt;Redirect to="/404"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export default FrontendAuth;</w:t>
      </w:r>
    </w:p>
    <w:p>
      <w:pPr>
        <w:widowControl/>
        <w:numPr>
          <w:ilvl w:val="0"/>
          <w:numId w:val="84"/>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总结一下，实现路由守卫需要考虑到以下的问题：</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未登录情况下，访问不需要权限校验的合法页面：允许访问</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未登录情况下，访问需要权限校验的页面：禁止访问，跳转至登陆页</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未登录情况下，访问所有的非法页面：禁止访问，跳转至 404</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登陆情况下，访问登陆页面：禁止访问，跳转至主页</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登陆情况下，访问除登陆页以外的合法页面：允许访问</w:t>
      </w:r>
    </w:p>
    <w:p>
      <w:pPr>
        <w:widowControl/>
        <w:numPr>
          <w:ilvl w:val="0"/>
          <w:numId w:val="85"/>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登陆情况下，访问所有的非法页面：禁止访问，跳转至 404</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redux中sages和thunk中间件的区别，优缺点</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86"/>
        </w:numPr>
        <w:shd w:val="clear" w:color="auto" w:fill="FFFFFF"/>
        <w:spacing w:before="100" w:beforeAutospacing="1" w:after="100" w:afterAutospacing="1"/>
        <w:jc w:val="left"/>
        <w:rPr>
          <w:rFonts w:ascii="Helvetica" w:hAnsi="Helvetica" w:cs="Helvetica"/>
          <w:color w:val="333333"/>
          <w:spacing w:val="3"/>
          <w:sz w:val="24"/>
          <w:szCs w:val="24"/>
        </w:rPr>
      </w:pPr>
      <w:r>
        <w:rPr>
          <w:rFonts w:ascii="Helvetica" w:hAnsi="Helvetica" w:cs="Helvetica"/>
          <w:color w:val="333333"/>
          <w:spacing w:val="3"/>
        </w:rPr>
        <w:t>区别</w:t>
      </w:r>
    </w:p>
    <w:p>
      <w:pPr>
        <w:widowControl/>
        <w:numPr>
          <w:ilvl w:val="0"/>
          <w:numId w:val="87"/>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redux-thunk异步采取 async/await redux-saga采取generate函数</w:t>
      </w:r>
    </w:p>
    <w:p>
      <w:pPr>
        <w:widowControl/>
        <w:numPr>
          <w:ilvl w:val="0"/>
          <w:numId w:val="88"/>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优缺点</w:t>
      </w:r>
    </w:p>
    <w:p>
      <w:pPr>
        <w:widowControl/>
        <w:numPr>
          <w:ilvl w:val="0"/>
          <w:numId w:val="89"/>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redux-thunk</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优点： 库小，代码就几行 缺点：代码臃肿，reducer不再是纯粹函数，直接返回对象，违背了当初的设计原则；action的形式不统一，异步操作太为分散，分散在了各个action中</w:t>
      </w:r>
    </w:p>
    <w:p>
      <w:pPr>
        <w:widowControl/>
        <w:numPr>
          <w:ilvl w:val="0"/>
          <w:numId w:val="90"/>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redux-saga</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优点： 将异步与reducer区分开了，更加优雅，适合大量APi请求，而且每个请求之间存在复杂的以来关系 缺点：学习曲线比较陡，理解async await；而且库也比较大，即使发布的最小也有25kb,gzip压缩后也有7KB,React压缩后才45kb</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为什么说React是view（视图层）</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91"/>
        </w:numPr>
        <w:shd w:val="clear" w:color="auto" w:fill="FFFFFF"/>
        <w:spacing w:before="100" w:beforeAutospacing="1" w:after="100" w:afterAutospacing="1"/>
        <w:jc w:val="left"/>
        <w:rPr>
          <w:rFonts w:ascii="Helvetica" w:hAnsi="Helvetica" w:cs="Helvetica"/>
          <w:color w:val="858585"/>
          <w:spacing w:val="3"/>
          <w:sz w:val="24"/>
          <w:szCs w:val="24"/>
        </w:rPr>
      </w:pPr>
      <w:r>
        <w:rPr>
          <w:rFonts w:ascii="Helvetica" w:hAnsi="Helvetica" w:cs="Helvetica"/>
          <w:color w:val="858585"/>
          <w:spacing w:val="3"/>
        </w:rPr>
        <w:t>react, 是 Facebook 推出的一个用来构建用户界面的 JavaScript 库. React 主要用于构建 UI</w:t>
      </w:r>
    </w:p>
    <w:p>
      <w:pPr>
        <w:widowControl/>
        <w:numPr>
          <w:ilvl w:val="0"/>
          <w:numId w:val="9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React被认为是视图层的框架是因为它是基于组件的，一切都是组件，而组件就是渲染页面的基础。不论组件中包含的jsx，methods，state，props，都是属于组件内部的</w:t>
      </w:r>
    </w:p>
    <w:p>
      <w:pPr>
        <w:widowControl/>
        <w:numPr>
          <w:ilvl w:val="0"/>
          <w:numId w:val="91"/>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View（视图）是应用程序中处理数据显示的部分。视图层主要包括二个部分：1.视图层显示及交互逻辑；2.视图层的数据结构ViewObj， 包括React中的props和stats；</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怎么用useEffect模拟生命周期函数？</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"https://react.docschina.org/docs/hooks-effect.html" \t "_blank" </w:instrText>
      </w:r>
      <w:r>
        <w:fldChar w:fldCharType="separate"/>
      </w:r>
      <w:r>
        <w:rPr>
          <w:rStyle w:val="27"/>
          <w:rFonts w:ascii="Helvetica" w:hAnsi="Helvetica" w:cs="Helvetica"/>
          <w:color w:val="4183C4"/>
          <w:spacing w:val="3"/>
        </w:rPr>
        <w:t>useEffect</w:t>
      </w:r>
      <w:r>
        <w:rPr>
          <w:rStyle w:val="27"/>
          <w:rFonts w:ascii="Helvetica" w:hAnsi="Helvetica" w:cs="Helvetica"/>
          <w:color w:val="4183C4"/>
          <w:spacing w:val="3"/>
        </w:rPr>
        <w:fldChar w:fldCharType="end"/>
      </w:r>
    </w:p>
    <w:p>
      <w:pPr>
        <w:pStyle w:val="7"/>
        <w:shd w:val="clear" w:color="auto" w:fill="FFFFFF"/>
        <w:spacing w:before="306" w:beforeAutospacing="0" w:after="204" w:afterAutospacing="0"/>
        <w:rPr>
          <w:rFonts w:ascii="Helvetica" w:hAnsi="Helvetica" w:cs="Helvetica"/>
          <w:color w:val="777777"/>
          <w:spacing w:val="3"/>
          <w:sz w:val="24"/>
          <w:szCs w:val="24"/>
        </w:rPr>
      </w:pPr>
      <w:r>
        <w:rPr>
          <w:rFonts w:ascii="Helvetica" w:hAnsi="Helvetica" w:cs="Helvetica"/>
          <w:color w:val="777777"/>
          <w:spacing w:val="3"/>
          <w:sz w:val="24"/>
          <w:szCs w:val="24"/>
        </w:rPr>
        <w:t>Answer</w:t>
      </w:r>
    </w:p>
    <w:p>
      <w:pPr>
        <w:widowControl/>
        <w:numPr>
          <w:ilvl w:val="0"/>
          <w:numId w:val="92"/>
        </w:numPr>
        <w:shd w:val="clear" w:color="auto" w:fill="FFFFFF"/>
        <w:spacing w:before="100" w:beforeAutospacing="1" w:after="100" w:afterAutospacing="1"/>
        <w:jc w:val="left"/>
        <w:rPr>
          <w:rFonts w:ascii="Helvetica" w:hAnsi="Helvetica" w:cs="Helvetica"/>
          <w:color w:val="858585"/>
          <w:spacing w:val="3"/>
          <w:sz w:val="24"/>
          <w:szCs w:val="24"/>
        </w:rPr>
      </w:pPr>
      <w:r>
        <w:rPr>
          <w:rFonts w:hint="eastAsia" w:ascii="宋体" w:hAnsi="宋体" w:eastAsia="宋体" w:cs="宋体"/>
          <w:color w:val="858585"/>
          <w:spacing w:val="3"/>
        </w:rPr>
        <w:t>①</w:t>
      </w:r>
      <w:r>
        <w:rPr>
          <w:rFonts w:ascii="Helvetica" w:hAnsi="Helvetica" w:cs="Helvetica"/>
          <w:color w:val="858585"/>
          <w:spacing w:val="3"/>
        </w:rPr>
        <w:t>默认情况下，它在第一次渲染之后和每次更新之后都会执行，无需清除的effect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在函数式组件中 在 return之前</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Similar to componentDidMount and componentDidUpdate: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useEffect(()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Update the document title using the browser API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.title = </w:t>
      </w:r>
      <w:r>
        <w:rPr>
          <w:rStyle w:val="48"/>
          <w:rFonts w:ascii="Consolas" w:hAnsi="Consolas"/>
          <w:color w:val="718C00"/>
          <w:spacing w:val="3"/>
          <w:sz w:val="20"/>
          <w:szCs w:val="20"/>
        </w:rPr>
        <w:t xml:space="preserve">`You clicked </w:t>
      </w:r>
      <w:r>
        <w:rPr>
          <w:rStyle w:val="86"/>
          <w:rFonts w:ascii="Consolas" w:hAnsi="Consolas"/>
          <w:color w:val="718C00"/>
          <w:spacing w:val="3"/>
          <w:sz w:val="20"/>
          <w:szCs w:val="20"/>
        </w:rPr>
        <w:t>${count}</w:t>
      </w:r>
      <w:r>
        <w:rPr>
          <w:rStyle w:val="48"/>
          <w:rFonts w:ascii="Consolas" w:hAnsi="Consolas"/>
          <w:color w:val="718C00"/>
          <w:spacing w:val="3"/>
          <w:sz w:val="20"/>
          <w:szCs w:val="20"/>
        </w:rPr>
        <w:t xml:space="preserve"> times`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widowControl/>
        <w:numPr>
          <w:ilvl w:val="0"/>
          <w:numId w:val="93"/>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②</w:t>
      </w:r>
      <w:r>
        <w:rPr>
          <w:rFonts w:ascii="Helvetica" w:hAnsi="Helvetica" w:cs="Helvetica"/>
          <w:color w:val="858585"/>
          <w:spacing w:val="3"/>
        </w:rPr>
        <w:t>需要清除的effect：React 会在组件卸载的时候执行清除操作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useEffect(()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handleStatusChange</w:t>
      </w:r>
      <w:r>
        <w:rPr>
          <w:rStyle w:val="46"/>
          <w:rFonts w:ascii="Consolas" w:hAnsi="Consolas"/>
          <w:color w:val="4271AE"/>
          <w:spacing w:val="3"/>
          <w:sz w:val="20"/>
          <w:szCs w:val="20"/>
        </w:rPr>
        <w:t>(</w:t>
      </w:r>
      <w:r>
        <w:rPr>
          <w:rStyle w:val="47"/>
          <w:rFonts w:ascii="Consolas" w:hAnsi="Consolas"/>
          <w:color w:val="F5871F"/>
          <w:spacing w:val="3"/>
          <w:sz w:val="20"/>
          <w:szCs w:val="20"/>
        </w:rPr>
        <w:t>status</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setIsOnline(status.isOnline);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ChatAPI.subscribeToFriendStatus(props.friend.id, handleStatusChange);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Specify how to clean up after this effect: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cleanup</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ChatAPI.unsubscribeFromFriendStatus(props.friend.id, handleStatusChange);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widowControl/>
        <w:numPr>
          <w:ilvl w:val="0"/>
          <w:numId w:val="94"/>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③</w:t>
      </w:r>
      <w:r>
        <w:rPr>
          <w:rFonts w:ascii="Helvetica" w:hAnsi="Helvetica" w:cs="Helvetica"/>
          <w:color w:val="858585"/>
          <w:spacing w:val="3"/>
        </w:rPr>
        <w:t>使用多个effect实现关注点的分离</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把类组件中的分散在多个生命周期中的同一件事件的处理，合并到同一个effect中处理</w:t>
      </w:r>
    </w:p>
    <w:p>
      <w:pPr>
        <w:widowControl/>
        <w:numPr>
          <w:ilvl w:val="0"/>
          <w:numId w:val="95"/>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④</w:t>
      </w:r>
      <w:r>
        <w:rPr>
          <w:rFonts w:ascii="Helvetica" w:hAnsi="Helvetica" w:cs="Helvetica"/>
          <w:color w:val="858585"/>
          <w:spacing w:val="3"/>
        </w:rPr>
        <w:t>通过跳过effect进行性能优化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useEffect(()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.title = </w:t>
      </w:r>
      <w:r>
        <w:rPr>
          <w:rStyle w:val="48"/>
          <w:rFonts w:ascii="Consolas" w:hAnsi="Consolas"/>
          <w:color w:val="718C00"/>
          <w:spacing w:val="3"/>
          <w:sz w:val="20"/>
          <w:szCs w:val="20"/>
        </w:rPr>
        <w:t xml:space="preserve">`You clicked </w:t>
      </w:r>
      <w:r>
        <w:rPr>
          <w:rStyle w:val="86"/>
          <w:rFonts w:ascii="Consolas" w:hAnsi="Consolas"/>
          <w:color w:val="718C00"/>
          <w:spacing w:val="3"/>
          <w:sz w:val="20"/>
          <w:szCs w:val="20"/>
        </w:rPr>
        <w:t>${count}</w:t>
      </w:r>
      <w:r>
        <w:rPr>
          <w:rStyle w:val="48"/>
          <w:rFonts w:ascii="Consolas" w:hAnsi="Consolas"/>
          <w:color w:val="718C00"/>
          <w:spacing w:val="3"/>
          <w:sz w:val="20"/>
          <w:szCs w:val="20"/>
        </w:rPr>
        <w:t xml:space="preserve"> times`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[count]); </w:t>
      </w:r>
      <w:r>
        <w:rPr>
          <w:rStyle w:val="44"/>
          <w:rFonts w:ascii="Consolas" w:hAnsi="Consolas"/>
          <w:color w:val="8E908C"/>
          <w:spacing w:val="3"/>
          <w:sz w:val="20"/>
          <w:szCs w:val="20"/>
        </w:rPr>
        <w:t>// 仅在 count 更改时更新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useCallback是干什么的？使用useCallback有什么好处？</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"https://zh-hans.reactjs.org/docs/hooks-reference.html" \l "usecallback" \t "_blank" </w:instrText>
      </w:r>
      <w:r>
        <w:fldChar w:fldCharType="separate"/>
      </w:r>
      <w:r>
        <w:rPr>
          <w:rStyle w:val="27"/>
          <w:rFonts w:ascii="Helvetica" w:hAnsi="Helvetica" w:cs="Helvetica"/>
          <w:color w:val="4183C4"/>
          <w:spacing w:val="3"/>
        </w:rPr>
        <w:t>useCallback</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把内联回调函数及依赖项数组作为参数传入 useCallback，它将返回该回调函数的 memoized(缓存)版本，该回调函数仅在某个依赖项改变时才会更新 </w:t>
      </w:r>
      <w:r>
        <w:rPr>
          <w:rStyle w:val="26"/>
          <w:rFonts w:ascii="Helvetica" w:hAnsi="Helvetica" w:cs="Helvetica"/>
          <w:b/>
          <w:bCs/>
          <w:color w:val="858585"/>
          <w:spacing w:val="3"/>
        </w:rPr>
        <w:t>好处</w:t>
      </w:r>
      <w:r>
        <w:rPr>
          <w:rFonts w:ascii="Helvetica" w:hAnsi="Helvetica" w:cs="Helvetica"/>
          <w:color w:val="858585"/>
          <w:spacing w:val="3"/>
        </w:rPr>
        <w:t> 当你把回调函数传递给经过优化的并使用引用相等性去避免非必要渲染（例如 shouldComponentUpdate）的子组件时，它将非常有用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能简单说一下redux-sage的使用流程吗？</w:t>
      </w:r>
    </w:p>
    <w:p>
      <w:pPr>
        <w:pStyle w:val="21"/>
        <w:shd w:val="clear" w:color="auto" w:fill="FFFFFF"/>
        <w:spacing w:before="0" w:beforeAutospacing="0" w:after="204" w:afterAutospacing="0"/>
        <w:rPr>
          <w:rFonts w:ascii="Helvetica" w:hAnsi="Helvetica" w:cs="Helvetica"/>
          <w:color w:val="333333"/>
          <w:spacing w:val="3"/>
        </w:rPr>
      </w:pPr>
      <w:r>
        <w:fldChar w:fldCharType="begin"/>
      </w:r>
      <w:r>
        <w:instrText xml:space="preserve"> HYPERLINK "https://redux-saga.js.org/" \t "_blank" </w:instrText>
      </w:r>
      <w:r>
        <w:fldChar w:fldCharType="separate"/>
      </w:r>
      <w:r>
        <w:rPr>
          <w:rStyle w:val="27"/>
          <w:rFonts w:ascii="Helvetica" w:hAnsi="Helvetica" w:cs="Helvetica"/>
          <w:color w:val="4183C4"/>
          <w:spacing w:val="3"/>
        </w:rPr>
        <w:t>redux-saga</w:t>
      </w:r>
      <w:r>
        <w:rPr>
          <w:rStyle w:val="27"/>
          <w:rFonts w:ascii="Helvetica" w:hAnsi="Helvetica" w:cs="Helvetica"/>
          <w:color w:val="4183C4"/>
          <w:spacing w:val="3"/>
        </w:rPr>
        <w:fldChar w:fldCharType="end"/>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redux-saga 是一个用于管理 Redux 应用异步操作的中间件（又称异步 action）。 redux-saga 通过创建 Sagas 将所有的异步操作逻辑收集在一个地方集中处理，可以用来代替 redux-thunk 中间件。</w:t>
      </w:r>
    </w:p>
    <w:p>
      <w:pPr>
        <w:widowControl/>
        <w:numPr>
          <w:ilvl w:val="0"/>
          <w:numId w:val="9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Reducers 负责处理 action 的 state 更新</w:t>
      </w:r>
    </w:p>
    <w:p>
      <w:pPr>
        <w:widowControl/>
        <w:numPr>
          <w:ilvl w:val="0"/>
          <w:numId w:val="96"/>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Sagas 负责协调那些复杂或异步的操作</w:t>
      </w:r>
    </w:p>
    <w:p>
      <w:pPr>
        <w:widowControl/>
        <w:numPr>
          <w:ilvl w:val="0"/>
          <w:numId w:val="97"/>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①</w:t>
      </w:r>
      <w:r>
        <w:rPr>
          <w:rFonts w:ascii="Helvetica" w:hAnsi="Helvetica" w:cs="Helvetica"/>
          <w:color w:val="333333"/>
          <w:spacing w:val="3"/>
        </w:rPr>
        <w:t>connet to the store：本质是管理 Redux 应用异步操作的中间件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createStore, applyMiddleware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'redux'</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createSagaMiddleware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'redux-saga'</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reducer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'./reducers'</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mySaga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'./sagas'</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Create the saga middleware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sagaMiddleware = createSagaMiddleware()</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Mount it on the Store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store = createStore(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reducer,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applyMiddleware(sagaMiddleware)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Then run the saga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sagaMiddleware.run(mySaga)</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Render the application</w:t>
      </w:r>
    </w:p>
    <w:p>
      <w:pPr>
        <w:widowControl/>
        <w:numPr>
          <w:ilvl w:val="0"/>
          <w:numId w:val="98"/>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②</w:t>
      </w:r>
      <w:r>
        <w:rPr>
          <w:rFonts w:ascii="Helvetica" w:hAnsi="Helvetica" w:cs="Helvetica"/>
          <w:color w:val="333333"/>
          <w:spacing w:val="3"/>
        </w:rPr>
        <w:t>initiate a side effect：初始化副作用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 call, put, takeEvery, takeLatest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'redux-saga/effects'</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Api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Worker saga will be fired on USER_FETCH_REQUESTED actions</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fetchUser</w:t>
      </w:r>
      <w:r>
        <w:rPr>
          <w:rStyle w:val="46"/>
          <w:rFonts w:ascii="Consolas" w:hAnsi="Consolas"/>
          <w:color w:val="4271AE"/>
          <w:spacing w:val="3"/>
          <w:sz w:val="20"/>
          <w:szCs w:val="20"/>
        </w:rPr>
        <w:t>(</w:t>
      </w:r>
      <w:r>
        <w:rPr>
          <w:rStyle w:val="47"/>
          <w:rFonts w:ascii="Consolas" w:hAnsi="Consolas"/>
          <w:color w:val="F5871F"/>
          <w:spacing w:val="3"/>
          <w:sz w:val="20"/>
          <w:szCs w:val="20"/>
        </w:rPr>
        <w:t>action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try</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user =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call(Api.fetchUser, action.payload.userId);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put({type: </w:t>
      </w:r>
      <w:r>
        <w:rPr>
          <w:rStyle w:val="48"/>
          <w:rFonts w:ascii="Consolas" w:hAnsi="Consolas"/>
          <w:color w:val="718C00"/>
          <w:spacing w:val="3"/>
          <w:sz w:val="20"/>
          <w:szCs w:val="20"/>
        </w:rPr>
        <w:t>"USER_FETCH_SUCCEEDED"</w:t>
      </w:r>
      <w:r>
        <w:rPr>
          <w:rStyle w:val="28"/>
          <w:rFonts w:ascii="Consolas" w:hAnsi="Consolas"/>
          <w:color w:val="333333"/>
          <w:spacing w:val="3"/>
          <w:sz w:val="20"/>
          <w:szCs w:val="20"/>
        </w:rPr>
        <w:t>, user: user});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catch</w:t>
      </w:r>
      <w:r>
        <w:rPr>
          <w:rStyle w:val="28"/>
          <w:rFonts w:ascii="Consolas" w:hAnsi="Consolas"/>
          <w:color w:val="333333"/>
          <w:spacing w:val="3"/>
          <w:sz w:val="20"/>
          <w:szCs w:val="20"/>
        </w:rPr>
        <w:t xml:space="preserve"> (e)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put({type: </w:t>
      </w:r>
      <w:r>
        <w:rPr>
          <w:rStyle w:val="48"/>
          <w:rFonts w:ascii="Consolas" w:hAnsi="Consolas"/>
          <w:color w:val="718C00"/>
          <w:spacing w:val="3"/>
          <w:sz w:val="20"/>
          <w:szCs w:val="20"/>
        </w:rPr>
        <w:t>"USER_FETCH_FAILED"</w:t>
      </w:r>
      <w:r>
        <w:rPr>
          <w:rStyle w:val="28"/>
          <w:rFonts w:ascii="Consolas" w:hAnsi="Consolas"/>
          <w:color w:val="333333"/>
          <w:spacing w:val="3"/>
          <w:sz w:val="20"/>
          <w:szCs w:val="20"/>
        </w:rPr>
        <w:t>, message: e.message});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Starts fetchUser on each dispatched USER_FETCH_REQUESTED action</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Allows concurrent fetches of user</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mySaga</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takeEvery(</w:t>
      </w:r>
      <w:r>
        <w:rPr>
          <w:rStyle w:val="48"/>
          <w:rFonts w:ascii="Consolas" w:hAnsi="Consolas"/>
          <w:color w:val="718C00"/>
          <w:spacing w:val="3"/>
          <w:sz w:val="20"/>
          <w:szCs w:val="20"/>
        </w:rPr>
        <w:t>"USER_FETCH_REQUESTED"</w:t>
      </w:r>
      <w:r>
        <w:rPr>
          <w:rStyle w:val="28"/>
          <w:rFonts w:ascii="Consolas" w:hAnsi="Consolas"/>
          <w:color w:val="333333"/>
          <w:spacing w:val="3"/>
          <w:sz w:val="20"/>
          <w:szCs w:val="20"/>
        </w:rPr>
        <w:t>, fetchUser);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widowControl/>
        <w:numPr>
          <w:ilvl w:val="0"/>
          <w:numId w:val="99"/>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③</w:t>
      </w:r>
      <w:r>
        <w:rPr>
          <w:rFonts w:ascii="Helvetica" w:hAnsi="Helvetica" w:cs="Helvetica"/>
          <w:color w:val="333333"/>
          <w:spacing w:val="3"/>
        </w:rPr>
        <w:t>dispath an action：组件中使用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UserComponent</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onSomeButtonClicked()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 userId, dispatch } = </w:t>
      </w:r>
      <w:r>
        <w:rPr>
          <w:rStyle w:val="45"/>
          <w:rFonts w:ascii="Consolas" w:hAnsi="Consolas"/>
          <w:color w:val="8959A8"/>
          <w:spacing w:val="3"/>
          <w:sz w:val="20"/>
          <w:szCs w:val="20"/>
        </w:rPr>
        <w:t>this</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dispatch({type: </w:t>
      </w:r>
      <w:r>
        <w:rPr>
          <w:rStyle w:val="48"/>
          <w:rFonts w:ascii="Consolas" w:hAnsi="Consolas"/>
          <w:color w:val="718C00"/>
          <w:spacing w:val="3"/>
          <w:sz w:val="20"/>
          <w:szCs w:val="20"/>
        </w:rPr>
        <w:t>'USER_FETCH_REQUESTED'</w:t>
      </w:r>
      <w:r>
        <w:rPr>
          <w:rStyle w:val="28"/>
          <w:rFonts w:ascii="Consolas" w:hAnsi="Consolas"/>
          <w:color w:val="333333"/>
          <w:spacing w:val="3"/>
          <w:sz w:val="20"/>
          <w:szCs w:val="20"/>
        </w:rPr>
        <w:t>, payload: {userId}})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widowControl/>
        <w:numPr>
          <w:ilvl w:val="0"/>
          <w:numId w:val="100"/>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④</w:t>
      </w:r>
      <w:r>
        <w:rPr>
          <w:rFonts w:ascii="Helvetica" w:hAnsi="Helvetica" w:cs="Helvetica"/>
          <w:color w:val="333333"/>
          <w:spacing w:val="3"/>
        </w:rPr>
        <w:t>more：takeEvery、takeLatest、take、put、call、fork、select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React复用组件的状态和增强功能的方法</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101"/>
        </w:numPr>
        <w:shd w:val="clear" w:color="auto" w:fill="FFFFFF"/>
        <w:spacing w:before="100" w:beforeAutospacing="1" w:after="100" w:afterAutospacing="1"/>
        <w:jc w:val="left"/>
        <w:rPr>
          <w:rFonts w:ascii="Helvetica" w:hAnsi="Helvetica" w:cs="Helvetica"/>
          <w:color w:val="333333"/>
          <w:spacing w:val="3"/>
          <w:sz w:val="24"/>
          <w:szCs w:val="24"/>
        </w:rPr>
      </w:pPr>
      <w:r>
        <w:rPr>
          <w:rFonts w:hint="eastAsia" w:ascii="宋体" w:hAnsi="宋体" w:eastAsia="宋体" w:cs="宋体"/>
          <w:color w:val="333333"/>
          <w:spacing w:val="3"/>
        </w:rPr>
        <w:t>①</w:t>
      </w:r>
      <w:r>
        <w:rPr>
          <w:rFonts w:ascii="Helvetica" w:hAnsi="Helvetica" w:cs="Helvetica"/>
          <w:color w:val="333333"/>
          <w:spacing w:val="3"/>
        </w:rPr>
        <w:t>render props模式</w:t>
      </w:r>
    </w:p>
    <w:p>
      <w:pPr>
        <w:widowControl/>
        <w:numPr>
          <w:ilvl w:val="0"/>
          <w:numId w:val="10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创建Mouse组件，在组件中提供复用的状态逻辑代码</w:t>
      </w:r>
    </w:p>
    <w:p>
      <w:pPr>
        <w:widowControl/>
        <w:numPr>
          <w:ilvl w:val="0"/>
          <w:numId w:val="10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将要复用的状态作为 props.render(state) 方法的参数，暴露到组件外部</w:t>
      </w:r>
    </w:p>
    <w:p>
      <w:pPr>
        <w:widowControl/>
        <w:numPr>
          <w:ilvl w:val="0"/>
          <w:numId w:val="102"/>
        </w:numPr>
        <w:shd w:val="clear" w:color="auto" w:fill="FFFFFF"/>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使用 props.render() 的返回值作为要渲染的内容</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子组件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Mouse</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mouse本组件的数据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x:</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y:</w:t>
      </w:r>
      <w:r>
        <w:rPr>
          <w:rStyle w:val="43"/>
          <w:rFonts w:ascii="Consolas" w:hAnsi="Consolas"/>
          <w:color w:val="F5871F"/>
          <w:spacing w:val="3"/>
          <w:sz w:val="20"/>
          <w:szCs w:val="20"/>
        </w:rPr>
        <w:t>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mouse本组件的方法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handleMouse=(e)=&gt;{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.setState({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x:e.clientX,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y:e.clientY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componentDidMount(){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.addEventListener(</w:t>
      </w:r>
      <w:r>
        <w:rPr>
          <w:rStyle w:val="48"/>
          <w:rFonts w:ascii="Consolas" w:hAnsi="Consolas"/>
          <w:color w:val="718C00"/>
          <w:spacing w:val="3"/>
          <w:sz w:val="20"/>
          <w:szCs w:val="20"/>
        </w:rPr>
        <w:t>'mousemove'</w:t>
      </w:r>
      <w:r>
        <w:rPr>
          <w:rStyle w:val="28"/>
          <w:rFonts w:ascii="Consolas" w:hAnsi="Consolas"/>
          <w:color w:val="333333"/>
          <w:spacing w:val="3"/>
          <w:sz w:val="20"/>
          <w:szCs w:val="20"/>
        </w:rPr>
        <w:t>,</w:t>
      </w:r>
      <w:r>
        <w:rPr>
          <w:rStyle w:val="45"/>
          <w:rFonts w:ascii="Consolas" w:hAnsi="Consolas"/>
          <w:color w:val="8959A8"/>
          <w:spacing w:val="3"/>
          <w:sz w:val="20"/>
          <w:szCs w:val="20"/>
        </w:rPr>
        <w:t>this</w:t>
      </w:r>
      <w:r>
        <w:rPr>
          <w:rStyle w:val="28"/>
          <w:rFonts w:ascii="Consolas" w:hAnsi="Consolas"/>
          <w:color w:val="333333"/>
          <w:spacing w:val="3"/>
          <w:sz w:val="20"/>
          <w:szCs w:val="20"/>
        </w:rPr>
        <w:t>.handleMouse)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在这里用props接收从父传过来的render函数，再把state数据作为实参传递出去</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其实渲染的就是从父传过来的UI结构，只是公用了Mouse组件的数据和方法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.props.render(</w:t>
      </w:r>
      <w:r>
        <w:rPr>
          <w:rStyle w:val="45"/>
          <w:rFonts w:ascii="Consolas" w:hAnsi="Consolas"/>
          <w:color w:val="8959A8"/>
          <w:spacing w:val="3"/>
          <w:sz w:val="20"/>
          <w:szCs w:val="20"/>
        </w:rPr>
        <w:t>this</w:t>
      </w:r>
      <w:r>
        <w:rPr>
          <w:rStyle w:val="28"/>
          <w:rFonts w:ascii="Consolas" w:hAnsi="Consolas"/>
          <w:color w:val="333333"/>
          <w:spacing w:val="3"/>
          <w:sz w:val="20"/>
          <w:szCs w:val="20"/>
        </w:rPr>
        <w:t>.state)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父组件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App</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r>
        <w:rPr>
          <w:rStyle w:val="82"/>
          <w:rFonts w:ascii="Consolas" w:hAnsi="Consolas"/>
          <w:color w:val="333333"/>
          <w:spacing w:val="3"/>
          <w:sz w:val="20"/>
          <w:szCs w:val="20"/>
        </w:rPr>
        <w:t>app组件:{this.props.name}</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 在使用mouse组件时，给mouse传递一个值（父传子），</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只不过这里的props是函数，这个函数将要用形参接受从mouse组件传递过来的实参（state数据） */}</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Mouse</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render</w:t>
      </w:r>
      <w:r>
        <w:rPr>
          <w:rStyle w:val="56"/>
          <w:rFonts w:ascii="Consolas" w:hAnsi="Consolas"/>
          <w:color w:val="C82829"/>
          <w:spacing w:val="3"/>
          <w:sz w:val="20"/>
          <w:szCs w:val="20"/>
        </w:rPr>
        <w:t>=</w:t>
      </w:r>
      <w:r>
        <w:rPr>
          <w:rStyle w:val="48"/>
          <w:rFonts w:ascii="Consolas" w:hAnsi="Consolas"/>
          <w:color w:val="718C00"/>
          <w:spacing w:val="3"/>
          <w:sz w:val="20"/>
          <w:szCs w:val="20"/>
        </w:rPr>
        <w:t>{(mouse)=</w:t>
      </w:r>
      <w:r>
        <w:rPr>
          <w:rStyle w:val="56"/>
          <w:rFonts w:ascii="Consolas" w:hAnsi="Consolas"/>
          <w:color w:val="C82829"/>
          <w:spacing w:val="3"/>
          <w:sz w:val="20"/>
          <w:szCs w:val="20"/>
        </w:rPr>
        <w:t>&gt;</w:t>
      </w:r>
      <w:r>
        <w:rPr>
          <w:rStyle w:val="82"/>
          <w:rFonts w:ascii="Consolas" w:hAnsi="Consolas"/>
          <w:color w:val="333333"/>
          <w:spacing w:val="3"/>
          <w:sz w:val="20"/>
          <w:szCs w:val="20"/>
        </w:rPr>
        <w: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return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h5</w:t>
      </w:r>
      <w:r>
        <w:rPr>
          <w:rStyle w:val="56"/>
          <w:rFonts w:ascii="Consolas" w:hAnsi="Consolas"/>
          <w:color w:val="C82829"/>
          <w:spacing w:val="3"/>
          <w:sz w:val="20"/>
          <w:szCs w:val="20"/>
        </w:rPr>
        <w:t>&gt;</w:t>
      </w:r>
      <w:r>
        <w:rPr>
          <w:rStyle w:val="82"/>
          <w:rFonts w:ascii="Consolas" w:hAnsi="Consolas"/>
          <w:color w:val="333333"/>
          <w:spacing w:val="3"/>
          <w:sz w:val="20"/>
          <w:szCs w:val="20"/>
        </w:rPr>
        <w:t>我用的是Mouse的state和方法：X坐标{mouse.x}-Y坐标{mouse.y}</w:t>
      </w:r>
      <w:r>
        <w:rPr>
          <w:rStyle w:val="56"/>
          <w:rFonts w:ascii="Consolas" w:hAnsi="Consolas"/>
          <w:color w:val="C82829"/>
          <w:spacing w:val="3"/>
          <w:sz w:val="20"/>
          <w:szCs w:val="20"/>
        </w:rPr>
        <w:t>&lt;/</w:t>
      </w:r>
      <w:r>
        <w:rPr>
          <w:rStyle w:val="57"/>
          <w:rFonts w:ascii="Consolas" w:hAnsi="Consolas"/>
          <w:color w:val="C82829"/>
          <w:spacing w:val="3"/>
          <w:sz w:val="20"/>
          <w:szCs w:val="20"/>
        </w:rPr>
        <w:t>h5</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r>
        <w:rPr>
          <w:rStyle w:val="82"/>
          <w:rFonts w:ascii="Consolas" w:hAnsi="Consolas"/>
          <w:color w:val="333333"/>
          <w:spacing w:val="3"/>
          <w:sz w:val="20"/>
          <w:szCs w:val="20"/>
        </w:rPr>
        <w: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 /&gt;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r>
        <w:rPr>
          <w:rStyle w:val="82"/>
          <w:rFonts w:ascii="Consolas" w:hAnsi="Consolas"/>
          <w:color w:val="333333"/>
          <w:spacing w:val="3"/>
          <w:sz w:val="20"/>
          <w:szCs w:val="20"/>
        </w:rPr>
        <w: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w:t>
      </w:r>
    </w:p>
    <w:p>
      <w:pPr>
        <w:widowControl/>
        <w:numPr>
          <w:ilvl w:val="0"/>
          <w:numId w:val="103"/>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②</w:t>
      </w:r>
      <w:r>
        <w:rPr>
          <w:rFonts w:ascii="Helvetica" w:hAnsi="Helvetica" w:cs="Helvetica"/>
          <w:color w:val="333333"/>
          <w:spacing w:val="3"/>
        </w:rPr>
        <w:t>高阶组件 HOC</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EnhancedComponent = withHOC(WrappedComponent)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高阶组件内部创建的类组件：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Mouse</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WrappedComponent</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...this.state</w:t>
      </w:r>
      <w:r>
        <w:rPr>
          <w:rStyle w:val="56"/>
          <w:rFonts w:ascii="Consolas" w:hAnsi="Consolas"/>
          <w:color w:val="C82829"/>
          <w:spacing w:val="3"/>
          <w:sz w:val="20"/>
          <w:szCs w:val="20"/>
        </w:rPr>
        <w:t>} /&gt;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w:t>
      </w:r>
    </w:p>
    <w:p>
      <w:pPr>
        <w:widowControl/>
        <w:numPr>
          <w:ilvl w:val="0"/>
          <w:numId w:val="104"/>
        </w:numPr>
        <w:shd w:val="clear" w:color="auto" w:fill="FFFFFF"/>
        <w:spacing w:before="100" w:beforeAutospacing="1" w:after="100" w:afterAutospacing="1"/>
        <w:jc w:val="left"/>
        <w:rPr>
          <w:rFonts w:ascii="Helvetica" w:hAnsi="Helvetica" w:cs="Helvetica"/>
          <w:color w:val="333333"/>
          <w:spacing w:val="3"/>
        </w:rPr>
      </w:pPr>
      <w:r>
        <w:rPr>
          <w:rFonts w:hint="eastAsia" w:ascii="宋体" w:hAnsi="宋体" w:eastAsia="宋体" w:cs="宋体"/>
          <w:color w:val="333333"/>
          <w:spacing w:val="3"/>
        </w:rPr>
        <w:t>③</w:t>
      </w:r>
      <w:r>
        <w:rPr>
          <w:rFonts w:ascii="Helvetica" w:hAnsi="Helvetica" w:cs="Helvetica"/>
          <w:color w:val="333333"/>
          <w:spacing w:val="3"/>
        </w:rPr>
        <w:t>hooks：自定义hook</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自定义hook</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useFriendStatus</w:t>
      </w:r>
      <w:r>
        <w:rPr>
          <w:rStyle w:val="46"/>
          <w:rFonts w:ascii="Consolas" w:hAnsi="Consolas"/>
          <w:color w:val="4271AE"/>
          <w:spacing w:val="3"/>
          <w:sz w:val="20"/>
          <w:szCs w:val="20"/>
        </w:rPr>
        <w:t>(</w:t>
      </w:r>
      <w:r>
        <w:rPr>
          <w:rStyle w:val="47"/>
          <w:rFonts w:ascii="Consolas" w:hAnsi="Consolas"/>
          <w:color w:val="F5871F"/>
          <w:spacing w:val="3"/>
          <w:sz w:val="20"/>
          <w:szCs w:val="20"/>
        </w:rPr>
        <w:t>friendID</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[isOnline, setIsOnline] = useState(</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isOnline;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使用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FriendStatus</w:t>
      </w:r>
      <w:r>
        <w:rPr>
          <w:rStyle w:val="46"/>
          <w:rFonts w:ascii="Consolas" w:hAnsi="Consolas"/>
          <w:color w:val="4271AE"/>
          <w:spacing w:val="3"/>
          <w:sz w:val="20"/>
          <w:szCs w:val="20"/>
        </w:rPr>
        <w:t>(</w:t>
      </w:r>
      <w:r>
        <w:rPr>
          <w:rStyle w:val="47"/>
          <w:rFonts w:ascii="Consolas" w:hAnsi="Consolas"/>
          <w:color w:val="F5871F"/>
          <w:spacing w:val="3"/>
          <w:sz w:val="20"/>
          <w:szCs w:val="20"/>
        </w:rPr>
        <w:t>props</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isOnline = useFriendStatus(props.friend.id);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(isOnline === </w:t>
      </w:r>
      <w:r>
        <w:rPr>
          <w:rStyle w:val="51"/>
          <w:rFonts w:ascii="Consolas" w:hAnsi="Consolas"/>
          <w:color w:val="F5871F"/>
          <w:spacing w:val="3"/>
          <w:sz w:val="20"/>
          <w:szCs w:val="20"/>
        </w:rPr>
        <w:t>null</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'Loading...'</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isOnline ? </w:t>
      </w:r>
      <w:r>
        <w:rPr>
          <w:rStyle w:val="48"/>
          <w:rFonts w:ascii="Consolas" w:hAnsi="Consolas"/>
          <w:color w:val="718C00"/>
          <w:spacing w:val="3"/>
          <w:sz w:val="20"/>
          <w:szCs w:val="20"/>
        </w:rPr>
        <w:t>'Online'</w:t>
      </w:r>
      <w:r>
        <w:rPr>
          <w:rStyle w:val="28"/>
          <w:rFonts w:ascii="Consolas" w:hAnsi="Consolas"/>
          <w:color w:val="333333"/>
          <w:spacing w:val="3"/>
          <w:sz w:val="20"/>
          <w:szCs w:val="20"/>
        </w:rPr>
        <w:t xml:space="preserve"> : </w:t>
      </w:r>
      <w:r>
        <w:rPr>
          <w:rStyle w:val="48"/>
          <w:rFonts w:ascii="Consolas" w:hAnsi="Consolas"/>
          <w:color w:val="718C00"/>
          <w:spacing w:val="3"/>
          <w:sz w:val="20"/>
          <w:szCs w:val="20"/>
        </w:rPr>
        <w:t>'Offline'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redux 和 mobx 的区别</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widowControl/>
        <w:numPr>
          <w:ilvl w:val="0"/>
          <w:numId w:val="105"/>
        </w:numPr>
        <w:shd w:val="clear" w:color="auto" w:fill="FFFFFF"/>
        <w:spacing w:before="100" w:beforeAutospacing="1" w:after="100" w:afterAutospacing="1"/>
        <w:jc w:val="left"/>
        <w:rPr>
          <w:rFonts w:ascii="Helvetica" w:hAnsi="Helvetica" w:cs="Helvetica"/>
          <w:color w:val="858585"/>
          <w:spacing w:val="3"/>
          <w:sz w:val="24"/>
          <w:szCs w:val="24"/>
        </w:rPr>
      </w:pPr>
      <w:r>
        <w:rPr>
          <w:rFonts w:hint="eastAsia" w:ascii="宋体" w:hAnsi="宋体" w:eastAsia="宋体" w:cs="宋体"/>
          <w:color w:val="858585"/>
          <w:spacing w:val="3"/>
        </w:rPr>
        <w:t>①</w:t>
      </w:r>
      <w:r>
        <w:rPr>
          <w:rFonts w:ascii="Helvetica" w:hAnsi="Helvetica" w:cs="Helvetica"/>
          <w:color w:val="858585"/>
          <w:spacing w:val="3"/>
        </w:rPr>
        <w:t>Redux的编程范式是函数式的而Mobx是面向对象的</w:t>
      </w:r>
    </w:p>
    <w:p>
      <w:pPr>
        <w:widowControl/>
        <w:numPr>
          <w:ilvl w:val="0"/>
          <w:numId w:val="105"/>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②</w:t>
      </w:r>
      <w:r>
        <w:rPr>
          <w:rFonts w:ascii="Helvetica" w:hAnsi="Helvetica" w:cs="Helvetica"/>
          <w:color w:val="858585"/>
          <w:spacing w:val="3"/>
        </w:rPr>
        <w:t>因此数据上来说Redux理想的是immutable的，每次都返回一个新的数据，而Mobx从始至终都是一份引用。因此Redux是支持数据回溯的</w:t>
      </w:r>
    </w:p>
    <w:p>
      <w:pPr>
        <w:widowControl/>
        <w:numPr>
          <w:ilvl w:val="0"/>
          <w:numId w:val="105"/>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③</w:t>
      </w:r>
      <w:r>
        <w:rPr>
          <w:rFonts w:ascii="Helvetica" w:hAnsi="Helvetica" w:cs="Helvetica"/>
          <w:color w:val="858585"/>
          <w:spacing w:val="3"/>
        </w:rPr>
        <w:t>然而和Redux相比，使用Mobx的组件可以做到精确更新，这一点得益于Mobx的observable；对应的，Redux是用dispatch进行广播，通过Provider和connect来比对前后差别控制更新粒度，有时需要自己写SCU；Mobx更加精细一点</w:t>
      </w:r>
    </w:p>
    <w:p>
      <w:pPr>
        <w:widowControl/>
        <w:numPr>
          <w:ilvl w:val="0"/>
          <w:numId w:val="105"/>
        </w:numPr>
        <w:shd w:val="clear" w:color="auto" w:fill="FFFFFF"/>
        <w:spacing w:before="100" w:beforeAutospacing="1" w:after="100" w:afterAutospacing="1"/>
        <w:jc w:val="left"/>
        <w:rPr>
          <w:rFonts w:ascii="Helvetica" w:hAnsi="Helvetica" w:cs="Helvetica"/>
          <w:color w:val="858585"/>
          <w:spacing w:val="3"/>
        </w:rPr>
      </w:pPr>
      <w:r>
        <w:rPr>
          <w:rFonts w:hint="eastAsia" w:ascii="宋体" w:hAnsi="宋体" w:eastAsia="宋体" w:cs="宋体"/>
          <w:color w:val="858585"/>
          <w:spacing w:val="3"/>
        </w:rPr>
        <w:t>④</w:t>
      </w:r>
      <w:r>
        <w:rPr>
          <w:rFonts w:ascii="Helvetica" w:hAnsi="Helvetica" w:cs="Helvetica"/>
          <w:color w:val="858585"/>
          <w:spacing w:val="3"/>
        </w:rPr>
        <w:t>Mobx-react vs React-rdux：</w:t>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redux,采取Provider和connect方式，mobx采取Provider和inject、observer</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react中如何实现命名插槽</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React, { Component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ReactDOM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'react-dom'</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ParentCom</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(props)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r>
        <w:rPr>
          <w:rStyle w:val="82"/>
          <w:rFonts w:ascii="Consolas" w:hAnsi="Consolas"/>
          <w:color w:val="333333"/>
          <w:spacing w:val="3"/>
          <w:sz w:val="20"/>
          <w:szCs w:val="20"/>
        </w:rPr>
        <w:t>组件插槽</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{this.props.children}</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ChildCom</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data-position</w:t>
      </w:r>
      <w:r>
        <w:rPr>
          <w:rStyle w:val="56"/>
          <w:rFonts w:ascii="Consolas" w:hAnsi="Consolas"/>
          <w:color w:val="C82829"/>
          <w:spacing w:val="3"/>
          <w:sz w:val="20"/>
          <w:szCs w:val="20"/>
        </w:rPr>
        <w:t>=</w:t>
      </w:r>
      <w:r>
        <w:rPr>
          <w:rStyle w:val="48"/>
          <w:rFonts w:ascii="Consolas" w:hAnsi="Consolas"/>
          <w:color w:val="718C00"/>
          <w:spacing w:val="3"/>
          <w:sz w:val="20"/>
          <w:szCs w:val="20"/>
        </w:rPr>
        <w:t>"header"</w:t>
      </w:r>
      <w:r>
        <w:rPr>
          <w:rStyle w:val="56"/>
          <w:rFonts w:ascii="Consolas" w:hAnsi="Consolas"/>
          <w:color w:val="C82829"/>
          <w:spacing w:val="3"/>
          <w:sz w:val="20"/>
          <w:szCs w:val="20"/>
        </w:rPr>
        <w:t>&gt;</w:t>
      </w:r>
      <w:r>
        <w:rPr>
          <w:rStyle w:val="82"/>
          <w:rFonts w:ascii="Consolas" w:hAnsi="Consolas"/>
          <w:color w:val="333333"/>
          <w:spacing w:val="3"/>
          <w:sz w:val="20"/>
          <w:szCs w:val="20"/>
        </w:rPr>
        <w:t>这是放在头部的内容</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data-position</w:t>
      </w:r>
      <w:r>
        <w:rPr>
          <w:rStyle w:val="56"/>
          <w:rFonts w:ascii="Consolas" w:hAnsi="Consolas"/>
          <w:color w:val="C82829"/>
          <w:spacing w:val="3"/>
          <w:sz w:val="20"/>
          <w:szCs w:val="20"/>
        </w:rPr>
        <w:t>=</w:t>
      </w:r>
      <w:r>
        <w:rPr>
          <w:rStyle w:val="48"/>
          <w:rFonts w:ascii="Consolas" w:hAnsi="Consolas"/>
          <w:color w:val="718C00"/>
          <w:spacing w:val="3"/>
          <w:sz w:val="20"/>
          <w:szCs w:val="20"/>
        </w:rPr>
        <w:t>"main"</w:t>
      </w:r>
      <w:r>
        <w:rPr>
          <w:rStyle w:val="56"/>
          <w:rFonts w:ascii="Consolas" w:hAnsi="Consolas"/>
          <w:color w:val="C82829"/>
          <w:spacing w:val="3"/>
          <w:sz w:val="20"/>
          <w:szCs w:val="20"/>
        </w:rPr>
        <w:t>&gt;</w:t>
      </w:r>
      <w:r>
        <w:rPr>
          <w:rStyle w:val="82"/>
          <w:rFonts w:ascii="Consolas" w:hAnsi="Consolas"/>
          <w:color w:val="333333"/>
          <w:spacing w:val="3"/>
          <w:sz w:val="20"/>
          <w:szCs w:val="20"/>
        </w:rPr>
        <w:t>这是放在主体的内容</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data-position</w:t>
      </w:r>
      <w:r>
        <w:rPr>
          <w:rStyle w:val="56"/>
          <w:rFonts w:ascii="Consolas" w:hAnsi="Consolas"/>
          <w:color w:val="C82829"/>
          <w:spacing w:val="3"/>
          <w:sz w:val="20"/>
          <w:szCs w:val="20"/>
        </w:rPr>
        <w:t>=</w:t>
      </w:r>
      <w:r>
        <w:rPr>
          <w:rStyle w:val="48"/>
          <w:rFonts w:ascii="Consolas" w:hAnsi="Consolas"/>
          <w:color w:val="718C00"/>
          <w:spacing w:val="3"/>
          <w:sz w:val="20"/>
          <w:szCs w:val="20"/>
        </w:rPr>
        <w:t>"footer"</w:t>
      </w:r>
      <w:r>
        <w:rPr>
          <w:rStyle w:val="56"/>
          <w:rFonts w:ascii="Consolas" w:hAnsi="Consolas"/>
          <w:color w:val="C82829"/>
          <w:spacing w:val="3"/>
          <w:sz w:val="20"/>
          <w:szCs w:val="20"/>
        </w:rPr>
        <w:t>&gt;</w:t>
      </w:r>
      <w:r>
        <w:rPr>
          <w:rStyle w:val="82"/>
          <w:rFonts w:ascii="Consolas" w:hAnsi="Consolas"/>
          <w:color w:val="333333"/>
          <w:spacing w:val="3"/>
          <w:sz w:val="20"/>
          <w:szCs w:val="20"/>
        </w:rPr>
        <w:t>这是放在尾部的内容</w:t>
      </w:r>
      <w:r>
        <w:rPr>
          <w:rStyle w:val="56"/>
          <w:rFonts w:ascii="Consolas" w:hAnsi="Consolas"/>
          <w:color w:val="C82829"/>
          <w:spacing w:val="3"/>
          <w:sz w:val="20"/>
          <w:szCs w:val="20"/>
        </w:rPr>
        <w:t>&lt;/</w:t>
      </w:r>
      <w:r>
        <w:rPr>
          <w:rStyle w:val="57"/>
          <w:rFonts w:ascii="Consolas" w:hAnsi="Consolas"/>
          <w:color w:val="C82829"/>
          <w:spacing w:val="3"/>
          <w:sz w:val="20"/>
          <w:szCs w:val="20"/>
        </w:rPr>
        <w:t>h1</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ChildCom</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ChildCom</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React</w:t>
      </w:r>
      <w:r>
        <w:rPr>
          <w:rStyle w:val="84"/>
          <w:rFonts w:ascii="Consolas" w:hAnsi="Consolas"/>
          <w:color w:val="333333"/>
          <w:spacing w:val="3"/>
          <w:sz w:val="20"/>
          <w:szCs w:val="20"/>
        </w:rPr>
        <w:t>.</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5"/>
          <w:rFonts w:ascii="Consolas" w:hAnsi="Consolas"/>
          <w:color w:val="8959A8"/>
          <w:spacing w:val="3"/>
          <w:sz w:val="20"/>
          <w:szCs w:val="20"/>
        </w:rPr>
        <w:t>this</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headerCom, mainCom, footerCom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.props.children.forEach((item,index)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(item.props[</w:t>
      </w:r>
      <w:r>
        <w:rPr>
          <w:rStyle w:val="48"/>
          <w:rFonts w:ascii="Consolas" w:hAnsi="Consolas"/>
          <w:color w:val="718C00"/>
          <w:spacing w:val="3"/>
          <w:sz w:val="20"/>
          <w:szCs w:val="20"/>
        </w:rPr>
        <w:t>'data-position'</w:t>
      </w:r>
      <w:r>
        <w:rPr>
          <w:rStyle w:val="28"/>
          <w:rFonts w:ascii="Consolas" w:hAnsi="Consolas"/>
          <w:color w:val="333333"/>
          <w:spacing w:val="3"/>
          <w:sz w:val="20"/>
          <w:szCs w:val="20"/>
        </w:rPr>
        <w:t xml:space="preserve">] === </w:t>
      </w:r>
      <w:r>
        <w:rPr>
          <w:rStyle w:val="48"/>
          <w:rFonts w:ascii="Consolas" w:hAnsi="Consolas"/>
          <w:color w:val="718C00"/>
          <w:spacing w:val="3"/>
          <w:sz w:val="20"/>
          <w:szCs w:val="20"/>
        </w:rPr>
        <w:t>'header'</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headerCom = 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(item.props[</w:t>
      </w:r>
      <w:r>
        <w:rPr>
          <w:rStyle w:val="48"/>
          <w:rFonts w:ascii="Consolas" w:hAnsi="Consolas"/>
          <w:color w:val="718C00"/>
          <w:spacing w:val="3"/>
          <w:sz w:val="20"/>
          <w:szCs w:val="20"/>
        </w:rPr>
        <w:t>'data-position'</w:t>
      </w:r>
      <w:r>
        <w:rPr>
          <w:rStyle w:val="28"/>
          <w:rFonts w:ascii="Consolas" w:hAnsi="Consolas"/>
          <w:color w:val="333333"/>
          <w:spacing w:val="3"/>
          <w:sz w:val="20"/>
          <w:szCs w:val="20"/>
        </w:rPr>
        <w:t xml:space="preserve">] === </w:t>
      </w:r>
      <w:r>
        <w:rPr>
          <w:rStyle w:val="48"/>
          <w:rFonts w:ascii="Consolas" w:hAnsi="Consolas"/>
          <w:color w:val="718C00"/>
          <w:spacing w:val="3"/>
          <w:sz w:val="20"/>
          <w:szCs w:val="20"/>
        </w:rPr>
        <w:t>'main'</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mainCom = 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footerCom = 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className</w:t>
      </w:r>
      <w:r>
        <w:rPr>
          <w:rStyle w:val="56"/>
          <w:rFonts w:ascii="Consolas" w:hAnsi="Consolas"/>
          <w:color w:val="C82829"/>
          <w:spacing w:val="3"/>
          <w:sz w:val="20"/>
          <w:szCs w:val="20"/>
        </w:rPr>
        <w:t>=</w:t>
      </w:r>
      <w:r>
        <w:rPr>
          <w:rStyle w:val="48"/>
          <w:rFonts w:ascii="Consolas" w:hAnsi="Consolas"/>
          <w:color w:val="718C00"/>
          <w:spacing w:val="3"/>
          <w:sz w:val="20"/>
          <w:szCs w:val="20"/>
        </w:rPr>
        <w:t>"header"</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{headerCom}</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className</w:t>
      </w:r>
      <w:r>
        <w:rPr>
          <w:rStyle w:val="56"/>
          <w:rFonts w:ascii="Consolas" w:hAnsi="Consolas"/>
          <w:color w:val="C82829"/>
          <w:spacing w:val="3"/>
          <w:sz w:val="20"/>
          <w:szCs w:val="20"/>
        </w:rPr>
        <w:t>=</w:t>
      </w:r>
      <w:r>
        <w:rPr>
          <w:rStyle w:val="48"/>
          <w:rFonts w:ascii="Consolas" w:hAnsi="Consolas"/>
          <w:color w:val="718C00"/>
          <w:spacing w:val="3"/>
          <w:sz w:val="20"/>
          <w:szCs w:val="20"/>
        </w:rPr>
        <w:t>"main"</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{mainCom}</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className</w:t>
      </w:r>
      <w:r>
        <w:rPr>
          <w:rStyle w:val="56"/>
          <w:rFonts w:ascii="Consolas" w:hAnsi="Consolas"/>
          <w:color w:val="C82829"/>
          <w:spacing w:val="3"/>
          <w:sz w:val="20"/>
          <w:szCs w:val="20"/>
        </w:rPr>
        <w:t>=</w:t>
      </w:r>
      <w:r>
        <w:rPr>
          <w:rStyle w:val="48"/>
          <w:rFonts w:ascii="Consolas" w:hAnsi="Consolas"/>
          <w:color w:val="718C00"/>
          <w:spacing w:val="3"/>
          <w:sz w:val="20"/>
          <w:szCs w:val="20"/>
        </w:rPr>
        <w:t>"footer"</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{footerCom}</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div</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ReactDOM.render(</w:t>
      </w:r>
    </w:p>
    <w:p>
      <w:pPr>
        <w:pStyle w:val="20"/>
        <w:shd w:val="clear" w:color="auto" w:fill="F7F7F7"/>
        <w:rPr>
          <w:rStyle w:val="82"/>
          <w:rFonts w:ascii="Consolas" w:hAnsi="Consolas"/>
          <w:color w:val="333333"/>
          <w:spacing w:val="3"/>
          <w:sz w:val="20"/>
          <w:szCs w:val="20"/>
        </w:rPr>
      </w:pPr>
      <w:r>
        <w:rPr>
          <w:rStyle w:val="28"/>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ParentCom</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r>
        <w:rPr>
          <w:rStyle w:val="82"/>
          <w:rFonts w:ascii="Consolas" w:hAnsi="Consolas"/>
          <w:color w:val="333333"/>
          <w:spacing w:val="3"/>
          <w:sz w:val="20"/>
          <w:szCs w:val="20"/>
        </w:rPr>
        <w:t>子组件1</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r>
        <w:rPr>
          <w:rStyle w:val="82"/>
          <w:rFonts w:ascii="Consolas" w:hAnsi="Consolas"/>
          <w:color w:val="333333"/>
          <w:spacing w:val="3"/>
          <w:sz w:val="20"/>
          <w:szCs w:val="20"/>
        </w:rPr>
        <w:t>子组件2</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p>
    <w:p>
      <w:pPr>
        <w:pStyle w:val="20"/>
        <w:shd w:val="clear" w:color="auto" w:fill="F7F7F7"/>
        <w:rPr>
          <w:rStyle w:val="82"/>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r>
        <w:rPr>
          <w:rStyle w:val="82"/>
          <w:rFonts w:ascii="Consolas" w:hAnsi="Consolas"/>
          <w:color w:val="333333"/>
          <w:spacing w:val="3"/>
          <w:sz w:val="20"/>
          <w:szCs w:val="20"/>
        </w:rPr>
        <w:t>子组件3</w:t>
      </w:r>
      <w:r>
        <w:rPr>
          <w:rStyle w:val="56"/>
          <w:rFonts w:ascii="Consolas" w:hAnsi="Consolas"/>
          <w:color w:val="C82829"/>
          <w:spacing w:val="3"/>
          <w:sz w:val="20"/>
          <w:szCs w:val="20"/>
        </w:rPr>
        <w:t>&lt;/</w:t>
      </w:r>
      <w:r>
        <w:rPr>
          <w:rStyle w:val="57"/>
          <w:rFonts w:ascii="Consolas" w:hAnsi="Consolas"/>
          <w:color w:val="C82829"/>
          <w:spacing w:val="3"/>
          <w:sz w:val="20"/>
          <w:szCs w:val="20"/>
        </w:rPr>
        <w:t>h2</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82"/>
          <w:rFonts w:ascii="Consolas" w:hAnsi="Consolas"/>
          <w:color w:val="333333"/>
          <w:spacing w:val="3"/>
          <w:sz w:val="20"/>
          <w:szCs w:val="20"/>
        </w:rPr>
        <w:t xml:space="preserve">    </w:t>
      </w:r>
      <w:r>
        <w:rPr>
          <w:rStyle w:val="56"/>
          <w:rFonts w:ascii="Consolas" w:hAnsi="Consolas"/>
          <w:color w:val="C82829"/>
          <w:spacing w:val="3"/>
          <w:sz w:val="20"/>
          <w:szCs w:val="20"/>
        </w:rPr>
        <w:t>&lt;/</w:t>
      </w:r>
      <w:r>
        <w:rPr>
          <w:rStyle w:val="57"/>
          <w:rFonts w:ascii="Consolas" w:hAnsi="Consolas"/>
          <w:color w:val="C82829"/>
          <w:spacing w:val="3"/>
          <w:sz w:val="20"/>
          <w:szCs w:val="20"/>
        </w:rPr>
        <w:t>ParentCom</w:t>
      </w:r>
      <w:r>
        <w:rPr>
          <w:rStyle w:val="56"/>
          <w:rFonts w:ascii="Consolas" w:hAnsi="Consolas"/>
          <w:color w:val="C82829"/>
          <w:spacing w:val="3"/>
          <w:sz w:val="20"/>
          <w:szCs w:val="20"/>
        </w:rPr>
        <w:t>&gt;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document</w:t>
      </w:r>
      <w:r>
        <w:rPr>
          <w:rStyle w:val="28"/>
          <w:rFonts w:ascii="Consolas" w:hAnsi="Consolas"/>
          <w:color w:val="333333"/>
          <w:spacing w:val="3"/>
          <w:sz w:val="20"/>
          <w:szCs w:val="20"/>
        </w:rPr>
        <w:t>.getElementById(</w:t>
      </w:r>
      <w:r>
        <w:rPr>
          <w:rStyle w:val="48"/>
          <w:rFonts w:ascii="Consolas" w:hAnsi="Consolas"/>
          <w:color w:val="718C00"/>
          <w:spacing w:val="3"/>
          <w:sz w:val="20"/>
          <w:szCs w:val="20"/>
        </w:rPr>
        <w:t>'root'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简单说一下，如何在react中实现瀑布流加载？（左右两列的一个商品长列表）</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Answer</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4438650" cy="6991350"/>
            <wp:effectExtent l="0" t="0" r="0" b="0"/>
            <wp:docPr id="9" name="图片 9" descr="瀑布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瀑布流"/>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438650" cy="6991350"/>
                    </a:xfrm>
                    <a:prstGeom prst="rect">
                      <a:avLst/>
                    </a:prstGeom>
                    <a:noFill/>
                    <a:ln>
                      <a:noFill/>
                    </a:ln>
                  </pic:spPr>
                </pic:pic>
              </a:graphicData>
            </a:graphic>
          </wp:inline>
        </w:drawing>
      </w:r>
    </w:p>
    <w:p>
      <w:pPr>
        <w:pStyle w:val="21"/>
        <w:shd w:val="clear" w:color="auto" w:fill="FFFFFF"/>
        <w:spacing w:before="0" w:beforeAutospacing="0" w:after="204" w:afterAutospacing="0"/>
        <w:rPr>
          <w:rFonts w:ascii="Helvetica" w:hAnsi="Helvetica" w:cs="Helvetica"/>
          <w:color w:val="858585"/>
          <w:spacing w:val="3"/>
        </w:rPr>
      </w:pPr>
      <w:r>
        <w:rPr>
          <w:rFonts w:ascii="Helvetica" w:hAnsi="Helvetica" w:cs="Helvetica"/>
          <w:color w:val="858585"/>
          <w:spacing w:val="3"/>
        </w:rPr>
        <w:t>根据红线，将数据分为两部分，然后根据两边的高度（哪边少往那边加内容）去渲染两个盒子，然后达到一个瀑布流的效果</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React, { Component,Fragment }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'react'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{connect} </w:t>
      </w:r>
      <w:r>
        <w:rPr>
          <w:rStyle w:val="45"/>
          <w:rFonts w:ascii="Consolas" w:hAnsi="Consolas"/>
          <w:color w:val="8959A8"/>
          <w:spacing w:val="3"/>
          <w:sz w:val="20"/>
          <w:szCs w:val="20"/>
        </w:rPr>
        <w:t>from</w:t>
      </w:r>
      <w:r>
        <w:rPr>
          <w:rStyle w:val="48"/>
          <w:rFonts w:ascii="Consolas" w:hAnsi="Consolas"/>
          <w:color w:val="718C00"/>
          <w:spacing w:val="3"/>
          <w:sz w:val="20"/>
          <w:szCs w:val="20"/>
        </w:rPr>
        <w:t>'react-redux'</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Axios </w:t>
      </w:r>
      <w:r>
        <w:rPr>
          <w:rStyle w:val="45"/>
          <w:rFonts w:ascii="Consolas" w:hAnsi="Consolas"/>
          <w:color w:val="8959A8"/>
          <w:spacing w:val="3"/>
          <w:sz w:val="20"/>
          <w:szCs w:val="20"/>
        </w:rPr>
        <w:t>from</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'_axios@0.19.0@axios'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Waterfall</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Component</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(props)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(props);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.state =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data:[],</w:t>
      </w:r>
      <w:r>
        <w:rPr>
          <w:rStyle w:val="44"/>
          <w:rFonts w:ascii="Consolas" w:hAnsi="Consolas"/>
          <w:color w:val="8E908C"/>
          <w:spacing w:val="3"/>
          <w:sz w:val="20"/>
          <w:szCs w:val="20"/>
        </w:rPr>
        <w:t>//整体的数据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leftData:[],</w:t>
      </w:r>
      <w:r>
        <w:rPr>
          <w:rStyle w:val="44"/>
          <w:rFonts w:ascii="Consolas" w:hAnsi="Consolas"/>
          <w:color w:val="8E908C"/>
          <w:spacing w:val="3"/>
          <w:sz w:val="20"/>
          <w:szCs w:val="20"/>
        </w:rPr>
        <w:t>//左边的数据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rightData:[]</w:t>
      </w:r>
      <w:r>
        <w:rPr>
          <w:rStyle w:val="44"/>
          <w:rFonts w:ascii="Consolas" w:hAnsi="Consolas"/>
          <w:color w:val="8E908C"/>
          <w:spacing w:val="3"/>
          <w:sz w:val="20"/>
          <w:szCs w:val="20"/>
        </w:rPr>
        <w:t>//右边的数据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getHW(data){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heightDate = [</w:t>
      </w:r>
      <w:r>
        <w:rPr>
          <w:rStyle w:val="43"/>
          <w:rFonts w:ascii="Consolas" w:hAnsi="Consolas"/>
          <w:color w:val="F5871F"/>
          <w:spacing w:val="3"/>
          <w:sz w:val="20"/>
          <w:szCs w:val="20"/>
        </w:rPr>
        <w:t>0</w:t>
      </w:r>
      <w:r>
        <w:rPr>
          <w:rStyle w:val="28"/>
          <w:rFonts w:ascii="Consolas" w:hAnsi="Consolas"/>
          <w:color w:val="333333"/>
          <w:spacing w:val="3"/>
          <w:sz w:val="20"/>
          <w:szCs w:val="20"/>
        </w:rPr>
        <w:t>,</w:t>
      </w:r>
      <w:r>
        <w:rPr>
          <w:rStyle w:val="43"/>
          <w:rFonts w:ascii="Consolas" w:hAnsi="Consolas"/>
          <w:color w:val="F5871F"/>
          <w:spacing w:val="3"/>
          <w:sz w:val="20"/>
          <w:szCs w:val="20"/>
        </w:rPr>
        <w:t>0</w:t>
      </w:r>
      <w:r>
        <w:rPr>
          <w:rStyle w:val="28"/>
          <w:rFonts w:ascii="Consolas" w:hAnsi="Consolas"/>
          <w:color w:val="333333"/>
          <w:spacing w:val="3"/>
          <w:sz w:val="20"/>
          <w:szCs w:val="20"/>
        </w:rPr>
        <w:t>];</w:t>
      </w:r>
      <w:r>
        <w:rPr>
          <w:rStyle w:val="44"/>
          <w:rFonts w:ascii="Consolas" w:hAnsi="Consolas"/>
          <w:color w:val="8E908C"/>
          <w:spacing w:val="3"/>
          <w:sz w:val="20"/>
          <w:szCs w:val="20"/>
        </w:rPr>
        <w:t>//接收累计高度的容器数组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rightData =[]</w:t>
      </w:r>
      <w:r>
        <w:rPr>
          <w:rStyle w:val="44"/>
          <w:rFonts w:ascii="Consolas" w:hAnsi="Consolas"/>
          <w:color w:val="8E908C"/>
          <w:spacing w:val="3"/>
          <w:sz w:val="20"/>
          <w:szCs w:val="20"/>
        </w:rPr>
        <w:t>//渲染右侧盒子的数组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leftData = []</w:t>
      </w:r>
      <w:r>
        <w:rPr>
          <w:rStyle w:val="44"/>
          <w:rFonts w:ascii="Consolas" w:hAnsi="Consolas"/>
          <w:color w:val="8E908C"/>
          <w:spacing w:val="3"/>
          <w:sz w:val="20"/>
          <w:szCs w:val="20"/>
        </w:rPr>
        <w:t>//渲染左侧盒子的数组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data.forEach(item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height = item.src.replace(</w:t>
      </w:r>
      <w:r>
        <w:rPr>
          <w:rStyle w:val="48"/>
          <w:rFonts w:ascii="Consolas" w:hAnsi="Consolas"/>
          <w:color w:val="718C00"/>
          <w:spacing w:val="3"/>
          <w:sz w:val="20"/>
          <w:szCs w:val="20"/>
        </w:rPr>
        <w:t>'http://dummyimage.com/'</w:t>
      </w:r>
      <w:r>
        <w:rPr>
          <w:rStyle w:val="28"/>
          <w:rFonts w:ascii="Consolas" w:hAnsi="Consolas"/>
          <w:color w:val="333333"/>
          <w:spacing w:val="3"/>
          <w:sz w:val="20"/>
          <w:szCs w:val="20"/>
        </w:rPr>
        <w:t>,</w:t>
      </w:r>
      <w:r>
        <w:rPr>
          <w:rStyle w:val="48"/>
          <w:rFonts w:ascii="Consolas" w:hAnsi="Consolas"/>
          <w:color w:val="718C00"/>
          <w:spacing w:val="3"/>
          <w:sz w:val="20"/>
          <w:szCs w:val="20"/>
        </w:rPr>
        <w:t>''</w:t>
      </w:r>
      <w:r>
        <w:rPr>
          <w:rStyle w:val="28"/>
          <w:rFonts w:ascii="Consolas" w:hAnsi="Consolas"/>
          <w:color w:val="333333"/>
          <w:spacing w:val="3"/>
          <w:sz w:val="20"/>
          <w:szCs w:val="20"/>
        </w:rPr>
        <w:t>).substr(</w:t>
      </w:r>
      <w:r>
        <w:rPr>
          <w:rStyle w:val="43"/>
          <w:rFonts w:ascii="Consolas" w:hAnsi="Consolas"/>
          <w:color w:val="F5871F"/>
          <w:spacing w:val="3"/>
          <w:sz w:val="20"/>
          <w:szCs w:val="20"/>
        </w:rPr>
        <w:t>0</w:t>
      </w:r>
      <w:r>
        <w:rPr>
          <w:rStyle w:val="28"/>
          <w:rFonts w:ascii="Consolas" w:hAnsi="Consolas"/>
          <w:color w:val="333333"/>
          <w:spacing w:val="3"/>
          <w:sz w:val="20"/>
          <w:szCs w:val="20"/>
        </w:rPr>
        <w:t>,</w:t>
      </w:r>
      <w:r>
        <w:rPr>
          <w:rStyle w:val="43"/>
          <w:rFonts w:ascii="Consolas" w:hAnsi="Consolas"/>
          <w:color w:val="F5871F"/>
          <w:spacing w:val="3"/>
          <w:sz w:val="20"/>
          <w:szCs w:val="20"/>
        </w:rPr>
        <w:t>7</w:t>
      </w:r>
      <w:r>
        <w:rPr>
          <w:rStyle w:val="28"/>
          <w:rFonts w:ascii="Consolas" w:hAnsi="Consolas"/>
          <w:color w:val="333333"/>
          <w:spacing w:val="3"/>
          <w:sz w:val="20"/>
          <w:szCs w:val="20"/>
        </w:rPr>
        <w:t>).split(</w:t>
      </w:r>
      <w:r>
        <w:rPr>
          <w:rStyle w:val="48"/>
          <w:rFonts w:ascii="Consolas" w:hAnsi="Consolas"/>
          <w:color w:val="718C00"/>
          <w:spacing w:val="3"/>
          <w:sz w:val="20"/>
          <w:szCs w:val="20"/>
        </w:rPr>
        <w:t>'x'</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4"/>
          <w:rFonts w:ascii="Consolas" w:hAnsi="Consolas"/>
          <w:color w:val="8E908C"/>
          <w:spacing w:val="3"/>
          <w:sz w:val="20"/>
          <w:szCs w:val="20"/>
        </w:rPr>
        <w:t>//对url地址进行一个截取，拿到高度</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minNum = </w:t>
      </w:r>
      <w:r>
        <w:rPr>
          <w:rStyle w:val="49"/>
          <w:rFonts w:ascii="Consolas" w:hAnsi="Consolas"/>
          <w:color w:val="F5871F"/>
          <w:spacing w:val="3"/>
          <w:sz w:val="20"/>
          <w:szCs w:val="20"/>
        </w:rPr>
        <w:t>Math</w:t>
      </w:r>
      <w:r>
        <w:rPr>
          <w:rStyle w:val="28"/>
          <w:rFonts w:ascii="Consolas" w:hAnsi="Consolas"/>
          <w:color w:val="333333"/>
          <w:spacing w:val="3"/>
          <w:sz w:val="20"/>
          <w:szCs w:val="20"/>
        </w:rPr>
        <w:t>.min.apply(</w:t>
      </w:r>
      <w:r>
        <w:rPr>
          <w:rStyle w:val="51"/>
          <w:rFonts w:ascii="Consolas" w:hAnsi="Consolas"/>
          <w:color w:val="F5871F"/>
          <w:spacing w:val="3"/>
          <w:sz w:val="20"/>
          <w:szCs w:val="20"/>
        </w:rPr>
        <w:t>null</w:t>
      </w:r>
      <w:r>
        <w:rPr>
          <w:rStyle w:val="28"/>
          <w:rFonts w:ascii="Consolas" w:hAnsi="Consolas"/>
          <w:color w:val="333333"/>
          <w:spacing w:val="3"/>
          <w:sz w:val="20"/>
          <w:szCs w:val="20"/>
        </w:rPr>
        <w:t>,heightDate)</w:t>
      </w:r>
      <w:r>
        <w:rPr>
          <w:rStyle w:val="44"/>
          <w:rFonts w:ascii="Consolas" w:hAnsi="Consolas"/>
          <w:color w:val="8E908C"/>
          <w:spacing w:val="3"/>
          <w:sz w:val="20"/>
          <w:szCs w:val="20"/>
        </w:rPr>
        <w:t>// 从heighetData筛选最小项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minIndex = heightDate.indexOf(minNum);</w:t>
      </w:r>
      <w:r>
        <w:rPr>
          <w:rStyle w:val="44"/>
          <w:rFonts w:ascii="Consolas" w:hAnsi="Consolas"/>
          <w:color w:val="8E908C"/>
          <w:spacing w:val="3"/>
          <w:sz w:val="20"/>
          <w:szCs w:val="20"/>
        </w:rPr>
        <w:t>// 获取 最小项的小标 准备开始进行累加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heightDate[minIndex] = heightDate[minIndex] + height;</w:t>
      </w:r>
      <w:r>
        <w:rPr>
          <w:rStyle w:val="44"/>
          <w:rFonts w:ascii="Consolas" w:hAnsi="Consolas"/>
          <w:color w:val="8E908C"/>
          <w:spacing w:val="3"/>
          <w:sz w:val="20"/>
          <w:szCs w:val="20"/>
        </w:rPr>
        <w:t xml:space="preserve">//从 heightData 中找到最小的项后进行累加，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(minIndex===</w:t>
      </w:r>
      <w:r>
        <w:rPr>
          <w:rStyle w:val="43"/>
          <w:rFonts w:ascii="Consolas" w:hAnsi="Consolas"/>
          <w:color w:val="F5871F"/>
          <w:spacing w:val="3"/>
          <w:sz w:val="20"/>
          <w:szCs w:val="20"/>
        </w:rPr>
        <w:t>0</w:t>
      </w:r>
      <w:r>
        <w:rPr>
          <w:rStyle w:val="28"/>
          <w:rFonts w:ascii="Consolas" w:hAnsi="Consolas"/>
          <w:color w:val="333333"/>
          <w:spacing w:val="3"/>
          <w:sz w:val="20"/>
          <w:szCs w:val="20"/>
        </w:rPr>
        <w:t>){</w:t>
      </w:r>
      <w:r>
        <w:rPr>
          <w:rStyle w:val="44"/>
          <w:rFonts w:ascii="Consolas" w:hAnsi="Consolas"/>
          <w:color w:val="8E908C"/>
          <w:spacing w:val="3"/>
          <w:sz w:val="20"/>
          <w:szCs w:val="20"/>
        </w:rPr>
        <w:t>//[0]加到left [1]加到 right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leftData.push(item)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rightData.push(item)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.setState({ leftData,rightData  });</w:t>
      </w:r>
      <w:r>
        <w:rPr>
          <w:rStyle w:val="44"/>
          <w:rFonts w:ascii="Consolas" w:hAnsi="Consolas"/>
          <w:color w:val="8E908C"/>
          <w:spacing w:val="3"/>
          <w:sz w:val="20"/>
          <w:szCs w:val="20"/>
        </w:rPr>
        <w:t>//重新set 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render()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{leftData,rightData} = </w:t>
      </w:r>
      <w:r>
        <w:rPr>
          <w:rStyle w:val="45"/>
          <w:rFonts w:ascii="Consolas" w:hAnsi="Consolas"/>
          <w:color w:val="8959A8"/>
          <w:spacing w:val="3"/>
          <w:sz w:val="20"/>
          <w:szCs w:val="20"/>
        </w:rPr>
        <w:t>this</w:t>
      </w:r>
      <w:r>
        <w:rPr>
          <w:rStyle w:val="28"/>
          <w:rFonts w:ascii="Consolas" w:hAnsi="Consolas"/>
          <w:color w:val="333333"/>
          <w:spacing w:val="3"/>
          <w:sz w:val="20"/>
          <w:szCs w:val="20"/>
        </w:rPr>
        <w:t>.state;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.log(leftData,rightData)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&lt;Fragment&gt;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 className='left'&gt;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leftData &amp;&amp; leftData.map((item,index)=&gt;{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&lt;img src={item.src} alt={index} key={index}/&gt;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 className='right'&gt;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rightData &amp;&amp; rightData.map((item,index)=&gt;{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 &lt;img src={item.src} alt={index} key={index}/&gt;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&lt;/Fragment&gt;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componentDidMount(){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Axios.get('/api/data').then(res=&gt;{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this.props.dispatch({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type:'SET_DATA',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data:res.data.data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this.getHW(this.props.data) //调用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export default connect(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(state)=&gt;{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return{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data:state.data,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Fonts w:ascii="Consolas" w:hAnsi="Consolas"/>
          <w:color w:val="333333"/>
          <w:spacing w:val="3"/>
        </w:rPr>
      </w:pPr>
      <w:r>
        <w:rPr>
          <w:rStyle w:val="28"/>
          <w:rFonts w:ascii="Consolas" w:hAnsi="Consolas"/>
          <w:color w:val="333333"/>
          <w:spacing w:val="3"/>
          <w:sz w:val="20"/>
          <w:szCs w:val="20"/>
        </w:rPr>
        <w:t>)(Waterfall);</w:t>
      </w:r>
    </w:p>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8、link和@import是什么，区别是什么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是外部引入css的两种方式</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区别：</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1.从属关系区别</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@import</w:t>
      </w:r>
      <w:r>
        <w:rPr>
          <w:rFonts w:ascii="Open Sans" w:hAnsi="Open Sans" w:eastAsia="宋体" w:cs="Open Sans"/>
          <w:color w:val="333333"/>
          <w:kern w:val="0"/>
          <w:sz w:val="24"/>
          <w:szCs w:val="24"/>
        </w:rPr>
        <w:t>是 CSS 提供的语法规则，link是HTML提供的标签</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2.加载顺序区别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加载页面时，</w:t>
      </w:r>
      <w:r>
        <w:rPr>
          <w:rFonts w:ascii="var(--monospace)" w:hAnsi="var(--monospace)" w:eastAsia="宋体" w:cs="宋体"/>
          <w:color w:val="333333"/>
          <w:kern w:val="0"/>
          <w:sz w:val="22"/>
          <w:bdr w:val="single" w:color="E7EAED" w:sz="6" w:space="0"/>
          <w:shd w:val="clear" w:color="auto" w:fill="F3F4F4"/>
        </w:rPr>
        <w:t>link</w:t>
      </w:r>
      <w:r>
        <w:rPr>
          <w:rFonts w:ascii="Open Sans" w:hAnsi="Open Sans" w:eastAsia="宋体" w:cs="Open Sans"/>
          <w:color w:val="333333"/>
          <w:kern w:val="0"/>
          <w:sz w:val="24"/>
          <w:szCs w:val="24"/>
        </w:rPr>
        <w:t>标签引入的 CSS 被同时加载；</w:t>
      </w:r>
      <w:r>
        <w:rPr>
          <w:rFonts w:ascii="var(--monospace)" w:hAnsi="var(--monospace)" w:eastAsia="宋体" w:cs="宋体"/>
          <w:color w:val="333333"/>
          <w:kern w:val="0"/>
          <w:sz w:val="22"/>
          <w:bdr w:val="single" w:color="E7EAED" w:sz="6" w:space="0"/>
          <w:shd w:val="clear" w:color="auto" w:fill="F3F4F4"/>
        </w:rPr>
        <w:t>@import</w:t>
      </w:r>
      <w:r>
        <w:rPr>
          <w:rFonts w:ascii="Open Sans" w:hAnsi="Open Sans" w:eastAsia="宋体" w:cs="Open Sans"/>
          <w:color w:val="333333"/>
          <w:kern w:val="0"/>
          <w:sz w:val="24"/>
          <w:szCs w:val="24"/>
        </w:rPr>
        <w:t>引入的 CSS 将在页面加载完毕后被加载。</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3.兼容性区别</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@import</w:t>
      </w:r>
      <w:r>
        <w:rPr>
          <w:rFonts w:ascii="Open Sans" w:hAnsi="Open Sans" w:eastAsia="宋体" w:cs="Open Sans"/>
          <w:color w:val="333333"/>
          <w:kern w:val="0"/>
          <w:sz w:val="24"/>
          <w:szCs w:val="24"/>
        </w:rPr>
        <w:t>有兼容问题；</w:t>
      </w:r>
      <w:r>
        <w:rPr>
          <w:rFonts w:ascii="var(--monospace)" w:hAnsi="var(--monospace)" w:eastAsia="宋体" w:cs="宋体"/>
          <w:color w:val="333333"/>
          <w:kern w:val="0"/>
          <w:sz w:val="22"/>
          <w:bdr w:val="single" w:color="E7EAED" w:sz="6" w:space="0"/>
          <w:shd w:val="clear" w:color="auto" w:fill="F3F4F4"/>
        </w:rPr>
        <w:t>link</w:t>
      </w:r>
      <w:r>
        <w:rPr>
          <w:rFonts w:ascii="Open Sans" w:hAnsi="Open Sans" w:eastAsia="宋体" w:cs="Open Sans"/>
          <w:color w:val="333333"/>
          <w:kern w:val="0"/>
          <w:sz w:val="24"/>
          <w:szCs w:val="24"/>
        </w:rPr>
        <w:t>标签作为 HTML 元素，不存在兼容性问题。</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4.DOM可控性区别</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5.权重区别</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link</w:t>
      </w:r>
      <w:r>
        <w:rPr>
          <w:rFonts w:ascii="Open Sans" w:hAnsi="Open Sans" w:eastAsia="宋体" w:cs="Open Sans"/>
          <w:color w:val="333333"/>
          <w:kern w:val="0"/>
          <w:sz w:val="24"/>
          <w:szCs w:val="24"/>
        </w:rPr>
        <w:t>引入的样式权重大于</w:t>
      </w:r>
      <w:r>
        <w:rPr>
          <w:rFonts w:ascii="var(--monospace)" w:hAnsi="var(--monospace)" w:eastAsia="宋体" w:cs="宋体"/>
          <w:color w:val="333333"/>
          <w:kern w:val="0"/>
          <w:sz w:val="22"/>
          <w:bdr w:val="single" w:color="E7EAED" w:sz="6" w:space="0"/>
          <w:shd w:val="clear" w:color="auto" w:fill="F3F4F4"/>
        </w:rPr>
        <w:t>@import</w:t>
      </w:r>
      <w:r>
        <w:rPr>
          <w:rFonts w:ascii="Open Sans" w:hAnsi="Open Sans" w:eastAsia="宋体" w:cs="Open Sans"/>
          <w:color w:val="333333"/>
          <w:kern w:val="0"/>
          <w:sz w:val="24"/>
          <w:szCs w:val="24"/>
        </w:rPr>
        <w:t>引入的样式。</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9、image 标签的 alt与title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alt是在图片不能正常加载时候显示的提示语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title属性是鼠标划上去显示的内容,title是全局属性</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10、HTML全局属性 global attribute</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class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为元素设置类标识，多个类名用空格分开，CSS和javascript可通过class属性获取元素</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contenteditable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指定元素内容是否可编辑</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contextmenu</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自定义鼠标右键弹出菜单内容</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11、元素垂直居中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w:t>
      </w:r>
      <w:r>
        <w:rPr>
          <w:rFonts w:ascii="Open Sans" w:hAnsi="Open Sans" w:eastAsia="宋体" w:cs="Open Sans"/>
          <w:b/>
          <w:bCs/>
          <w:color w:val="333333"/>
          <w:kern w:val="0"/>
          <w:sz w:val="24"/>
          <w:szCs w:val="24"/>
        </w:rPr>
        <w:t>通过verticle-align:middle实现CSS垂直居中。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w:t>
      </w:r>
      <w:r>
        <w:rPr>
          <w:rFonts w:ascii="Open Sans" w:hAnsi="Open Sans" w:eastAsia="宋体" w:cs="Open Sans"/>
          <w:b/>
          <w:bCs/>
          <w:color w:val="333333"/>
          <w:kern w:val="0"/>
          <w:sz w:val="24"/>
          <w:szCs w:val="24"/>
        </w:rPr>
        <w:t>通过display:flex实现CSS垂直居中。</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3、定位到垂直居中的位置。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w:t>
      </w:r>
      <w:r>
        <w:rPr>
          <w:rFonts w:ascii="Open Sans" w:hAnsi="Open Sans" w:eastAsia="宋体" w:cs="Open Sans"/>
          <w:b/>
          <w:bCs/>
          <w:color w:val="333333"/>
          <w:kern w:val="0"/>
          <w:sz w:val="24"/>
          <w:szCs w:val="24"/>
        </w:rPr>
        <w:t>通过line-height实现CSS垂直居中。</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12、fouc</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FOUC（浏览器样式闪烁或者叫做无样式内存闪烁）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由于css引入使用了@import 或者存在多个style标签以及css文件在页面底部引入使得css文件加载在html之后导致页面闪烁、花屏 用link加载css文件，放在head标签里面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13、BFC是什么？</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概念：是块级格式上下文，它是一个独立的渲染区域，该区域内所有元素的布局不会影响到区域外元素的布局，这个渲染区域只对块级元素起作用。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布局规则：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 内部的BOX会独占一行，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 两个Box垂直方向上的距离由margin决定。属于同一个BFC的两个相邻Box的margin会发生重叠。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 计算BFC的高度时，浮动元素也参与计算。</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 BFC的区域不会与float元素重叠</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BFC的作用：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 清除内部浮动，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 防止margin上下重叠，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 自适应两栏布局</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14、rgba()和opacity的透明效果有什么不同？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共同点：都能实现透明效果</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区别是：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opacity 作用于元素内的所有内容的透明度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rgba() 只作用于元素的颜色或其背景色</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15、CSS3新特性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新增选择器 p:nth-child（n）{color: rgba（255, 0, 0, 0.75）}</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弹性盒模型 display: flex;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多列布局 column-count: 5;</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媒体查询 @media （max-width: 480px） {.box: {column-count: 1;}}</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个性化字体 @font-face{font-family:BorderWeb;src:url（BORDERW0.eot）；}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颜色透明度 color: rgba（255, 0, 0, 0.75）；</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圆角 border-radius: 5px;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渐变 background:linear-gradient（red, green, blue）；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阴影 box-shadow:3px 3px 3px rgba（0, 64, 128, 0.3）；</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文字溢出 text-overflow:ellipsis;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背景效果 background-size: 100px 100px;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边框效果 border-image:url（bt_blue.png） 0 10;</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旋转 transform: rotate（20deg）；</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倾斜 transform: skew（150deg, -10deg）；</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位移 transform:translate（20px, 20px）；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缩放 transform: scale（。5）；</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平滑过渡 transition: all .3s ease-in .1s;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16、如何垂直居中一个浮动元素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1、给父元素设置一个相对定位，然后把浮动元素设置margin：auto、绝对定位并且设置left:0,right:0,top:0,bottom:0;</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2、给父元素设置一个相对定位，然后给这个浮动元素设置绝对定位并设置top：50%，left：50%，margin-top和margin-left为二分之一的宽和高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17、js延迟加载的方式（有利于提高页面的加载速度）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1、defer和async（只适用于外部脚本文件）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2、动态创建DOM方式（创建script，插入到DOM中·，加载完毕后执行callback）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3、按需异步载入js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给script标签添加了defer属性之后，会告知浏览器立即下载，但脚本会被延迟到整个页面都解析完毕之后再执行（load之后执行），脚本会按顺序执行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给script标签添加了async属性之后，不让页面等待脚本下载和执行，从而异步加载页面其他内容，（在load事件之前执行），不能保证脚本会按照顺序执行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18、Ajax的工作原理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Ajax的原理简单来说通过XmlHttpRequest对象来向服务器发送异步请求，从服务器获得数据，然后用javascript来操作DOM而更新页面。</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XmlHttpRequest是Ajax的核心机制，它是在IE5中首先引入的，是一种支持异步请求的技术。简单的说，也就是JavaScript可以 及时向服务器提出请求和处理响应，而不阻塞用户，达到无刷新的效果。</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19、get和post请求的区别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1、get一般用于获取数据，post一般用于提交或修改数据，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2、get使用Url传递参数，所以没有请求体，而post会把数据放在HTMLHEADER内，所以post请求有请求体。</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3、相比在地址栏传输数据，post会安全一些。</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4、get方式需要使用Request.QueryString来取的变量的值，而post方式通过Request.Form来获取变量的值</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20、sass，less 等 CSS 预处理器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它们是动态的样式语言，是css预处理器，它们是一种特殊的语法而编译成css</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为什么使用它们？</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结构清晰，便于扩展。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可以轻松实现多重继承。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完全兼容 CSS 代码，可以方便地应用到老项目中。</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21、如何用css实现一个三角形？</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边框颜色：transparent是透明色 </w:t>
      </w:r>
      <w:r>
        <w:rPr>
          <w:rFonts w:ascii="Open Sans" w:hAnsi="Open Sans" w:eastAsia="宋体" w:cs="Open Sans"/>
          <w:color w:val="333333"/>
          <w:kern w:val="0"/>
          <w:sz w:val="24"/>
          <w:szCs w:val="24"/>
        </w:rPr>
        <w:tab/>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利用边框斜切实线三角形 </w:t>
      </w:r>
      <w:r>
        <w:rPr>
          <w:rFonts w:ascii="Open Sans" w:hAnsi="Open Sans" w:eastAsia="宋体" w:cs="Open Sans"/>
          <w:color w:val="333333"/>
          <w:kern w:val="0"/>
          <w:sz w:val="24"/>
          <w:szCs w:val="24"/>
        </w:rPr>
        <w:tab/>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border:30px solid transparent;颜色设置为透明 </w:t>
      </w:r>
      <w:r>
        <w:rPr>
          <w:rFonts w:ascii="Open Sans" w:hAnsi="Open Sans" w:eastAsia="宋体" w:cs="Open Sans"/>
          <w:color w:val="333333"/>
          <w:kern w:val="0"/>
          <w:sz w:val="24"/>
          <w:szCs w:val="24"/>
        </w:rPr>
        <w:tab/>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border-top-color:red; 某一个颜色不透明</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div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width: 0px;</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height: 0px;</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border: 30px solid transparent;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border-bottom-color: red;</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22、html+css经典布局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左列定宽，右列自适应</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.left{width:100px;float:left}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.right{overflow:hidden}</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23、em,rem的区别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em就是根据父元素来设置字体的大小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rem是相对于根元素</w:t>
      </w:r>
      <w:r>
        <w:rPr>
          <w:rFonts w:ascii="var(--monospace)" w:hAnsi="var(--monospace)" w:eastAsia="宋体" w:cs="Open Sans"/>
          <w:color w:val="A7A7A7"/>
          <w:kern w:val="0"/>
          <w:sz w:val="24"/>
          <w:szCs w:val="24"/>
        </w:rPr>
        <w:t>&lt;html&gt;</w:t>
      </w:r>
      <w:r>
        <w:rPr>
          <w:rFonts w:ascii="Open Sans" w:hAnsi="Open Sans" w:eastAsia="宋体" w:cs="Open Sans"/>
          <w:color w:val="333333"/>
          <w:kern w:val="0"/>
          <w:sz w:val="24"/>
          <w:szCs w:val="24"/>
        </w:rPr>
        <w:t>字体大小来显示</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24、什么是置换元素和非置换元素？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置换元素：就是内联元素，但是可以直接设置宽度和高度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input,img,select,textarea</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除了置换元素其它都是非置换元素</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25、清除浮动的几种方式？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1、给父元素添加声明overflow:hidden;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2、给父元素添加height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3、在浮动元素下方添加空的div,并给该元素添加div{clear:both;}</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4、万能清除法：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p:after{</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content:".";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clear:both;</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display:block;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height:0;</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overflow:hidden;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visibility:hidden;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webpack</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1、webpack五个核心概念？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entry入口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本项目应该使用哪个模块，来作为构建其内部依赖图的开始（指定打包入口文件）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output输出</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在哪里输出它所创建的 bundles，以及如何命名这些文件，默认值为 ./dist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loader</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loader让webpack能够去处理那些非js文件(webpack自身只理解js)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plugins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插件则可以用于执行范围更广的任务。插件的范围包括，从打包优化和压缩，一直到重新定义环境中的变量。插件接口功能极其强大，可以用来处理各种各样的任务。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mode 模式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通过选择 development 或 production 之中的一个，来设置 mode 参数，你可以启用相应模式下的 webpack 内置的优化</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2、webpack与grunt、gulp的不同？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三者都是前端构建工具，grunt和gulp在早期比较流行，现在webpack相对来说比较主流，不过一些轻量化的任务还是会用gulp来处理，比如单独打包CSS文件等。</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grunt和gulp是基于任务和流（Task、Stream）的。类似jQuery，找到一个（或一类）文件，对其做一系列链式操作，更新流上的数据， 整条链式操作构成了一个任务，多个任务就构成了整个web的构建流程。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webpack是基于入口的。webpack会自动地递归解析入口所需要加载的所有资源文件，然后用不同的Loader来处理不同的文件，用Plugin来扩展webpack功能。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所以总结一下：</w:t>
      </w:r>
    </w:p>
    <w:p>
      <w:pPr>
        <w:widowControl/>
        <w:numPr>
          <w:ilvl w:val="0"/>
          <w:numId w:val="10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从构建思路来说</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gulp和grunt需要开发者将整个前端构建过程拆分成多个</w:t>
      </w:r>
      <w:r>
        <w:rPr>
          <w:rFonts w:ascii="var(--monospace)" w:hAnsi="var(--monospace)" w:eastAsia="宋体" w:cs="宋体"/>
          <w:color w:val="333333"/>
          <w:kern w:val="0"/>
          <w:sz w:val="22"/>
          <w:bdr w:val="single" w:color="E7EAED" w:sz="6" w:space="0"/>
          <w:shd w:val="clear" w:color="auto" w:fill="F3F4F4"/>
        </w:rPr>
        <w:t>Task</w:t>
      </w:r>
      <w:r>
        <w:rPr>
          <w:rFonts w:ascii="Open Sans" w:hAnsi="Open Sans" w:eastAsia="宋体" w:cs="Open Sans"/>
          <w:color w:val="333333"/>
          <w:kern w:val="0"/>
          <w:sz w:val="24"/>
          <w:szCs w:val="24"/>
        </w:rPr>
        <w:t>，并合理控制所有</w:t>
      </w:r>
      <w:r>
        <w:rPr>
          <w:rFonts w:ascii="var(--monospace)" w:hAnsi="var(--monospace)" w:eastAsia="宋体" w:cs="宋体"/>
          <w:color w:val="333333"/>
          <w:kern w:val="0"/>
          <w:sz w:val="22"/>
          <w:bdr w:val="single" w:color="E7EAED" w:sz="6" w:space="0"/>
          <w:shd w:val="clear" w:color="auto" w:fill="F3F4F4"/>
        </w:rPr>
        <w:t>Task</w:t>
      </w:r>
      <w:r>
        <w:rPr>
          <w:rFonts w:ascii="Open Sans" w:hAnsi="Open Sans" w:eastAsia="宋体" w:cs="Open Sans"/>
          <w:color w:val="333333"/>
          <w:kern w:val="0"/>
          <w:sz w:val="24"/>
          <w:szCs w:val="24"/>
        </w:rPr>
        <w:t xml:space="preserve">的调用关系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webpack需要开发者找到入口，并需要清楚对于不同的资源应该使用什么Loader做何种解析和加工</w:t>
      </w:r>
    </w:p>
    <w:p>
      <w:pPr>
        <w:widowControl/>
        <w:numPr>
          <w:ilvl w:val="0"/>
          <w:numId w:val="10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对于知识背景来说</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gulp更像后端开发者的思路，需要对于整个流程了如指掌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webpack更倾向于前端开发者的思路</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3、与webpack类似的工具还有哪些？谈谈你为什么最终选择（或放弃）使用webpack？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同样是基于入口的打包工具还有以下几个主流的：</w:t>
      </w:r>
    </w:p>
    <w:p>
      <w:pPr>
        <w:widowControl/>
        <w:numPr>
          <w:ilvl w:val="0"/>
          <w:numId w:val="10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w:t>
      </w:r>
    </w:p>
    <w:p>
      <w:pPr>
        <w:widowControl/>
        <w:numPr>
          <w:ilvl w:val="0"/>
          <w:numId w:val="10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rollup</w:t>
      </w:r>
    </w:p>
    <w:p>
      <w:pPr>
        <w:widowControl/>
        <w:numPr>
          <w:ilvl w:val="0"/>
          <w:numId w:val="10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parcel</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从应用场景上来看：</w:t>
      </w:r>
    </w:p>
    <w:p>
      <w:pPr>
        <w:widowControl/>
        <w:numPr>
          <w:ilvl w:val="0"/>
          <w:numId w:val="10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webpack适用于大型复杂的前端站点构建</w:t>
      </w:r>
    </w:p>
    <w:p>
      <w:pPr>
        <w:widowControl/>
        <w:numPr>
          <w:ilvl w:val="0"/>
          <w:numId w:val="10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rollup适用于基础库的打包，如vue、react</w:t>
      </w:r>
    </w:p>
    <w:p>
      <w:pPr>
        <w:widowControl/>
        <w:numPr>
          <w:ilvl w:val="0"/>
          <w:numId w:val="10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parcel适用于简单的实验性项目，他可以满足低门槛的快速看到效果</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4、webpack的构建流程是什么?从读取配置到输出文件这个过程尽量说全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Webpack 的运行流程是一个串行的过程，从启动到结束会依次执行以下流程：</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初始化参数：从配置文件和 Shell 语句中读取与合并参数，得出最终的参数；</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开始编译：用上一步得到的参数初始化 Compiler 对象，加载所有配置的插件，执行对象的 run 方法开始执行编译；</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确定入口：根据配置中的 entry 找出所有的入口文件；</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编译模块：从入口文件出发，调用所有配置的 Loader 对模块进行翻译，再找出该模块依赖的模块，再递归本步骤直到所有入口依赖的文件都经过了本步骤的处理；</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完成模块编译：在经过第4步使用 Loader 翻译完所有模块后，得到了每个模块被翻译后的最终内容以及它们之间的依赖关系；</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输出资源：根据入口和模块之间的依赖关系，组装成一个个包含多个模块的 Chunk，再把每个 Chunk 转换成一个单独的文件加入到输出列表，这步是可以修改输出内容的最后机会；</w:t>
      </w:r>
    </w:p>
    <w:p>
      <w:pPr>
        <w:widowControl/>
        <w:numPr>
          <w:ilvl w:val="0"/>
          <w:numId w:val="11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输出完成：在确定好输出内容后，根据配置确定输出的路径和文件名，把文件内容写入到文件系统。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在以上过程中，Webpack 会在特定的时间点广播出特定的事件，插件在监听到感兴趣的事件后会执行特定的逻辑，并且插件可以调用 Webpack 提供的 API 改变 Webpack 的运行结果。</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5、如何利用webpack来优化前端性能？（提高性能和体验）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用webpack优化前端性能是指优化webpack的输出结果，让打包的最终结果在浏览器运行快速高效。</w:t>
      </w:r>
    </w:p>
    <w:p>
      <w:pPr>
        <w:widowControl/>
        <w:numPr>
          <w:ilvl w:val="0"/>
          <w:numId w:val="11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压缩代码。删除多余的代码、注释、简化代码的写法等等方式。可以利用webpack的UglifyJsPlugin和ParallelUglifyPlugin来压缩JS文件， 利用cssnano（css-loader?minimize）来压缩css</w:t>
      </w:r>
    </w:p>
    <w:p>
      <w:pPr>
        <w:widowControl/>
        <w:numPr>
          <w:ilvl w:val="0"/>
          <w:numId w:val="11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利用</w:t>
      </w:r>
      <w:r>
        <w:fldChar w:fldCharType="begin"/>
      </w:r>
      <w:r>
        <w:instrText xml:space="preserve"> HYPERLINK "https://cloud.tencent.com/product/cdn?from=10680" </w:instrText>
      </w:r>
      <w:r>
        <w:fldChar w:fldCharType="separate"/>
      </w:r>
      <w:r>
        <w:rPr>
          <w:rFonts w:ascii="Open Sans" w:hAnsi="Open Sans" w:eastAsia="宋体" w:cs="Open Sans"/>
          <w:color w:val="4183C4"/>
          <w:kern w:val="0"/>
          <w:sz w:val="24"/>
          <w:szCs w:val="24"/>
          <w:u w:val="single"/>
        </w:rPr>
        <w:t>CDN</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加速。在构建过程中，将引用的静态资源路径修改为CDN上对应的路径。可以利用webpack对于output参数和各loader的publicPath参数来修改资源路径</w:t>
      </w:r>
    </w:p>
    <w:p>
      <w:pPr>
        <w:widowControl/>
        <w:numPr>
          <w:ilvl w:val="0"/>
          <w:numId w:val="11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删除死代码（Tree Shaking）。将代码中永远不会走到的片段删除掉。可以通过在启动webpack时追加参数--optimize-minimize来实现</w:t>
      </w:r>
    </w:p>
    <w:p>
      <w:pPr>
        <w:widowControl/>
        <w:numPr>
          <w:ilvl w:val="0"/>
          <w:numId w:val="11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提取公共代码。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6、npm打包时需要注意哪些？如何利用webpack来更好的构建？</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Npm是目前最大的 JavaScript 模块仓库，里面有来自全世界开发者上传的可复用模块。你可能只是JS模块的使用者，但是有些情况你也会去选择上传自己开发的模块。 关于NPM模块上传的方法可以去官网上进行学习，这里只讲解如何利用webpack来构建。</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NPM模块需要注意以下问题：</w:t>
      </w:r>
    </w:p>
    <w:p>
      <w:pPr>
        <w:widowControl/>
        <w:numPr>
          <w:ilvl w:val="0"/>
          <w:numId w:val="11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要支持CommonJS模块化规范，所以要求打包后的最后结果也遵守该规则。</w:t>
      </w:r>
    </w:p>
    <w:p>
      <w:pPr>
        <w:widowControl/>
        <w:numPr>
          <w:ilvl w:val="0"/>
          <w:numId w:val="11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Npm模块使用者的环境是不确定的，很有可能并不支持ES6，所以打包的最后结果应该是采用ES5编写的。并且如果ES5是经过转换的，请最好连同SourceMap一同上传。</w:t>
      </w:r>
    </w:p>
    <w:p>
      <w:pPr>
        <w:widowControl/>
        <w:numPr>
          <w:ilvl w:val="0"/>
          <w:numId w:val="11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Npm包大小应该是尽量小（有些仓库会限制包大小）</w:t>
      </w:r>
    </w:p>
    <w:p>
      <w:pPr>
        <w:widowControl/>
        <w:numPr>
          <w:ilvl w:val="0"/>
          <w:numId w:val="11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发布的模块不能将依赖的模块也一同打包，应该让用户选择性的去自行安装。这样可以避免模块应用者再次打包时出现底层模块被重复打包的情况。</w:t>
      </w:r>
    </w:p>
    <w:p>
      <w:pPr>
        <w:widowControl/>
        <w:numPr>
          <w:ilvl w:val="0"/>
          <w:numId w:val="11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UI组件类的模块应该将依赖的其它资源文件，例如.css文件也需要包含在发布的模块里。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基于以上需要注意的问题，我们可以对于webpack配置做以下扩展和优化：</w:t>
      </w:r>
    </w:p>
    <w:p>
      <w:pPr>
        <w:widowControl/>
        <w:numPr>
          <w:ilvl w:val="0"/>
          <w:numId w:val="11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CommonJS模块化规范的解决方案： 设置output.libraryTarget='commonjs2'使输出的代码符合CommonJS2 模块化规范，以供给其它模块导入使用</w:t>
      </w:r>
    </w:p>
    <w:p>
      <w:pPr>
        <w:widowControl/>
        <w:numPr>
          <w:ilvl w:val="0"/>
          <w:numId w:val="11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输出ES5代码的解决方案：使用babel-loader把 ES6 代码转换成 ES5 的代码。再通过开启devtool: 'source-map'输出SourceMap以发布调试。</w:t>
      </w:r>
    </w:p>
    <w:p>
      <w:pPr>
        <w:widowControl/>
        <w:numPr>
          <w:ilvl w:val="0"/>
          <w:numId w:val="11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Npm包大小尽量小的解决方案：Babel 在把 ES6 代码转换成 ES5 代码时会注入一些辅助函数，最终导致每个输出的文件中都包含这段辅助函数的代码，造成了代码的冗余。解决方法是修改.babelrc文件，为其加入transform-runtime插件</w:t>
      </w:r>
    </w:p>
    <w:p>
      <w:pPr>
        <w:widowControl/>
        <w:numPr>
          <w:ilvl w:val="0"/>
          <w:numId w:val="11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不能将依赖模块打包到NPM模块中的解决方案：使用externals配置项来告诉webpack哪些模块不需要打包</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7、如何在vue项目中实现按需加载？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 UI组件库的按需加载 为了快速开发前端项目，经常会引入现成的UI组件库如ElementUI、iView等，但是他们的体积和他们所提供的功能一样，是很庞大的。 而通常情况下，我们仅仅需要少量的几个组件就足够了，但是我们却将庞大的组件库打包到我们的源码中，造成了不必要的开销。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不过很多组件库已经提供了现成的解决方案，如Element出品的babel-plugin-component和AntDesign出品的babel-plugin-import 安装以上插件后，在.babelrc配置中或babel-loader的参数中进行设置，即可实现组件按需加载了。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8、webpack的概念？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i/>
          <w:iCs/>
          <w:color w:val="333333"/>
          <w:kern w:val="0"/>
          <w:sz w:val="24"/>
          <w:szCs w:val="24"/>
        </w:rPr>
        <w:t>webpack</w:t>
      </w:r>
      <w:r>
        <w:rPr>
          <w:rFonts w:ascii="Open Sans" w:hAnsi="Open Sans" w:eastAsia="宋体" w:cs="Open Sans"/>
          <w:color w:val="333333"/>
          <w:kern w:val="0"/>
          <w:sz w:val="24"/>
          <w:szCs w:val="24"/>
        </w:rPr>
        <w:t xml:space="preserve"> 是一个现代 JavaScript 应用程序的</w:t>
      </w:r>
      <w:r>
        <w:rPr>
          <w:rFonts w:ascii="Open Sans" w:hAnsi="Open Sans" w:eastAsia="宋体" w:cs="Open Sans"/>
          <w:i/>
          <w:iCs/>
          <w:color w:val="333333"/>
          <w:kern w:val="0"/>
          <w:sz w:val="24"/>
          <w:szCs w:val="24"/>
        </w:rPr>
        <w:t>静态模块打包器(module bundler)</w:t>
      </w:r>
      <w:r>
        <w:rPr>
          <w:rFonts w:ascii="Open Sans" w:hAnsi="Open Sans" w:eastAsia="宋体" w:cs="Open Sans"/>
          <w:color w:val="333333"/>
          <w:kern w:val="0"/>
          <w:sz w:val="24"/>
          <w:szCs w:val="24"/>
        </w:rPr>
        <w: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先理解四个</w:t>
      </w:r>
      <w:r>
        <w:rPr>
          <w:rFonts w:ascii="Open Sans" w:hAnsi="Open Sans" w:eastAsia="宋体" w:cs="Open Sans"/>
          <w:b/>
          <w:bCs/>
          <w:color w:val="333333"/>
          <w:kern w:val="0"/>
          <w:sz w:val="24"/>
          <w:szCs w:val="24"/>
        </w:rPr>
        <w:t>核心概念</w:t>
      </w:r>
      <w:r>
        <w:rPr>
          <w:rFonts w:ascii="Open Sans" w:hAnsi="Open Sans" w:eastAsia="宋体" w:cs="Open Sans"/>
          <w:color w:val="333333"/>
          <w:kern w:val="0"/>
          <w:sz w:val="24"/>
          <w:szCs w:val="24"/>
        </w:rPr>
        <w:t>：</w:t>
      </w:r>
    </w:p>
    <w:p>
      <w:pPr>
        <w:widowControl/>
        <w:numPr>
          <w:ilvl w:val="0"/>
          <w:numId w:val="11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入口(entry)</w:t>
      </w:r>
    </w:p>
    <w:p>
      <w:pPr>
        <w:widowControl/>
        <w:numPr>
          <w:ilvl w:val="0"/>
          <w:numId w:val="11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出口(output)</w:t>
      </w:r>
    </w:p>
    <w:p>
      <w:pPr>
        <w:widowControl/>
        <w:numPr>
          <w:ilvl w:val="0"/>
          <w:numId w:val="11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loader</w:t>
      </w:r>
    </w:p>
    <w:p>
      <w:pPr>
        <w:widowControl/>
        <w:numPr>
          <w:ilvl w:val="0"/>
          <w:numId w:val="11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插件(plugins)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9、webpack的原理及配置？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从启动构建到输出结果一系列过程：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（1）初始化参数：解析webpack配置参数，合并shell传入和webpack.config.js文件配置的参数，形成最后的配置结果。</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（2）开始编译：上一步得到的参数初始化compiler对象，注册所有配置的插件，插件监听webpack构建生命周期的事件节点，做出相应的反应，执行对象的 run 方法开始执行编译。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（3）确定入口：从配置的entry入口，开始解析文件构建AST语法树，找出依赖，递归下去。</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（4）编译模块：递归中根据文件类型和loader配置，调用所有配置的loader对文件进行转换，再找出该模块依赖的模块，再递归本步骤直到所有入口依赖的文件都经过了本步骤的处理。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（5）完成模块编译并输出：递归完事后，得到每个文件结果，包含每个模块以及他们之间的依赖关系，根据entry配置生成代码块chunk。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（6）输出完成：输出所有的chunk到文件系统。</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配置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1、首先安装Node.js，有node环境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2、创建一个文件夹，在指定目录打开命令行，项目初始化</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npm init -y，生成一个package.json</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10、loader的配置做到样式模块化？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需要在我们的webpack.config.js中对css-loader进行一些额外设置</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vue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1、axios网络请求</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axios其实就是在ajax的基础上加了promise</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介绍：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axios 是一个基于Promise 用于浏览器和 nodejs 的 HTTP 客户端，它本身具有以下特征：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优点：</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创建 XMLHttpRequest</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从 node.js 发出 http 请求</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支持 Promise API</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拦截请求和响应</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转换请求和响应数据</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取消请求</w:t>
      </w:r>
    </w:p>
    <w:p>
      <w:pPr>
        <w:widowControl/>
        <w:numPr>
          <w:ilvl w:val="0"/>
          <w:numId w:val="115"/>
        </w:numPr>
        <w:spacing w:before="100" w:beforeAutospacing="1" w:after="100" w:afterAutospacing="1" w:line="360" w:lineRule="auto"/>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自动转换JSON数据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使用：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先安装npm i -S axios，在main.js中引入，比如axios请求本地json数据，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2、vue-router路由</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就是进行页面跳转的</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声明式（标签跳转）</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117700"/>
          <w:kern w:val="0"/>
          <w:sz w:val="22"/>
        </w:rPr>
        <w:t>&lt;router-link</w:t>
      </w:r>
      <w:r>
        <w:rPr>
          <w:rFonts w:ascii="var(--monospace)" w:hAnsi="var(--monospace)" w:eastAsia="宋体" w:cs="宋体"/>
          <w:color w:val="333333"/>
          <w:kern w:val="0"/>
          <w:sz w:val="22"/>
        </w:rPr>
        <w:t xml:space="preserve"> </w:t>
      </w:r>
      <w:r>
        <w:rPr>
          <w:rFonts w:ascii="var(--monospace)" w:hAnsi="var(--monospace)" w:eastAsia="宋体" w:cs="宋体"/>
          <w:color w:val="0000CC"/>
          <w:kern w:val="0"/>
          <w:sz w:val="22"/>
        </w:rPr>
        <w:t>:to</w:t>
      </w:r>
      <w:r>
        <w:rPr>
          <w:rFonts w:ascii="var(--monospace)" w:hAnsi="var(--monospace)" w:eastAsia="宋体" w:cs="宋体"/>
          <w:color w:val="333333"/>
          <w:kern w:val="0"/>
          <w:sz w:val="22"/>
        </w:rPr>
        <w:t>=</w:t>
      </w:r>
      <w:r>
        <w:rPr>
          <w:rFonts w:ascii="var(--monospace)" w:hAnsi="var(--monospace)" w:eastAsia="宋体" w:cs="宋体"/>
          <w:color w:val="AA1111"/>
          <w:kern w:val="0"/>
          <w:sz w:val="22"/>
        </w:rPr>
        <w:t>"index"</w:t>
      </w:r>
      <w:r>
        <w:rPr>
          <w:rFonts w:ascii="var(--monospace)" w:hAnsi="var(--monospace)" w:eastAsia="宋体" w:cs="宋体"/>
          <w:color w:val="117700"/>
          <w:kern w:val="0"/>
          <w:sz w:val="22"/>
        </w:rPr>
        <w:t>&gt;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编程式（ js跳转）</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router.push('index')</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w:t>
      </w:r>
      <w:r>
        <w:rPr>
          <w:rFonts w:hint="eastAsia" w:ascii="Open Sans" w:hAnsi="Open Sans" w:eastAsia="宋体" w:cs="Open Sans"/>
          <w:b/>
          <w:bCs/>
          <w:color w:val="333333"/>
          <w:kern w:val="0"/>
          <w:sz w:val="30"/>
          <w:szCs w:val="30"/>
        </w:rPr>
        <w:t>-</w:t>
      </w:r>
      <w:r>
        <w:rPr>
          <w:rFonts w:ascii="Open Sans" w:hAnsi="Open Sans" w:eastAsia="宋体" w:cs="Open Sans"/>
          <w:b/>
          <w:bCs/>
          <w:color w:val="333333"/>
          <w:kern w:val="0"/>
          <w:sz w:val="30"/>
          <w:szCs w:val="30"/>
        </w:rPr>
        <w:t>状态管理</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Vuex 是一个专为 Vue.js 应用程序开发的状态管理模式。Vue的状态管理就是vuex，通俗的说就是存储一些公用的数据，提供给各个组件使用。Vuex包含五个基本对象：state、getters、mutations、actions、modules</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在组件中通过ajax请求获得数据，把数据存储在vuex中，就要先通过dispatch来通知actions来工作，actions里面的commit在通知mutations进行工作，最后mutations把数据放在state中。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用来读取的状态集中放在store中；改变状态的方式是提交mutations，这个是同步的；异步逻辑应该封装在action中</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应用场景：Vue多个组件之间需要共享数据或状态。</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Vuex有几个核心概念：State、Getter、Mutation、Action、Module。</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场景：单页应用中，组件之间的状态。音乐播放、登录状态、加入购物车</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流程：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新建store.js文件，然后将该store实例注入到所有子组件，接下来就可以在vue的各个子组件中通过下面的方式访问vuex对象实例。</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4、vue生命周期</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什么是vue生命周期？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就是Vue从创建到销毁的过程，从开始创建，初始化数据，编译模板，挂载Dom -&gt; 渲染，更新 -&gt; 渲染，销毁等一系列过程</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vue生命周期的作用是什么？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它的生命周期中有多个事件钩子，让我们在控制整个Vue实例的过程时更容易形成好的逻辑</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DOM渲染在哪个周期中就已经完成？</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DOM渲染在mounted中就已经完成了</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vue生命周期总共有几个阶段？</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总共分为8个阶段，分别是</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1、beforeCreate(创建前)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在实例初始化之后，数据观测 (data observer) 和 event/watcher 事件配置之前被调用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2、created(创建后)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在实例创建完成后被立即调用。然而，挂载阶段还没开始，$el 属性目前不可见</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3、beforeMount(载入前)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在挂载开始之前被调用：相关的 render 函数首次被调用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4、mounted(载入后)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el 被新创建的 vm.$el 替换，并挂载到实例上去之后调用该钩子</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6、updated(更新后)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由于数据更改导致的虚拟 DOM 重新渲染和打补丁，在这之后会调用该钩子</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7、beforeDestory(销毁前)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实例销毁之前调用。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5、beforeUpdate(更新前)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数据更新时调用，发生在虚拟 DOM 打补丁之前。这里适合在更新之前访问现有的 DOM，比如手动移除已添加的事件监听器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8、destroyed(销毁后)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 实例销毁后调用。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1.什么是 vue 生命周期？ 答： 就是描述Vue 实例从创建到销毁的过程，就是生命周期。从开始创建、初始化数据、 编译模板、挂载 Dom</w:t>
      </w:r>
      <w:r>
        <w:rPr>
          <w:rFonts w:hint="eastAsia" w:ascii="宋体" w:hAnsi="宋体" w:eastAsia="宋体" w:cs="宋体"/>
          <w:color w:val="333333"/>
          <w:kern w:val="0"/>
          <w:sz w:val="24"/>
          <w:szCs w:val="24"/>
        </w:rPr>
        <w:t>→</w:t>
      </w:r>
      <w:r>
        <w:rPr>
          <w:rFonts w:ascii="Open Sans" w:hAnsi="Open Sans" w:eastAsia="宋体" w:cs="Open Sans"/>
          <w:color w:val="333333"/>
          <w:kern w:val="0"/>
          <w:sz w:val="24"/>
          <w:szCs w:val="24"/>
        </w:rPr>
        <w:t>渲染、更新</w:t>
      </w:r>
      <w:r>
        <w:rPr>
          <w:rFonts w:hint="eastAsia" w:ascii="宋体" w:hAnsi="宋体" w:eastAsia="宋体" w:cs="宋体"/>
          <w:color w:val="333333"/>
          <w:kern w:val="0"/>
          <w:sz w:val="24"/>
          <w:szCs w:val="24"/>
        </w:rPr>
        <w:t>→</w:t>
      </w:r>
      <w:r>
        <w:rPr>
          <w:rFonts w:ascii="Open Sans" w:hAnsi="Open Sans" w:eastAsia="宋体" w:cs="Open Sans"/>
          <w:color w:val="333333"/>
          <w:kern w:val="0"/>
          <w:sz w:val="24"/>
          <w:szCs w:val="24"/>
        </w:rPr>
        <w:t>渲染、销毁等一系列过程，称之为 Vue 的生 命周期。 2.vue 生命周期的作用是什么？ 答：它的生命周期中有多个事件钩子，利用钩子函数，我们可以完成一些业务逻辑，比如发送ajax获取数据还有就是利用生命周期函数实现底部菜单的隐藏与现实，以及关闭动画等。 3.vue 生命周期总共有几个阶段？ 答：它可以总共分为 8 个阶段：创建前/后, 载入前/后,更新前/后,销毁前/销毁后。 4.第一次页面加载会触发哪几个钩子？（前四个） 答：会触发 下面这几个 beforeCreate, created, beforeMount, mounted 。 5.DOM 渲染在 哪个周期中就已经完成？ 答：DOM 渲染在 mounted 中就已经完成了。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5、ajax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应用在axios里面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6、vue中组件间传值的方法？vue父子组件通信的方法有什么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bus总线，props，vuex，$emit，children</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1、vue父子组件通信的方法有什么</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方法一：props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w:t>
      </w:r>
      <w:r>
        <w:fldChar w:fldCharType="begin"/>
      </w:r>
      <w:r>
        <w:instrText xml:space="preserve"> HYPERLINK "https://cn.vuejs.org/v2/guide/components.html" \l "Prop" </w:instrText>
      </w:r>
      <w:r>
        <w:fldChar w:fldCharType="separate"/>
      </w:r>
      <w:r>
        <w:rPr>
          <w:rFonts w:ascii="Open Sans" w:hAnsi="Open Sans" w:eastAsia="宋体" w:cs="Open Sans"/>
          <w:color w:val="4183C4"/>
          <w:kern w:val="0"/>
          <w:sz w:val="24"/>
          <w:szCs w:val="24"/>
          <w:u w:val="single"/>
        </w:rPr>
        <w:t>props</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，父组件可以使用props向子组件传递数据。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2、子组件向父组件通信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w:t>
      </w:r>
      <w:r>
        <w:fldChar w:fldCharType="begin"/>
      </w:r>
      <w:r>
        <w:instrText xml:space="preserve"> HYPERLINK "https://cn.vuejs.org/v2/api/" \l "vm-children" </w:instrText>
      </w:r>
      <w:r>
        <w:fldChar w:fldCharType="separate"/>
      </w:r>
      <w:r>
        <w:rPr>
          <w:rFonts w:ascii="Open Sans" w:hAnsi="Open Sans" w:eastAsia="宋体" w:cs="Open Sans"/>
          <w:color w:val="4183C4"/>
          <w:kern w:val="0"/>
          <w:sz w:val="24"/>
          <w:szCs w:val="24"/>
          <w:u w:val="single"/>
        </w:rPr>
        <w:t>$children</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可以在父组件中访问子组件。</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方法一:使用</w:t>
      </w:r>
      <w:r>
        <w:fldChar w:fldCharType="begin"/>
      </w:r>
      <w:r>
        <w:instrText xml:space="preserve"> HYPERLINK "https://cn.vuejs.org/v2/guide/components.html" \l "%E4%BD%BF%E7%94%A8-v-on-%E7%BB%91%E5%AE%9A%E8%87%AA%E5%AE%9A%E4%B9%89%E4%BA%8B%E4%BB%B6" </w:instrText>
      </w:r>
      <w:r>
        <w:fldChar w:fldCharType="separate"/>
      </w:r>
      <w:r>
        <w:rPr>
          <w:rFonts w:ascii="Open Sans" w:hAnsi="Open Sans" w:eastAsia="宋体" w:cs="Open Sans"/>
          <w:b/>
          <w:bCs/>
          <w:color w:val="4183C4"/>
          <w:kern w:val="0"/>
          <w:sz w:val="20"/>
          <w:szCs w:val="20"/>
          <w:u w:val="single"/>
        </w:rPr>
        <w:t>vue事件</w:t>
      </w:r>
      <w:r>
        <w:rPr>
          <w:rFonts w:ascii="Open Sans" w:hAnsi="Open Sans" w:eastAsia="宋体" w:cs="Open Sans"/>
          <w:b/>
          <w:bCs/>
          <w:color w:val="4183C4"/>
          <w:kern w:val="0"/>
          <w:sz w:val="20"/>
          <w:szCs w:val="20"/>
          <w:u w:val="single"/>
        </w:rPr>
        <w:fldChar w:fldCharType="end"/>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父组件向子组件传递事件方法，子组件通过$emit触发事件，回调给父组件。</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方法二： 通过修改父组件传递的props来修改父组件数据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方法三：使用$parent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w:t>
      </w:r>
      <w:r>
        <w:fldChar w:fldCharType="begin"/>
      </w:r>
      <w:r>
        <w:instrText xml:space="preserve"> HYPERLINK "https://cn.vuejs.org/v2/api/" \l "vm-parent" </w:instrText>
      </w:r>
      <w:r>
        <w:fldChar w:fldCharType="separate"/>
      </w:r>
      <w:r>
        <w:rPr>
          <w:rFonts w:ascii="Open Sans" w:hAnsi="Open Sans" w:eastAsia="宋体" w:cs="Open Sans"/>
          <w:color w:val="4183C4"/>
          <w:kern w:val="0"/>
          <w:sz w:val="24"/>
          <w:szCs w:val="24"/>
          <w:u w:val="single"/>
        </w:rPr>
        <w:t>$parent</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可以访问父组件的数据。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3、非父子组件、兄弟组件之间的数据传递</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非父子组件通信，Vue官方推荐</w:t>
      </w:r>
      <w:r>
        <w:fldChar w:fldCharType="begin"/>
      </w:r>
      <w:r>
        <w:instrText xml:space="preserve"> HYPERLINK "https://cn.vuejs.org/v2/guide/components.html" \l "%E9%9D%9E%E7%88%B6%E5%AD%90%E7%BB%84%E4%BB%B6%E9%80%9A%E4%BF%A1" </w:instrText>
      </w:r>
      <w:r>
        <w:fldChar w:fldCharType="separate"/>
      </w:r>
      <w:r>
        <w:rPr>
          <w:rFonts w:ascii="Open Sans" w:hAnsi="Open Sans" w:eastAsia="宋体" w:cs="Open Sans"/>
          <w:color w:val="4183C4"/>
          <w:kern w:val="0"/>
          <w:sz w:val="24"/>
          <w:szCs w:val="24"/>
          <w:u w:val="single"/>
        </w:rPr>
        <w:t xml:space="preserve">使用一个Vue实例作为中央事件总线 </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bus总线。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Vue内部有一个事件机制，可以参考</w:t>
      </w:r>
      <w:r>
        <w:fldChar w:fldCharType="begin"/>
      </w:r>
      <w:r>
        <w:instrText xml:space="preserve"> HYPERLINK "https://github.com/vuejs/vue/blob/dev/src/core/instance/events.js" </w:instrText>
      </w:r>
      <w:r>
        <w:fldChar w:fldCharType="separate"/>
      </w:r>
      <w:r>
        <w:rPr>
          <w:rFonts w:ascii="Open Sans" w:hAnsi="Open Sans" w:eastAsia="宋体" w:cs="Open Sans"/>
          <w:color w:val="4183C4"/>
          <w:kern w:val="0"/>
          <w:sz w:val="24"/>
          <w:szCs w:val="24"/>
          <w:u w:val="single"/>
        </w:rPr>
        <w:t>源码</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$on方法用来监听一个事件。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$emit用来触发一个事件。</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4、复杂的单页应用数据管理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当应用足够复杂情况下，请使用</w:t>
      </w:r>
      <w:r>
        <w:fldChar w:fldCharType="begin"/>
      </w:r>
      <w:r>
        <w:instrText xml:space="preserve"> HYPERLINK "https://cn.vuejs.org/v2/guide/state-management.html" </w:instrText>
      </w:r>
      <w:r>
        <w:fldChar w:fldCharType="separate"/>
      </w:r>
      <w:r>
        <w:rPr>
          <w:rFonts w:ascii="Open Sans" w:hAnsi="Open Sans" w:eastAsia="宋体" w:cs="Open Sans"/>
          <w:color w:val="4183C4"/>
          <w:kern w:val="0"/>
          <w:sz w:val="24"/>
          <w:szCs w:val="24"/>
          <w:u w:val="single"/>
        </w:rPr>
        <w:t>vuex</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进行数据管理。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7、VUE和REACT有什么区别？</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react整体是函数式的思想，把组件设计成纯组件，状态和逻辑通过参数传入，所以在react中，是单向数据流；</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vue的思想是响应式的，也就是基于是数据可变的，通过对每一个属性建立Watcher来监听，当属性变化的时候，响应式的更新对应的虚拟dom。</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8、V-model的是什么？</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 xml:space="preserve">Vue的双向数据绑定是由数据劫持结合发布者订阅者实现的。 数据劫持是通过Object.defineProperty()来劫持对象数据的setter和getter操作。 </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9、MVC 框架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MVC 模式代表 Model-View-Controller（模型-视图-控制器） 模式。这种模式用于应用程序的分层开发。</w:t>
      </w:r>
    </w:p>
    <w:p>
      <w:pPr>
        <w:widowControl/>
        <w:numPr>
          <w:ilvl w:val="0"/>
          <w:numId w:val="11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Model（模型）</w:t>
      </w:r>
      <w:r>
        <w:rPr>
          <w:rFonts w:ascii="Open Sans" w:hAnsi="Open Sans" w:eastAsia="宋体" w:cs="Open Sans"/>
          <w:color w:val="333333"/>
          <w:kern w:val="0"/>
          <w:sz w:val="24"/>
          <w:szCs w:val="24"/>
        </w:rPr>
        <w:t xml:space="preserve"> - 模型代表一个存取数据的对象或 JAVA POJO。它也可以带有逻辑，在数据变化时更新控制器。</w:t>
      </w:r>
    </w:p>
    <w:p>
      <w:pPr>
        <w:widowControl/>
        <w:numPr>
          <w:ilvl w:val="0"/>
          <w:numId w:val="11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View（视图）</w:t>
      </w:r>
      <w:r>
        <w:rPr>
          <w:rFonts w:ascii="Open Sans" w:hAnsi="Open Sans" w:eastAsia="宋体" w:cs="Open Sans"/>
          <w:color w:val="333333"/>
          <w:kern w:val="0"/>
          <w:sz w:val="24"/>
          <w:szCs w:val="24"/>
        </w:rPr>
        <w:t xml:space="preserve"> - 视图代表模型包含的数据的可视化。</w:t>
      </w:r>
    </w:p>
    <w:p>
      <w:pPr>
        <w:widowControl/>
        <w:numPr>
          <w:ilvl w:val="0"/>
          <w:numId w:val="11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Controller（控制器）</w:t>
      </w:r>
      <w:r>
        <w:rPr>
          <w:rFonts w:ascii="Open Sans" w:hAnsi="Open Sans" w:eastAsia="宋体" w:cs="Open Sans"/>
          <w:color w:val="333333"/>
          <w:kern w:val="0"/>
          <w:sz w:val="24"/>
          <w:szCs w:val="24"/>
        </w:rPr>
        <w:t xml:space="preserve"> - 控制器作用于模型和视图上。它控制数据流向模型对象，并在数据变化时更新视图。它使视图与模型分离开。</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10、MVP框架</w:t>
      </w:r>
    </w:p>
    <w:p>
      <w:pPr>
        <w:widowControl/>
        <w:numPr>
          <w:ilvl w:val="0"/>
          <w:numId w:val="11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M-Model : 业务逻辑和实体模型(biz/bean)</w:t>
      </w:r>
    </w:p>
    <w:p>
      <w:pPr>
        <w:widowControl/>
        <w:numPr>
          <w:ilvl w:val="0"/>
          <w:numId w:val="11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V-View : 布局文件(XML)和Activity</w:t>
      </w:r>
    </w:p>
    <w:p>
      <w:pPr>
        <w:widowControl/>
        <w:numPr>
          <w:ilvl w:val="0"/>
          <w:numId w:val="11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P-Presenter : 完成View和Model的交互</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11、MVVM框架</w:t>
      </w:r>
    </w:p>
    <w:p>
      <w:pPr>
        <w:widowControl/>
        <w:numPr>
          <w:ilvl w:val="0"/>
          <w:numId w:val="11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M-Model : 实体模型(biz/bean)</w:t>
      </w:r>
    </w:p>
    <w:p>
      <w:pPr>
        <w:widowControl/>
        <w:numPr>
          <w:ilvl w:val="0"/>
          <w:numId w:val="11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V-View : 布局文件(XML)</w:t>
      </w:r>
    </w:p>
    <w:p>
      <w:pPr>
        <w:widowControl/>
        <w:numPr>
          <w:ilvl w:val="0"/>
          <w:numId w:val="11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VM-ViewModel : DataBinding所在之处，对外暴露出公共属性，View和Model的绑定器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 MVVM架构下，View层和 Model层 之间并没有直接的联系，而是通过 ViewModel 进行交互，Model层 和 ViewModel 之间的交互是双向的， 因此 View层 数据的变化会 同步到 Model层 中，而 Model 层数据的变化也会立即反应到 View层 上。 ViewModel 通过双向数据绑定把 View 层和 Model 层连接了起来，而 View层和 Model 层之间的同步工作完全是自动的，无需人为干涉，因此作为开发者只需关注业务逻 辑，不需要手动操作 DOM, 不需要关注数据状态的同步问题。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12、对keep-alive的了解？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keep-alive是vue内置的一个组件，可以使被包含的组件保留状态，或避免重新渲染</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13、Vue中一句话就能回答的面试题？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1、css只在当前组件起作用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答：在style标签中写入 scoped 即可。例如 </w:t>
      </w:r>
      <w:r>
        <w:rPr>
          <w:rFonts w:ascii="var(--monospace)" w:hAnsi="var(--monospace)" w:eastAsia="宋体" w:cs="Open Sans"/>
          <w:color w:val="A7A7A7"/>
          <w:kern w:val="0"/>
          <w:sz w:val="24"/>
          <w:szCs w:val="24"/>
        </w:rPr>
        <w:t>&lt;style scoped&gt;&lt;style&gt;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2、v-if 和 v-show 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答：v-if按照条件是否渲染，v-show是display的 block 或 none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3、$route 和 $router 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答：$route 是路由信息对象，包括path,params,hash,query,fullPath,matched,name等路由信息参数。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$router是路由实例对象，包括了路由的跳转方法，钩子函数等。</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4、vue.js的两个核心是什么？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答：数据驱动，组件系统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5、vue几种常用的指令？</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答：v-for, v-if, v-else, v-bind, v-on, v-show</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6、v-on 可以绑定多个方法吗？</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答：可以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7、vue中key值的作用？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答：key的作用主要是为了高效的更新虚拟 DOM</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8、什么是vue的计算属性？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答：computed,适用于复杂数据处理，便于维护</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14、v-if 和 v-show 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v-if</w:t>
      </w:r>
      <w:r>
        <w:rPr>
          <w:rFonts w:ascii="var(--monospace)" w:hAnsi="var(--monospace)" w:eastAsia="宋体" w:cs="宋体"/>
          <w:color w:val="333333"/>
          <w:kern w:val="0"/>
          <w:sz w:val="22"/>
          <w:bdr w:val="single" w:color="E7EAED" w:sz="6" w:space="0"/>
          <w:shd w:val="clear" w:color="auto" w:fill="F3F4F4"/>
        </w:rPr>
        <w:t>按照条件是否渲染，</w:t>
      </w:r>
      <w:r>
        <w:rPr>
          <w:rFonts w:ascii="Open Sans" w:hAnsi="Open Sans" w:eastAsia="宋体" w:cs="Open Sans"/>
          <w:color w:val="333333"/>
          <w:kern w:val="0"/>
          <w:sz w:val="24"/>
          <w:szCs w:val="24"/>
        </w:rPr>
        <w:t>v-show</w:t>
      </w:r>
      <w:r>
        <w:rPr>
          <w:rFonts w:ascii="var(--monospace)" w:hAnsi="var(--monospace)" w:eastAsia="宋体" w:cs="宋体"/>
          <w:color w:val="333333"/>
          <w:kern w:val="0"/>
          <w:sz w:val="22"/>
          <w:bdr w:val="single" w:color="E7EAED" w:sz="6" w:space="0"/>
          <w:shd w:val="clear" w:color="auto" w:fill="F3F4F4"/>
        </w:rPr>
        <w:t>是</w:t>
      </w:r>
      <w:r>
        <w:rPr>
          <w:rFonts w:ascii="Open Sans" w:hAnsi="Open Sans" w:eastAsia="宋体" w:cs="Open Sans"/>
          <w:color w:val="333333"/>
          <w:kern w:val="0"/>
          <w:sz w:val="24"/>
          <w:szCs w:val="24"/>
        </w:rPr>
        <w:t>display</w:t>
      </w:r>
      <w:r>
        <w:rPr>
          <w:rFonts w:ascii="var(--monospace)" w:hAnsi="var(--monospace)" w:eastAsia="宋体" w:cs="宋体"/>
          <w:color w:val="333333"/>
          <w:kern w:val="0"/>
          <w:sz w:val="22"/>
          <w:bdr w:val="single" w:color="E7EAED" w:sz="6" w:space="0"/>
          <w:shd w:val="clear" w:color="auto" w:fill="F3F4F4"/>
        </w:rPr>
        <w:t>的</w:t>
      </w:r>
      <w:r>
        <w:rPr>
          <w:rFonts w:ascii="Open Sans" w:hAnsi="Open Sans" w:eastAsia="宋体" w:cs="Open Sans"/>
          <w:color w:val="333333"/>
          <w:kern w:val="0"/>
          <w:sz w:val="24"/>
          <w:szCs w:val="24"/>
        </w:rPr>
        <w:t>block</w:t>
      </w:r>
      <w:r>
        <w:rPr>
          <w:rFonts w:ascii="var(--monospace)" w:hAnsi="var(--monospace)" w:eastAsia="宋体" w:cs="宋体"/>
          <w:color w:val="333333"/>
          <w:kern w:val="0"/>
          <w:sz w:val="22"/>
          <w:bdr w:val="single" w:color="E7EAED" w:sz="6" w:space="0"/>
          <w:shd w:val="clear" w:color="auto" w:fill="F3F4F4"/>
        </w:rPr>
        <w:t>或</w:t>
      </w:r>
      <w:r>
        <w:rPr>
          <w:rFonts w:ascii="Open Sans" w:hAnsi="Open Sans" w:eastAsia="宋体" w:cs="Open Sans"/>
          <w:color w:val="333333"/>
          <w:kern w:val="0"/>
          <w:sz w:val="24"/>
          <w:szCs w:val="24"/>
        </w:rPr>
        <w:t>none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15、computed 和 watch 区别</w:t>
      </w:r>
    </w:p>
    <w:p>
      <w:pPr>
        <w:widowControl/>
        <w:numPr>
          <w:ilvl w:val="0"/>
          <w:numId w:val="119"/>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computed</w:t>
      </w:r>
      <w:r>
        <w:rPr>
          <w:rFonts w:ascii="Open Sans" w:hAnsi="Open Sans" w:eastAsia="宋体" w:cs="Open Sans"/>
          <w:color w:val="333333"/>
          <w:kern w:val="0"/>
          <w:sz w:val="24"/>
          <w:szCs w:val="24"/>
        </w:rPr>
        <w:t xml:space="preserve"> 是计算属性，依赖其他属性计算值，并且 </w:t>
      </w:r>
      <w:r>
        <w:rPr>
          <w:rFonts w:ascii="var(--monospace)" w:hAnsi="var(--monospace)" w:eastAsia="宋体" w:cs="宋体"/>
          <w:color w:val="333333"/>
          <w:kern w:val="0"/>
          <w:sz w:val="22"/>
          <w:bdr w:val="single" w:color="E7EAED" w:sz="6" w:space="0"/>
          <w:shd w:val="clear" w:color="auto" w:fill="F3F4F4"/>
        </w:rPr>
        <w:t>computed</w:t>
      </w:r>
      <w:r>
        <w:rPr>
          <w:rFonts w:ascii="Open Sans" w:hAnsi="Open Sans" w:eastAsia="宋体" w:cs="Open Sans"/>
          <w:color w:val="333333"/>
          <w:kern w:val="0"/>
          <w:sz w:val="24"/>
          <w:szCs w:val="24"/>
        </w:rPr>
        <w:t xml:space="preserve"> 的值有缓存，只有当计算值变化才会返回内容。</w:t>
      </w:r>
    </w:p>
    <w:p>
      <w:pPr>
        <w:widowControl/>
        <w:numPr>
          <w:ilvl w:val="0"/>
          <w:numId w:val="119"/>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watch</w:t>
      </w:r>
      <w:r>
        <w:rPr>
          <w:rFonts w:ascii="Open Sans" w:hAnsi="Open Sans" w:eastAsia="宋体" w:cs="Open Sans"/>
          <w:color w:val="333333"/>
          <w:kern w:val="0"/>
          <w:sz w:val="24"/>
          <w:szCs w:val="24"/>
        </w:rPr>
        <w:t xml:space="preserve"> 监听到值的变化就会执行回调，在回调中可以进行一些逻辑操作。</w:t>
      </w:r>
    </w:p>
    <w:p>
      <w:pPr>
        <w:widowControl/>
        <w:numPr>
          <w:ilvl w:val="0"/>
          <w:numId w:val="11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所以一般来说需要依赖别的属性来动态获得值的时候可以使用 </w:t>
      </w:r>
      <w:r>
        <w:rPr>
          <w:rFonts w:ascii="var(--monospace)" w:hAnsi="var(--monospace)" w:eastAsia="宋体" w:cs="宋体"/>
          <w:color w:val="333333"/>
          <w:kern w:val="0"/>
          <w:sz w:val="22"/>
          <w:bdr w:val="single" w:color="E7EAED" w:sz="6" w:space="0"/>
          <w:shd w:val="clear" w:color="auto" w:fill="F3F4F4"/>
        </w:rPr>
        <w:t>computed</w:t>
      </w:r>
      <w:r>
        <w:rPr>
          <w:rFonts w:ascii="Open Sans" w:hAnsi="Open Sans" w:eastAsia="宋体" w:cs="Open Sans"/>
          <w:color w:val="333333"/>
          <w:kern w:val="0"/>
          <w:sz w:val="24"/>
          <w:szCs w:val="24"/>
        </w:rPr>
        <w:t xml:space="preserve">，对于监听到值的变化需要做一些复杂业务逻辑的情况可以使用 </w:t>
      </w:r>
      <w:r>
        <w:rPr>
          <w:rFonts w:ascii="var(--monospace)" w:hAnsi="var(--monospace)" w:eastAsia="宋体" w:cs="宋体"/>
          <w:color w:val="333333"/>
          <w:kern w:val="0"/>
          <w:sz w:val="22"/>
          <w:bdr w:val="single" w:color="E7EAED" w:sz="6" w:space="0"/>
          <w:shd w:val="clear" w:color="auto" w:fill="F3F4F4"/>
        </w:rPr>
        <w:t>watch</w:t>
      </w:r>
      <w:r>
        <w:rPr>
          <w:rFonts w:ascii="Open Sans" w:hAnsi="Open Sans" w:eastAsia="宋体" w:cs="Open Sans"/>
          <w:color w:val="333333"/>
          <w:kern w:val="0"/>
          <w:sz w:val="24"/>
          <w:szCs w:val="24"/>
        </w:rPr>
        <w:t>。</w:t>
      </w:r>
    </w:p>
    <w:p>
      <w:pPr>
        <w:widowControl/>
        <w:numPr>
          <w:ilvl w:val="0"/>
          <w:numId w:val="11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另外 </w:t>
      </w:r>
      <w:r>
        <w:rPr>
          <w:rFonts w:ascii="var(--monospace)" w:hAnsi="var(--monospace)" w:eastAsia="宋体" w:cs="宋体"/>
          <w:color w:val="333333"/>
          <w:kern w:val="0"/>
          <w:sz w:val="22"/>
          <w:bdr w:val="single" w:color="E7EAED" w:sz="6" w:space="0"/>
          <w:shd w:val="clear" w:color="auto" w:fill="F3F4F4"/>
        </w:rPr>
        <w:t>computerd 和</w:t>
      </w:r>
      <w:r>
        <w:rPr>
          <w:rFonts w:ascii="Open Sans" w:hAnsi="Open Sans" w:eastAsia="宋体" w:cs="Open Sans"/>
          <w:color w:val="333333"/>
          <w:kern w:val="0"/>
          <w:sz w:val="24"/>
          <w:szCs w:val="24"/>
        </w:rPr>
        <w:t>watch` 还都支持对象的写法，这种方式知道的人并不多。</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16、Vue的路由实现：hash模式 和 history模式</w:t>
      </w:r>
    </w:p>
    <w:p>
      <w:pPr>
        <w:widowControl/>
        <w:numPr>
          <w:ilvl w:val="0"/>
          <w:numId w:val="120"/>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hash</w:t>
      </w:r>
      <w:r>
        <w:rPr>
          <w:rFonts w:ascii="Open Sans" w:hAnsi="Open Sans" w:eastAsia="宋体" w:cs="Open Sans"/>
          <w:color w:val="333333"/>
          <w:kern w:val="0"/>
          <w:sz w:val="24"/>
          <w:szCs w:val="24"/>
        </w:rPr>
        <w:t>模式：在浏览器中符号</w:t>
      </w:r>
      <w:r>
        <w:rPr>
          <w:rFonts w:ascii="var(--monospace)" w:hAnsi="var(--monospace)" w:eastAsia="宋体" w:cs="宋体"/>
          <w:color w:val="333333"/>
          <w:kern w:val="0"/>
          <w:sz w:val="22"/>
          <w:bdr w:val="single" w:color="E7EAED" w:sz="6" w:space="0"/>
          <w:shd w:val="clear" w:color="auto" w:fill="F3F4F4"/>
        </w:rPr>
        <w:t>“#”</w:t>
      </w:r>
      <w:r>
        <w:rPr>
          <w:rFonts w:ascii="Open Sans" w:hAnsi="Open Sans" w:eastAsia="宋体" w:cs="Open Sans"/>
          <w:color w:val="333333"/>
          <w:kern w:val="0"/>
          <w:sz w:val="24"/>
          <w:szCs w:val="24"/>
        </w:rPr>
        <w:t>，#以及#后面的字符称之为</w:t>
      </w:r>
      <w:r>
        <w:rPr>
          <w:rFonts w:ascii="var(--monospace)" w:hAnsi="var(--monospace)" w:eastAsia="宋体" w:cs="宋体"/>
          <w:color w:val="333333"/>
          <w:kern w:val="0"/>
          <w:sz w:val="22"/>
          <w:bdr w:val="single" w:color="E7EAED" w:sz="6" w:space="0"/>
          <w:shd w:val="clear" w:color="auto" w:fill="F3F4F4"/>
        </w:rPr>
        <w:t>hash</w:t>
      </w:r>
      <w:r>
        <w:rPr>
          <w:rFonts w:ascii="Open Sans" w:hAnsi="Open Sans" w:eastAsia="宋体" w:cs="Open Sans"/>
          <w:color w:val="333333"/>
          <w:kern w:val="0"/>
          <w:sz w:val="24"/>
          <w:szCs w:val="24"/>
        </w:rPr>
        <w:t xml:space="preserve">，用 </w:t>
      </w:r>
      <w:r>
        <w:rPr>
          <w:rFonts w:ascii="var(--monospace)" w:hAnsi="var(--monospace)" w:eastAsia="宋体" w:cs="宋体"/>
          <w:color w:val="333333"/>
          <w:kern w:val="0"/>
          <w:sz w:val="22"/>
          <w:bdr w:val="single" w:color="E7EAED" w:sz="6" w:space="0"/>
          <w:shd w:val="clear" w:color="auto" w:fill="F3F4F4"/>
        </w:rPr>
        <w:t>window.location.hash</w:t>
      </w:r>
      <w:r>
        <w:rPr>
          <w:rFonts w:ascii="Open Sans" w:hAnsi="Open Sans" w:eastAsia="宋体" w:cs="Open Sans"/>
          <w:color w:val="333333"/>
          <w:kern w:val="0"/>
          <w:sz w:val="24"/>
          <w:szCs w:val="24"/>
        </w:rPr>
        <w:t xml:space="preserve"> 读取。特点：</w:t>
      </w:r>
      <w:r>
        <w:rPr>
          <w:rFonts w:ascii="var(--monospace)" w:hAnsi="var(--monospace)" w:eastAsia="宋体" w:cs="宋体"/>
          <w:color w:val="333333"/>
          <w:kern w:val="0"/>
          <w:sz w:val="22"/>
          <w:bdr w:val="single" w:color="E7EAED" w:sz="6" w:space="0"/>
          <w:shd w:val="clear" w:color="auto" w:fill="F3F4F4"/>
        </w:rPr>
        <w:t>hash</w:t>
      </w:r>
      <w:r>
        <w:rPr>
          <w:rFonts w:ascii="Open Sans" w:hAnsi="Open Sans" w:eastAsia="宋体" w:cs="Open Sans"/>
          <w:color w:val="333333"/>
          <w:kern w:val="0"/>
          <w:sz w:val="24"/>
          <w:szCs w:val="24"/>
        </w:rPr>
        <w:t>虽然在</w:t>
      </w:r>
      <w:r>
        <w:rPr>
          <w:rFonts w:ascii="var(--monospace)" w:hAnsi="var(--monospace)" w:eastAsia="宋体" w:cs="宋体"/>
          <w:color w:val="333333"/>
          <w:kern w:val="0"/>
          <w:sz w:val="22"/>
          <w:bdr w:val="single" w:color="E7EAED" w:sz="6" w:space="0"/>
          <w:shd w:val="clear" w:color="auto" w:fill="F3F4F4"/>
        </w:rPr>
        <w:t>URL</w:t>
      </w:r>
      <w:r>
        <w:rPr>
          <w:rFonts w:ascii="Open Sans" w:hAnsi="Open Sans" w:eastAsia="宋体" w:cs="Open Sans"/>
          <w:color w:val="333333"/>
          <w:kern w:val="0"/>
          <w:sz w:val="24"/>
          <w:szCs w:val="24"/>
        </w:rPr>
        <w:t>中，但不被包括在</w:t>
      </w:r>
      <w:r>
        <w:rPr>
          <w:rFonts w:ascii="var(--monospace)" w:hAnsi="var(--monospace)" w:eastAsia="宋体" w:cs="宋体"/>
          <w:color w:val="333333"/>
          <w:kern w:val="0"/>
          <w:sz w:val="22"/>
          <w:bdr w:val="single" w:color="E7EAED" w:sz="6" w:space="0"/>
          <w:shd w:val="clear" w:color="auto" w:fill="F3F4F4"/>
        </w:rPr>
        <w:t>HTTP</w:t>
      </w:r>
      <w:r>
        <w:rPr>
          <w:rFonts w:ascii="Open Sans" w:hAnsi="Open Sans" w:eastAsia="宋体" w:cs="Open Sans"/>
          <w:color w:val="333333"/>
          <w:kern w:val="0"/>
          <w:sz w:val="24"/>
          <w:szCs w:val="24"/>
        </w:rPr>
        <w:t>请求中；用来指导浏览器动作，对服务端安全无用，</w:t>
      </w:r>
      <w:r>
        <w:rPr>
          <w:rFonts w:ascii="var(--monospace)" w:hAnsi="var(--monospace)" w:eastAsia="宋体" w:cs="宋体"/>
          <w:color w:val="333333"/>
          <w:kern w:val="0"/>
          <w:sz w:val="22"/>
          <w:bdr w:val="single" w:color="E7EAED" w:sz="6" w:space="0"/>
          <w:shd w:val="clear" w:color="auto" w:fill="F3F4F4"/>
        </w:rPr>
        <w:t>hash</w:t>
      </w:r>
      <w:r>
        <w:rPr>
          <w:rFonts w:ascii="Open Sans" w:hAnsi="Open Sans" w:eastAsia="宋体" w:cs="Open Sans"/>
          <w:color w:val="333333"/>
          <w:kern w:val="0"/>
          <w:sz w:val="24"/>
          <w:szCs w:val="24"/>
        </w:rPr>
        <w:t>不会重加载页面。</w:t>
      </w:r>
    </w:p>
    <w:p>
      <w:pPr>
        <w:widowControl/>
        <w:numPr>
          <w:ilvl w:val="0"/>
          <w:numId w:val="120"/>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history</w:t>
      </w:r>
      <w:r>
        <w:rPr>
          <w:rFonts w:ascii="Open Sans" w:hAnsi="Open Sans" w:eastAsia="宋体" w:cs="Open Sans"/>
          <w:color w:val="333333"/>
          <w:kern w:val="0"/>
          <w:sz w:val="24"/>
          <w:szCs w:val="24"/>
        </w:rPr>
        <w:t>模式：h</w:t>
      </w:r>
      <w:r>
        <w:rPr>
          <w:rFonts w:ascii="var(--monospace)" w:hAnsi="var(--monospace)" w:eastAsia="宋体" w:cs="宋体"/>
          <w:color w:val="333333"/>
          <w:kern w:val="0"/>
          <w:sz w:val="22"/>
          <w:bdr w:val="single" w:color="E7EAED" w:sz="6" w:space="0"/>
          <w:shd w:val="clear" w:color="auto" w:fill="F3F4F4"/>
        </w:rPr>
        <w:t>istory</w:t>
      </w:r>
      <w:r>
        <w:rPr>
          <w:rFonts w:ascii="Open Sans" w:hAnsi="Open Sans" w:eastAsia="宋体" w:cs="Open Sans"/>
          <w:color w:val="333333"/>
          <w:kern w:val="0"/>
          <w:sz w:val="24"/>
          <w:szCs w:val="24"/>
        </w:rPr>
        <w:t>采用</w:t>
      </w:r>
      <w:r>
        <w:rPr>
          <w:rFonts w:ascii="var(--monospace)" w:hAnsi="var(--monospace)" w:eastAsia="宋体" w:cs="宋体"/>
          <w:color w:val="333333"/>
          <w:kern w:val="0"/>
          <w:sz w:val="22"/>
          <w:bdr w:val="single" w:color="E7EAED" w:sz="6" w:space="0"/>
          <w:shd w:val="clear" w:color="auto" w:fill="F3F4F4"/>
        </w:rPr>
        <w:t>HTML5</w:t>
      </w:r>
      <w:r>
        <w:rPr>
          <w:rFonts w:ascii="Open Sans" w:hAnsi="Open Sans" w:eastAsia="宋体" w:cs="Open Sans"/>
          <w:color w:val="333333"/>
          <w:kern w:val="0"/>
          <w:sz w:val="24"/>
          <w:szCs w:val="24"/>
        </w:rPr>
        <w:t xml:space="preserve">的新特性；且提供了两个新方法： </w:t>
      </w:r>
      <w:r>
        <w:rPr>
          <w:rFonts w:ascii="var(--monospace)" w:hAnsi="var(--monospace)" w:eastAsia="宋体" w:cs="宋体"/>
          <w:color w:val="333333"/>
          <w:kern w:val="0"/>
          <w:sz w:val="22"/>
          <w:bdr w:val="single" w:color="E7EAED" w:sz="6" w:space="0"/>
          <w:shd w:val="clear" w:color="auto" w:fill="F3F4F4"/>
        </w:rPr>
        <w:t>pushState()</w:t>
      </w:r>
      <w:r>
        <w:rPr>
          <w:rFonts w:ascii="Open Sans" w:hAnsi="Open Sans" w:eastAsia="宋体" w:cs="Open Sans"/>
          <w:color w:val="333333"/>
          <w:kern w:val="0"/>
          <w:sz w:val="24"/>
          <w:szCs w:val="24"/>
        </w:rPr>
        <w:t xml:space="preserve">， </w:t>
      </w:r>
      <w:r>
        <w:rPr>
          <w:rFonts w:ascii="var(--monospace)" w:hAnsi="var(--monospace)" w:eastAsia="宋体" w:cs="宋体"/>
          <w:color w:val="333333"/>
          <w:kern w:val="0"/>
          <w:sz w:val="22"/>
          <w:bdr w:val="single" w:color="E7EAED" w:sz="6" w:space="0"/>
          <w:shd w:val="clear" w:color="auto" w:fill="F3F4F4"/>
        </w:rPr>
        <w:t>replaceState()</w:t>
      </w:r>
      <w:r>
        <w:rPr>
          <w:rFonts w:ascii="Open Sans" w:hAnsi="Open Sans" w:eastAsia="宋体" w:cs="Open Sans"/>
          <w:color w:val="333333"/>
          <w:kern w:val="0"/>
          <w:sz w:val="24"/>
          <w:szCs w:val="24"/>
        </w:rPr>
        <w:t>可以对浏览器历史记录栈进行修改，以及</w:t>
      </w:r>
      <w:r>
        <w:rPr>
          <w:rFonts w:ascii="var(--monospace)" w:hAnsi="var(--monospace)" w:eastAsia="宋体" w:cs="宋体"/>
          <w:color w:val="333333"/>
          <w:kern w:val="0"/>
          <w:sz w:val="22"/>
          <w:bdr w:val="single" w:color="E7EAED" w:sz="6" w:space="0"/>
          <w:shd w:val="clear" w:color="auto" w:fill="F3F4F4"/>
        </w:rPr>
        <w:t>popState</w:t>
      </w:r>
      <w:r>
        <w:rPr>
          <w:rFonts w:ascii="Open Sans" w:hAnsi="Open Sans" w:eastAsia="宋体" w:cs="Open Sans"/>
          <w:color w:val="333333"/>
          <w:kern w:val="0"/>
          <w:sz w:val="24"/>
          <w:szCs w:val="24"/>
        </w:rPr>
        <w:t>事件的监听到状态变更,刷新的时候会出现404</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前端路由的hash模式和history模式有什么区别？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1、地址栏展示不同 hash模式地址栏有# ​ 2、history在服务器端有配置，如果不配置，一刷新就会出现404，hash模式不用配置。 ​ 3、所监听的事件也不一样 hash监听hashchange事件 history监听popstate事件 ​ 4、hash模式不会刷新页面，history模式会刷新页面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17、vue项目中的性能优化</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1.不要在模板里面写过多表达式</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2.循环调用子组件时添加key</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3.频繁切换的使用v-show，不频繁切换的使用v-if</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4.尽量少用float，可以用flex布局</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5.按需加载，可以用require或者import()按需加载需要的组件</w:t>
      </w:r>
    </w:p>
    <w:p>
      <w:pPr>
        <w:widowControl/>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6.路由懒加载</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18、VUE数据双向绑定的原理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Vue内部通过Object.defineProperty（）属性拦截的方式， 具体来说：当把一个普通的JavaScript对象传给Vue实例的data选项，Vue将遍历此对象所有的属性，使用Object.defineProperty把这些属性全部转为getter/setter(数据劫持/数据映射)。在属性被访问和修改时通知视图变化。每个组件实例都有相应的 watcher 实例对象，它会在组件渲染的过程中把属性记录为依赖，之后当依赖项的 setter 被调用时，会通知 watcher 重新计算，从而致使它关联的组件得以更新。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19、了解一下vue3和vue2有啥区别，性能为啥能提升</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1、使用了 proxy 替代 Object.defineProperty</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2、压缩包体积更小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3、目录结构有一些改变</w:t>
      </w:r>
    </w:p>
    <w:p>
      <w:pPr>
        <w:pStyle w:val="4"/>
        <w:rPr>
          <w:szCs w:val="27"/>
        </w:rPr>
      </w:pPr>
      <w:r>
        <w:t>1.重构响应式系统，使用Proxy替换Object.defineProperty，使用Proxy优势：</w:t>
      </w:r>
    </w:p>
    <w:p>
      <w:pPr>
        <w:pStyle w:val="21"/>
        <w:rPr>
          <w:rFonts w:hint="eastAsia" w:eastAsia="宋体"/>
          <w:lang w:eastAsia="zh-CN"/>
        </w:rPr>
      </w:pPr>
      <w:r>
        <w:t>•可直接监听数组类型的数据变化</w:t>
      </w:r>
    </w:p>
    <w:p>
      <w:pPr>
        <w:pStyle w:val="21"/>
        <w:rPr>
          <w:rFonts w:hint="eastAsia" w:eastAsia="宋体"/>
          <w:lang w:eastAsia="zh-CN"/>
        </w:rPr>
      </w:pPr>
      <w:r>
        <w:t>•监听的目标为对象本身，不需要像Object.defineProperty一样遍历每个属性，有一定的性能提升</w:t>
      </w:r>
    </w:p>
    <w:p>
      <w:pPr>
        <w:pStyle w:val="21"/>
        <w:rPr>
          <w:rFonts w:hint="eastAsia" w:eastAsia="宋体"/>
          <w:lang w:eastAsia="zh-CN"/>
        </w:rPr>
      </w:pPr>
      <w:r>
        <w:t>•可拦截apply、ownKeys、has等13种方法，而Object.defineProperty不行</w:t>
      </w:r>
    </w:p>
    <w:p>
      <w:pPr>
        <w:pStyle w:val="21"/>
      </w:pPr>
      <w:r>
        <w:t>•直接实现对象属性的新增/删除</w:t>
      </w:r>
    </w:p>
    <w:p>
      <w:pPr>
        <w:pStyle w:val="4"/>
      </w:pPr>
      <w:r>
        <w:t>2.新增Composition API，更好的逻辑复用和代码组织</w:t>
      </w:r>
    </w:p>
    <w:p>
      <w:pPr>
        <w:pStyle w:val="4"/>
      </w:pPr>
      <w:r>
        <w:t>3.重构 Virtual DOM</w:t>
      </w:r>
    </w:p>
    <w:p>
      <w:pPr>
        <w:pStyle w:val="21"/>
        <w:rPr>
          <w:rFonts w:hint="eastAsia" w:eastAsia="宋体"/>
          <w:lang w:eastAsia="zh-CN"/>
        </w:rPr>
      </w:pPr>
      <w:r>
        <w:t>•模板编译时的优化，将一些静态节点编译成常量</w:t>
      </w:r>
    </w:p>
    <w:p>
      <w:pPr>
        <w:pStyle w:val="21"/>
        <w:rPr>
          <w:rFonts w:hint="eastAsia" w:eastAsia="宋体"/>
          <w:lang w:eastAsia="zh-CN"/>
        </w:rPr>
      </w:pPr>
      <w:r>
        <w:t>•slot优化，将slot编译为lazy函数，将slot的渲染的决定权交给子组件</w:t>
      </w:r>
    </w:p>
    <w:p>
      <w:pPr>
        <w:pStyle w:val="21"/>
        <w:rPr>
          <w:rFonts w:hint="eastAsia" w:eastAsia="宋体"/>
          <w:lang w:eastAsia="zh-CN"/>
        </w:rPr>
      </w:pPr>
      <w:r>
        <w:t>•模板中内联事件的提取并重用（原本每次渲染都重新生成内联函数）</w:t>
      </w:r>
    </w:p>
    <w:p>
      <w:pPr>
        <w:pStyle w:val="21"/>
        <w:rPr>
          <w:rFonts w:hint="eastAsia" w:eastAsia="宋体"/>
          <w:lang w:eastAsia="zh-CN"/>
        </w:rPr>
      </w:pPr>
      <w:r>
        <w:t>4.代码结构调整，更便于Tree shaking，使得体积更小</w:t>
      </w:r>
    </w:p>
    <w:p>
      <w:pPr>
        <w:pStyle w:val="21"/>
      </w:pPr>
      <w:r>
        <w:t>5.使用Typescript替换Flow</w:t>
      </w:r>
    </w:p>
    <w:p>
      <w:pPr>
        <w:pStyle w:val="3"/>
      </w:pPr>
      <w:r>
        <w:t>为什么要新增Composition API，它能解决什么问题？</w:t>
      </w:r>
    </w:p>
    <w:p>
      <w:pPr>
        <w:pStyle w:val="21"/>
        <w:rPr>
          <w:rFonts w:hint="eastAsia" w:eastAsia="宋体"/>
          <w:lang w:eastAsia="zh-CN"/>
        </w:rPr>
      </w:pPr>
      <w:r>
        <w:t>Vue2.0中，随着功能的增加，组件变得越来越复杂，越来越难维护，而难以维护的根本原因是Vue的API设计迫使开发者使用watch，computed，methods选项组织代码，而不是实际的业务逻辑。</w:t>
      </w:r>
    </w:p>
    <w:p>
      <w:pPr>
        <w:pStyle w:val="21"/>
        <w:rPr>
          <w:rFonts w:hint="eastAsia" w:eastAsia="宋体"/>
          <w:lang w:eastAsia="zh-CN"/>
        </w:rPr>
      </w:pPr>
      <w:r>
        <w:t>另外Vue2.0缺少一种较为简洁的低成本的机制来完成逻辑复用，虽然可以minxis完成逻辑复用，但是当mixin变多的时候，会使得难以找到对应的data、computed或者method来源于哪个mixin，使得类型推断难以进行。</w:t>
      </w:r>
    </w:p>
    <w:p>
      <w:pPr>
        <w:pStyle w:val="21"/>
        <w:rPr>
          <w:rFonts w:hint="eastAsia" w:eastAsia="宋体"/>
          <w:lang w:eastAsia="zh-CN"/>
        </w:rPr>
      </w:pPr>
      <w:r>
        <w:t>所以Composition API的出现，主要是也是为了解决Option API带来的问题，第一个是代码组织问题，Compostion API可以让开发者根据业务逻辑组织自己的代码，让代码具备更好的可读性和可扩展性，也就是说当下一个开发者接触这一段不是他自己写的代码时，他可以更好的利用代码的组织反推出实际的业务逻辑，或者根据业务逻辑更好的理解代码。</w:t>
      </w:r>
    </w:p>
    <w:p>
      <w:pPr>
        <w:pStyle w:val="21"/>
      </w:pPr>
      <w:r>
        <w:t>第二个是实现代码的逻辑提取与复用，当然mixin也可以实现逻辑提取与复用，但是像前面所说的，多个mixin作用在同一个组件时，很难看出property是来源于哪个mixin，来源不清楚，另外，多个mixin的property存在变量命名冲突的风险。而Composition API刚好解决了这两个问题。</w:t>
      </w:r>
    </w:p>
    <w:p>
      <w:pPr>
        <w:widowControl/>
        <w:spacing w:before="192" w:after="192"/>
        <w:jc w:val="left"/>
        <w:rPr>
          <w:rFonts w:ascii="Open Sans" w:hAnsi="Open Sans" w:eastAsia="宋体" w:cs="Open Sans"/>
          <w:color w:val="333333"/>
          <w:kern w:val="0"/>
          <w:sz w:val="24"/>
          <w:szCs w:val="24"/>
        </w:rPr>
      </w:pP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20、为什么要使用路由懒加载？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像vue这种单页面应用，如果没有应用懒加载，webpack打包后的文件将会非常大，在成进入首页需要加载的内容过多，时间过长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简单来说就是：进入首页不用一次加载过多资源造成用时过长</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21、彻底理解vue中render函数与template的区别？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vue中的template用来创建html,有的时候需要用js来创建html，这个时候需要使用render函数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相同之处：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render函数跟remplate一样都是创建html模板</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不同之处：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template逻辑简单，render适合复杂逻辑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template灵活性低，render灵活性高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template性能低，render性能高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render的优先级高于template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22、methods、computed、watch三者的区别？</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共同点：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三者都是以函数为基础的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computed与watch都是以vue的依赖为基础，当所依赖的数据发生变化的时候会触发相关的函数去实现数据的变动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methods里面是用来定义函数的，需要手动才能执行，不想computed与watch“自动执行”函数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不同点：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computed是一个计算属性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watch类似事件监听，watch的方法默认不会执行，只有依赖属性才会执行，设计deep为true可以进入深度监听，但是性能也会变大</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watch与computed的使用场景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watch：网络请求，模糊查询，浏览器自适应，监控路由对象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computed：购物车结算， 过滤某些商品数据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23、如何检测路由参数的变化？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通过属性监听来实现或者beforeRouterUpdate()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24、什么是路由守卫？路由的钩子函数有哪些？分别说出使用场景？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路由守卫就是路由跳转前后的做的一些验证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钩子函数：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beforeRouteEnter</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使用场景：登录验证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beforeRouteUpdate</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使用场景：路由更新的时候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beforeRouteLeave</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使用场景：路由离开的时候</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25、什么是全局守卫？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beforeEach：全局守卫，验证用户是否登录</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26、vue中路由传参的方式有哪几种？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1、动态路由传参数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2、query传参</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3、路由解耦</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27、说一下vue.extend的理解？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vue.extend()返回的是一个扩展实例构造器，主要用来服务vue.component，用来生成组件</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28、简述每个生命周期具体适合的场景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beforecreate：可以在里面加入loading事件，在加载实例的时候触发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create：初始化完成时的事件写在这里，在这结束loading事件，异步请求也适合用在这里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mounted：挂载元素，获取到DOM节点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updated：如果对数据统一处理，在这里写上相应函数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beforeDestroy：可以做一个确认停止事件的确认框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29、前端路由和后端路由的区别？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前端路由很重要的一点是页面不刷新，把不同路由对应的不同内容或页面交给前端来做</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后端路由：通过用户请求的url导航到具体的html页面，每跳转到不同的url都是重新访问服务器，然后服务端返回页面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30、vuex中怎么异步请求的？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vuex中的异步方法，例如请求都要在actions中声明，通过解构出commit参数，再将请求返回的数据通过commit提交到mutations中声明的方法进行修改state中的数据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31、什么时候使用vuex更好一些？</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1、当一个组件需要多次派发事件时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2、跨组件共享数据、跨页面共享数据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32、你工作中使用vuex的场景？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购物车的数据共享，登入注册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33、vue中$router和$route的区别？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this.$route</w:t>
      </w:r>
      <w:r>
        <w:rPr>
          <w:rFonts w:ascii="Open Sans" w:hAnsi="Open Sans" w:eastAsia="宋体" w:cs="Open Sans"/>
          <w:color w:val="333333"/>
          <w:kern w:val="0"/>
          <w:sz w:val="24"/>
          <w:szCs w:val="24"/>
        </w:rPr>
        <w:t>：当前激活的路由的信息对象。每个对象都是局部的，可以获取当前路由的 path, name, params, query 等属性。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this.$router</w:t>
      </w:r>
      <w:r>
        <w:rPr>
          <w:rFonts w:ascii="Open Sans" w:hAnsi="Open Sans" w:eastAsia="宋体" w:cs="Open Sans"/>
          <w:color w:val="333333"/>
          <w:kern w:val="0"/>
          <w:sz w:val="24"/>
          <w:szCs w:val="24"/>
        </w:rPr>
        <w:t>：全局的 router 实例。通过 vue 根实例中注入 router 实例，然后再注入到每个子组件，从而让整个应用都有路由功能。其中包含了很多属性和对象（比如 history 对象），任何页面也都可以调用其 push(), replace(), go() 等方法。</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34、怎么样在路由中传递参数或者数据？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35、vue3.0和vue2.0的区别，有哪些创新？</w:t>
      </w:r>
    </w:p>
    <w:p>
      <w:pPr>
        <w:widowControl/>
        <w:numPr>
          <w:ilvl w:val="0"/>
          <w:numId w:val="12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3.0 新加入了 TypeScript 以及 PWA 的支持</w:t>
      </w:r>
    </w:p>
    <w:p>
      <w:pPr>
        <w:widowControl/>
        <w:numPr>
          <w:ilvl w:val="0"/>
          <w:numId w:val="121"/>
        </w:numPr>
        <w:spacing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默认项目目录结构也发生了变化：</w:t>
      </w:r>
    </w:p>
    <w:p>
      <w:pPr>
        <w:widowControl/>
        <w:numPr>
          <w:ilvl w:val="1"/>
          <w:numId w:val="12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移除了配置文件目录，config 和 build 文件夹</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36、watch深度监听？</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添加deep为true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37、global,，eventbus原理？</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global</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时面向对象的语言，或者说它本身就是一个大对象，就像一个大箱子里面装着很多大盒子，每个大盒子里面都装着小盒子…那么最顶层的箱子是什么呢？这个对象在ES标准中叫做Global对象。ES标准中规定Global对象要在进入执行环境前就已创建，它是所有对象的根对象，其他对下个你都是它的属性或者属性的属性。</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eventbus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eventbus是一款在 Android 开发中使用的</w:t>
      </w:r>
      <w:r>
        <w:rPr>
          <w:rFonts w:ascii="Open Sans" w:hAnsi="Open Sans" w:eastAsia="宋体" w:cs="Open Sans"/>
          <w:b/>
          <w:bCs/>
          <w:color w:val="333333"/>
          <w:kern w:val="0"/>
          <w:sz w:val="24"/>
          <w:szCs w:val="24"/>
        </w:rPr>
        <w:t>发布/订阅事件</w:t>
      </w:r>
      <w:r>
        <w:rPr>
          <w:rFonts w:ascii="Open Sans" w:hAnsi="Open Sans" w:eastAsia="宋体" w:cs="Open Sans"/>
          <w:color w:val="333333"/>
          <w:kern w:val="0"/>
          <w:sz w:val="24"/>
          <w:szCs w:val="24"/>
        </w:rPr>
        <w:t>总线框架，基于观察者模式，将事件的接收者和发送者分开，简化了组件之间的通信，使用简单、效率高、体积小</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javascipt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1、javascript如何实现继承？</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构造继承法</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在子类中执行父类的构造函数。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原型继承法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通过改变原型链的方式来达到继承 让子类的 prototype 指向 父类的实例</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实例继承法</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组合继承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组合继承: 就是把 原型继承 和 借用构造函数继承 合在一起使用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其中原型继承: 为了把父类的 prototype 上的内容继承下来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其中借用构造函数继承: 为了把父类的构造函数体内的内容继承到子类的身上</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2、说一下cookie,sessionStorage和localStorage的区别？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Cookie: 关闭浏览器就失效了，通过浏览器记录信息确认用户身份，最大4kb,这也就限制了传输的数据，请求的性能会受到影响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sessionStorage：可以自己设置储存的时间，过了时间才失效，用于本地储存一个会话数据，不是一种持久化的本地储存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localStorage用于持久化的本地储存，除非主动删除，否则永远不会过期</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3、http常见的状态码？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200-客户端请求成功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301-永久重定向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302-暂时重定向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400-客户端请求语法有错误，不能被服务器理解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401-用户没有权限</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403-服务器端拒绝提供服务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404-请求地址有误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500-服务器端错误</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4、什么是闭包(closure),为什么要用它？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概念：函数 A 内部有一个函数 B，函数 B 可以访问到函数 A 中的变量，那么函数 B 就是闭包。</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闭包就是能够读取其他函数内部变量的函数。在本质上，闭包是将函数内部和函数外部连接起来的桥梁。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例如在javascript中，只有函数内部的子函数才能读取</w:t>
      </w:r>
      <w:r>
        <w:fldChar w:fldCharType="begin"/>
      </w:r>
      <w:r>
        <w:instrText xml:space="preserve"> HYPERLINK "https://baike.baidu.com/item/%E5%B1%80%E9%83%A8%E5%8F%98%E9%87%8F/9844788" </w:instrText>
      </w:r>
      <w:r>
        <w:fldChar w:fldCharType="separate"/>
      </w:r>
      <w:r>
        <w:rPr>
          <w:rFonts w:ascii="Open Sans" w:hAnsi="Open Sans" w:eastAsia="宋体" w:cs="Open Sans"/>
          <w:color w:val="4183C4"/>
          <w:kern w:val="0"/>
          <w:sz w:val="24"/>
          <w:szCs w:val="24"/>
          <w:u w:val="single"/>
        </w:rPr>
        <w:t>局部变量</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，所以闭包可以理解成“定义在一个</w:t>
      </w:r>
      <w:r>
        <w:fldChar w:fldCharType="begin"/>
      </w:r>
      <w:r>
        <w:instrText xml:space="preserve"> HYPERLINK "https://baike.baidu.com/item/%E5%87%BD%E6%95%B0/301912" </w:instrText>
      </w:r>
      <w:r>
        <w:fldChar w:fldCharType="separate"/>
      </w:r>
      <w:r>
        <w:rPr>
          <w:rFonts w:ascii="Open Sans" w:hAnsi="Open Sans" w:eastAsia="宋体" w:cs="Open Sans"/>
          <w:color w:val="4183C4"/>
          <w:kern w:val="0"/>
          <w:sz w:val="24"/>
          <w:szCs w:val="24"/>
          <w:u w:val="single"/>
        </w:rPr>
        <w:t>函数</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内部的函数“。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使用闭包可以形成独立的空间，延长变量的生命周期，保存中间状态值</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闭包的优缺点？ </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优点：</w:t>
      </w:r>
    </w:p>
    <w:p>
      <w:pPr>
        <w:widowControl/>
        <w:numPr>
          <w:ilvl w:val="0"/>
          <w:numId w:val="12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延长了变量的声明周期 =&gt; 一个不会被销毁的函数执行空间(始终占用内存) </w:t>
      </w:r>
    </w:p>
    <w:p>
      <w:pPr>
        <w:widowControl/>
        <w:numPr>
          <w:ilvl w:val="0"/>
          <w:numId w:val="12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可以在函数外部通过闭包函数访问函数内部的变量 =&gt; 一个不会被销毁的函数执行空间(始终占用内存) </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缺点致命: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缺点总结：我们的电脑和浏览器内存空间有限，一个闭包就占用一个内存空间</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因为我们的电脑还是浏览器, 内存空间是有限的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有一段东西始终占用内存, 那么我最大内存空间就会被压缩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如果我有 10000000 个闭包空间, 占用相当大一段内存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一旦内存被占满了, 那么就挂了 </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闭包的应用场景：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定时器</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回调</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函数防抖</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闭包面试题（必考）？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在面试笔试中必然出现的一种题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再做闭包面试题的时候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注意: 你调用的是闭包函数还是原始函数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function</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fn</w:t>
      </w:r>
      <w:r>
        <w:rPr>
          <w:rFonts w:ascii="var(--monospace)" w:hAnsi="var(--monospace)" w:eastAsia="宋体" w:cs="宋体"/>
          <w:color w:val="333333"/>
          <w:kern w:val="0"/>
          <w:sz w:val="22"/>
        </w:rPr>
        <w:t>(</w:t>
      </w:r>
      <w:r>
        <w:rPr>
          <w:rFonts w:ascii="var(--monospace)" w:hAnsi="var(--monospace)" w:eastAsia="宋体" w:cs="宋体"/>
          <w:color w:val="0000FF"/>
          <w:kern w:val="0"/>
          <w:sz w:val="22"/>
        </w:rPr>
        <w:t>num</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55AA"/>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num</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return</w:t>
      </w: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function</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55AA"/>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a</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n</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55AA"/>
          <w:kern w:val="0"/>
          <w:sz w:val="22"/>
        </w:rPr>
        <w:t>a</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f</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10</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w:t>
      </w:r>
      <w:r>
        <w:rPr>
          <w:rFonts w:ascii="var(--monospace)" w:hAnsi="var(--monospace)" w:eastAsia="宋体" w:cs="宋体"/>
          <w:color w:val="333333"/>
          <w:kern w:val="0"/>
          <w:sz w:val="22"/>
        </w:rPr>
        <w:t>(</w:t>
      </w:r>
      <w:r>
        <w:rPr>
          <w:rFonts w:ascii="var(--monospace)" w:hAnsi="var(--monospace)" w:eastAsia="宋体" w:cs="宋体"/>
          <w:color w:val="116644"/>
          <w:kern w:val="0"/>
          <w:sz w:val="22"/>
        </w:rPr>
        <w:t>20</w:t>
      </w:r>
      <w:r>
        <w:rPr>
          <w:rFonts w:ascii="var(--monospace)" w:hAnsi="var(--monospace)" w:eastAsia="宋体" w:cs="宋体"/>
          <w:color w:val="333333"/>
          <w:kern w:val="0"/>
          <w:sz w:val="22"/>
        </w:rPr>
        <w:t>)    </w:t>
      </w:r>
      <w:r>
        <w:rPr>
          <w:rFonts w:ascii="var(--monospace)" w:hAnsi="var(--monospace)" w:eastAsia="宋体" w:cs="宋体"/>
          <w:color w:val="AA5500"/>
          <w:kern w:val="0"/>
          <w:sz w:val="22"/>
        </w:rPr>
        <w:t>// 30 调用闭包函数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30</w:t>
      </w:r>
      <w:r>
        <w:rPr>
          <w:rFonts w:ascii="var(--monospace)" w:hAnsi="var(--monospace)" w:eastAsia="宋体" w:cs="宋体"/>
          <w:color w:val="333333"/>
          <w:kern w:val="0"/>
          <w:sz w:val="22"/>
        </w:rPr>
        <w:t>)(</w:t>
      </w:r>
      <w:r>
        <w:rPr>
          <w:rFonts w:ascii="var(--monospace)" w:hAnsi="var(--monospace)" w:eastAsia="宋体" w:cs="宋体"/>
          <w:color w:val="116644"/>
          <w:kern w:val="0"/>
          <w:sz w:val="22"/>
        </w:rPr>
        <w:t>40</w:t>
      </w:r>
      <w:r>
        <w:rPr>
          <w:rFonts w:ascii="var(--monospace)" w:hAnsi="var(--monospace)" w:eastAsia="宋体" w:cs="宋体"/>
          <w:color w:val="333333"/>
          <w:kern w:val="0"/>
          <w:sz w:val="22"/>
        </w:rPr>
        <w:t>)  </w:t>
      </w:r>
      <w:r>
        <w:rPr>
          <w:rFonts w:ascii="var(--monospace)" w:hAnsi="var(--monospace)" w:eastAsia="宋体" w:cs="宋体"/>
          <w:color w:val="AA5500"/>
          <w:kern w:val="0"/>
          <w:sz w:val="22"/>
        </w:rPr>
        <w:t>// 70 调用原始函数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40</w:t>
      </w:r>
      <w:r>
        <w:rPr>
          <w:rFonts w:ascii="var(--monospace)" w:hAnsi="var(--monospace)" w:eastAsia="宋体" w:cs="宋体"/>
          <w:color w:val="333333"/>
          <w:kern w:val="0"/>
          <w:sz w:val="22"/>
        </w:rPr>
        <w:t>)(</w:t>
      </w:r>
      <w:r>
        <w:rPr>
          <w:rFonts w:ascii="var(--monospace)" w:hAnsi="var(--monospace)" w:eastAsia="宋体" w:cs="宋体"/>
          <w:color w:val="116644"/>
          <w:kern w:val="0"/>
          <w:sz w:val="22"/>
        </w:rPr>
        <w:t>50</w:t>
      </w:r>
      <w:r>
        <w:rPr>
          <w:rFonts w:ascii="var(--monospace)" w:hAnsi="var(--monospace)" w:eastAsia="宋体" w:cs="宋体"/>
          <w:color w:val="333333"/>
          <w:kern w:val="0"/>
          <w:sz w:val="22"/>
        </w:rPr>
        <w:t>)  </w:t>
      </w:r>
      <w:r>
        <w:rPr>
          <w:rFonts w:ascii="var(--monospace)" w:hAnsi="var(--monospace)" w:eastAsia="宋体" w:cs="宋体"/>
          <w:color w:val="AA5500"/>
          <w:kern w:val="0"/>
          <w:sz w:val="22"/>
        </w:rPr>
        <w:t>// 90 调用原始函数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w:t>
      </w:r>
      <w:r>
        <w:rPr>
          <w:rFonts w:ascii="var(--monospace)" w:hAnsi="var(--monospace)" w:eastAsia="宋体" w:cs="宋体"/>
          <w:color w:val="000000"/>
          <w:kern w:val="0"/>
          <w:sz w:val="22"/>
        </w:rPr>
        <w:t>f</w:t>
      </w:r>
      <w:r>
        <w:rPr>
          <w:rFonts w:ascii="var(--monospace)" w:hAnsi="var(--monospace)" w:eastAsia="宋体" w:cs="宋体"/>
          <w:color w:val="333333"/>
          <w:kern w:val="0"/>
          <w:sz w:val="22"/>
        </w:rPr>
        <w:t>(</w:t>
      </w:r>
      <w:r>
        <w:rPr>
          <w:rFonts w:ascii="var(--monospace)" w:hAnsi="var(--monospace)" w:eastAsia="宋体" w:cs="宋体"/>
          <w:color w:val="116644"/>
          <w:kern w:val="0"/>
          <w:sz w:val="22"/>
        </w:rPr>
        <w:t>60</w:t>
      </w:r>
      <w:r>
        <w:rPr>
          <w:rFonts w:ascii="var(--monospace)" w:hAnsi="var(--monospace)" w:eastAsia="宋体" w:cs="宋体"/>
          <w:color w:val="333333"/>
          <w:kern w:val="0"/>
          <w:sz w:val="22"/>
        </w:rPr>
        <w:t>)    </w:t>
      </w:r>
      <w:r>
        <w:rPr>
          <w:rFonts w:ascii="var(--monospace)" w:hAnsi="var(--monospace)" w:eastAsia="宋体" w:cs="宋体"/>
          <w:color w:val="AA5500"/>
          <w:kern w:val="0"/>
          <w:sz w:val="22"/>
        </w:rPr>
        <w:t>// 90 调用闭包函数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5、什么是防抖和节流，它们的区别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防抖是控制次数，节流是控制频率。</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为什么要使用防抖和节流呢？</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在前端开发的过程中，我们经常需要绑定一些持续触发的事件，而当一个函数（事件）被频繁的调用的时候，会造成浏览器卡顿的现象，这时就要用到防抖和节流。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什么是防抖和节流？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防抖：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在持续触发事件之后，一段时间没有再次触发该事件，事件函数才会执行一次。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防抖解决：每次触发事件时都取消之前的延时调用方法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节流：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在持续触发事件时，每隔指定时间触发一次事件处理函数。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节流解决：每次触发事件前都判断当前是否有等待执行的延时函数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6、常用的数组方法：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pop() 尾部删除 push() 尾部添加 shift() 头部删除 unshift()头部添加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array.concat() 连接数组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array.join() 将数组连接起来变成一个字符串</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array.reverse() 反转数组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array.slice() 切割数组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array.splice() 截取数组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array.sort() 对数组进行排序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array.toString() 将数组转换成一个字符串</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7、节点的方法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appendChild() 添加节点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removeChild 删除节点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insertBefore 插入节点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replaceChild 替换节点</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8、async、await 优缺点</w:t>
      </w:r>
    </w:p>
    <w:p>
      <w:pPr>
        <w:widowControl/>
        <w:spacing w:after="192"/>
        <w:jc w:val="left"/>
        <w:rPr>
          <w:rFonts w:ascii="Open Sans" w:hAnsi="Open Sans" w:eastAsia="宋体" w:cs="Open Sans"/>
          <w:color w:val="777777"/>
          <w:kern w:val="0"/>
          <w:sz w:val="24"/>
          <w:szCs w:val="24"/>
        </w:rPr>
      </w:pPr>
      <w:r>
        <w:rPr>
          <w:rFonts w:ascii="var(--monospace)" w:hAnsi="var(--monospace)" w:eastAsia="宋体" w:cs="宋体"/>
          <w:color w:val="777777"/>
          <w:kern w:val="0"/>
          <w:sz w:val="22"/>
          <w:bdr w:val="single" w:color="E7EAED" w:sz="6" w:space="0"/>
          <w:shd w:val="clear" w:color="auto" w:fill="F3F4F4"/>
        </w:rPr>
        <w:t>async</w:t>
      </w:r>
      <w:r>
        <w:rPr>
          <w:rFonts w:ascii="Open Sans" w:hAnsi="Open Sans" w:eastAsia="宋体" w:cs="Open Sans"/>
          <w:color w:val="777777"/>
          <w:kern w:val="0"/>
          <w:sz w:val="24"/>
          <w:szCs w:val="24"/>
        </w:rPr>
        <w:t xml:space="preserve"> 和 </w:t>
      </w:r>
      <w:r>
        <w:rPr>
          <w:rFonts w:ascii="var(--monospace)" w:hAnsi="var(--monospace)" w:eastAsia="宋体" w:cs="宋体"/>
          <w:color w:val="777777"/>
          <w:kern w:val="0"/>
          <w:sz w:val="22"/>
          <w:bdr w:val="single" w:color="E7EAED" w:sz="6" w:space="0"/>
          <w:shd w:val="clear" w:color="auto" w:fill="F3F4F4"/>
        </w:rPr>
        <w:t>await</w:t>
      </w:r>
      <w:r>
        <w:rPr>
          <w:rFonts w:ascii="Open Sans" w:hAnsi="Open Sans" w:eastAsia="宋体" w:cs="Open Sans"/>
          <w:color w:val="777777"/>
          <w:kern w:val="0"/>
          <w:sz w:val="24"/>
          <w:szCs w:val="24"/>
        </w:rPr>
        <w:t xml:space="preserve"> 相比直接使用 </w:t>
      </w:r>
      <w:r>
        <w:rPr>
          <w:rFonts w:ascii="var(--monospace)" w:hAnsi="var(--monospace)" w:eastAsia="宋体" w:cs="宋体"/>
          <w:color w:val="777777"/>
          <w:kern w:val="0"/>
          <w:sz w:val="22"/>
          <w:bdr w:val="single" w:color="E7EAED" w:sz="6" w:space="0"/>
          <w:shd w:val="clear" w:color="auto" w:fill="F3F4F4"/>
        </w:rPr>
        <w:t>Promise</w:t>
      </w:r>
      <w:r>
        <w:rPr>
          <w:rFonts w:ascii="Open Sans" w:hAnsi="Open Sans" w:eastAsia="宋体" w:cs="Open Sans"/>
          <w:color w:val="777777"/>
          <w:kern w:val="0"/>
          <w:sz w:val="24"/>
          <w:szCs w:val="24"/>
        </w:rPr>
        <w:t xml:space="preserve"> 来说，</w:t>
      </w:r>
    </w:p>
    <w:p>
      <w:pPr>
        <w:widowControl/>
        <w:spacing w:before="192" w:after="192"/>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优势在于处理 then 的调用链，能够更清晰准确的写出代码。</w:t>
      </w:r>
    </w:p>
    <w:p>
      <w:pPr>
        <w:widowControl/>
        <w:spacing w:before="192"/>
        <w:jc w:val="left"/>
        <w:rPr>
          <w:rFonts w:ascii="Open Sans" w:hAnsi="Open Sans" w:eastAsia="宋体" w:cs="Open Sans"/>
          <w:color w:val="777777"/>
          <w:kern w:val="0"/>
          <w:sz w:val="24"/>
          <w:szCs w:val="24"/>
        </w:rPr>
      </w:pPr>
      <w:r>
        <w:rPr>
          <w:rFonts w:ascii="Open Sans" w:hAnsi="Open Sans" w:eastAsia="宋体" w:cs="Open Sans"/>
          <w:color w:val="777777"/>
          <w:kern w:val="0"/>
          <w:sz w:val="24"/>
          <w:szCs w:val="24"/>
        </w:rPr>
        <w:t xml:space="preserve">缺点在于滥用 </w:t>
      </w:r>
      <w:r>
        <w:rPr>
          <w:rFonts w:ascii="var(--monospace)" w:hAnsi="var(--monospace)" w:eastAsia="宋体" w:cs="宋体"/>
          <w:color w:val="777777"/>
          <w:kern w:val="0"/>
          <w:sz w:val="22"/>
          <w:bdr w:val="single" w:color="E7EAED" w:sz="6" w:space="0"/>
          <w:shd w:val="clear" w:color="auto" w:fill="F3F4F4"/>
        </w:rPr>
        <w:t>await</w:t>
      </w:r>
      <w:r>
        <w:rPr>
          <w:rFonts w:ascii="Open Sans" w:hAnsi="Open Sans" w:eastAsia="宋体" w:cs="Open Sans"/>
          <w:color w:val="777777"/>
          <w:kern w:val="0"/>
          <w:sz w:val="24"/>
          <w:szCs w:val="24"/>
        </w:rPr>
        <w:t xml:space="preserve"> 可能会导致性能问题，因为 </w:t>
      </w:r>
      <w:r>
        <w:rPr>
          <w:rFonts w:ascii="var(--monospace)" w:hAnsi="var(--monospace)" w:eastAsia="宋体" w:cs="宋体"/>
          <w:color w:val="777777"/>
          <w:kern w:val="0"/>
          <w:sz w:val="22"/>
          <w:bdr w:val="single" w:color="E7EAED" w:sz="6" w:space="0"/>
          <w:shd w:val="clear" w:color="auto" w:fill="F3F4F4"/>
        </w:rPr>
        <w:t>await</w:t>
      </w:r>
      <w:r>
        <w:rPr>
          <w:rFonts w:ascii="Open Sans" w:hAnsi="Open Sans" w:eastAsia="宋体" w:cs="Open Sans"/>
          <w:color w:val="777777"/>
          <w:kern w:val="0"/>
          <w:sz w:val="24"/>
          <w:szCs w:val="24"/>
        </w:rPr>
        <w:t xml:space="preserve"> 会阻塞代码，也许之后的异步代码并不依赖于前者，但仍然需要等待前者完成，导致代码失去了并发性</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9、Promise</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解决回调地狱的终极解决办法是async,await</w:t>
      </w:r>
    </w:p>
    <w:p>
      <w:pPr>
        <w:widowControl/>
        <w:numPr>
          <w:ilvl w:val="0"/>
          <w:numId w:val="123"/>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Promise</w:t>
      </w:r>
      <w:r>
        <w:rPr>
          <w:rFonts w:ascii="Open Sans" w:hAnsi="Open Sans" w:eastAsia="宋体" w:cs="Open Sans"/>
          <w:color w:val="333333"/>
          <w:kern w:val="0"/>
          <w:sz w:val="24"/>
          <w:szCs w:val="24"/>
        </w:rPr>
        <w:t xml:space="preserve"> 是 </w:t>
      </w:r>
      <w:r>
        <w:rPr>
          <w:rFonts w:ascii="var(--monospace)" w:hAnsi="var(--monospace)" w:eastAsia="宋体" w:cs="宋体"/>
          <w:color w:val="333333"/>
          <w:kern w:val="0"/>
          <w:sz w:val="22"/>
          <w:bdr w:val="single" w:color="E7EAED" w:sz="6" w:space="0"/>
          <w:shd w:val="clear" w:color="auto" w:fill="F3F4F4"/>
        </w:rPr>
        <w:t>ES6</w:t>
      </w:r>
      <w:r>
        <w:rPr>
          <w:rFonts w:ascii="Open Sans" w:hAnsi="Open Sans" w:eastAsia="宋体" w:cs="Open Sans"/>
          <w:color w:val="333333"/>
          <w:kern w:val="0"/>
          <w:sz w:val="24"/>
          <w:szCs w:val="24"/>
        </w:rPr>
        <w:t xml:space="preserve"> 新增的语法，解决了回调地狱的问题。</w:t>
      </w:r>
    </w:p>
    <w:p>
      <w:pPr>
        <w:widowControl/>
        <w:numPr>
          <w:ilvl w:val="0"/>
          <w:numId w:val="12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可以把 </w:t>
      </w:r>
      <w:r>
        <w:rPr>
          <w:rFonts w:ascii="var(--monospace)" w:hAnsi="var(--monospace)" w:eastAsia="宋体" w:cs="宋体"/>
          <w:color w:val="333333"/>
          <w:kern w:val="0"/>
          <w:sz w:val="22"/>
          <w:bdr w:val="single" w:color="E7EAED" w:sz="6" w:space="0"/>
          <w:shd w:val="clear" w:color="auto" w:fill="F3F4F4"/>
        </w:rPr>
        <w:t>Promise</w:t>
      </w:r>
      <w:r>
        <w:rPr>
          <w:rFonts w:ascii="Open Sans" w:hAnsi="Open Sans" w:eastAsia="宋体" w:cs="Open Sans"/>
          <w:color w:val="333333"/>
          <w:kern w:val="0"/>
          <w:sz w:val="24"/>
          <w:szCs w:val="24"/>
        </w:rPr>
        <w:t xml:space="preserve">看成一个状态机。初始是 </w:t>
      </w:r>
      <w:r>
        <w:rPr>
          <w:rFonts w:ascii="var(--monospace)" w:hAnsi="var(--monospace)" w:eastAsia="宋体" w:cs="宋体"/>
          <w:color w:val="333333"/>
          <w:kern w:val="0"/>
          <w:sz w:val="22"/>
          <w:bdr w:val="single" w:color="E7EAED" w:sz="6" w:space="0"/>
          <w:shd w:val="clear" w:color="auto" w:fill="F3F4F4"/>
        </w:rPr>
        <w:t>pending</w:t>
      </w:r>
      <w:r>
        <w:rPr>
          <w:rFonts w:ascii="Open Sans" w:hAnsi="Open Sans" w:eastAsia="宋体" w:cs="Open Sans"/>
          <w:color w:val="333333"/>
          <w:kern w:val="0"/>
          <w:sz w:val="24"/>
          <w:szCs w:val="24"/>
        </w:rPr>
        <w:t xml:space="preserve"> 状态，可以通过函数 </w:t>
      </w:r>
      <w:r>
        <w:rPr>
          <w:rFonts w:ascii="var(--monospace)" w:hAnsi="var(--monospace)" w:eastAsia="宋体" w:cs="宋体"/>
          <w:color w:val="333333"/>
          <w:kern w:val="0"/>
          <w:sz w:val="22"/>
          <w:bdr w:val="single" w:color="E7EAED" w:sz="6" w:space="0"/>
          <w:shd w:val="clear" w:color="auto" w:fill="F3F4F4"/>
        </w:rPr>
        <w:t>resolve</w:t>
      </w:r>
      <w:r>
        <w:rPr>
          <w:rFonts w:ascii="Open Sans" w:hAnsi="Open Sans" w:eastAsia="宋体" w:cs="Open Sans"/>
          <w:color w:val="333333"/>
          <w:kern w:val="0"/>
          <w:sz w:val="24"/>
          <w:szCs w:val="24"/>
        </w:rPr>
        <w:t xml:space="preserve"> 和 </w:t>
      </w:r>
      <w:r>
        <w:rPr>
          <w:rFonts w:ascii="var(--monospace)" w:hAnsi="var(--monospace)" w:eastAsia="宋体" w:cs="宋体"/>
          <w:color w:val="333333"/>
          <w:kern w:val="0"/>
          <w:sz w:val="22"/>
          <w:bdr w:val="single" w:color="E7EAED" w:sz="6" w:space="0"/>
          <w:shd w:val="clear" w:color="auto" w:fill="F3F4F4"/>
        </w:rPr>
        <w:t>reject</w:t>
      </w:r>
      <w:r>
        <w:rPr>
          <w:rFonts w:ascii="Open Sans" w:hAnsi="Open Sans" w:eastAsia="宋体" w:cs="Open Sans"/>
          <w:color w:val="333333"/>
          <w:kern w:val="0"/>
          <w:sz w:val="24"/>
          <w:szCs w:val="24"/>
        </w:rPr>
        <w:t xml:space="preserve">，将状态转变为 </w:t>
      </w:r>
      <w:r>
        <w:rPr>
          <w:rFonts w:ascii="var(--monospace)" w:hAnsi="var(--monospace)" w:eastAsia="宋体" w:cs="宋体"/>
          <w:color w:val="333333"/>
          <w:kern w:val="0"/>
          <w:sz w:val="22"/>
          <w:bdr w:val="single" w:color="E7EAED" w:sz="6" w:space="0"/>
          <w:shd w:val="clear" w:color="auto" w:fill="F3F4F4"/>
        </w:rPr>
        <w:t>resolved</w:t>
      </w:r>
      <w:r>
        <w:rPr>
          <w:rFonts w:ascii="Open Sans" w:hAnsi="Open Sans" w:eastAsia="宋体" w:cs="Open Sans"/>
          <w:color w:val="333333"/>
          <w:kern w:val="0"/>
          <w:sz w:val="24"/>
          <w:szCs w:val="24"/>
        </w:rPr>
        <w:t xml:space="preserve"> 或者 </w:t>
      </w:r>
      <w:r>
        <w:rPr>
          <w:rFonts w:ascii="var(--monospace)" w:hAnsi="var(--monospace)" w:eastAsia="宋体" w:cs="宋体"/>
          <w:color w:val="333333"/>
          <w:kern w:val="0"/>
          <w:sz w:val="22"/>
          <w:bdr w:val="single" w:color="E7EAED" w:sz="6" w:space="0"/>
          <w:shd w:val="clear" w:color="auto" w:fill="F3F4F4"/>
        </w:rPr>
        <w:t>rejected</w:t>
      </w:r>
      <w:r>
        <w:rPr>
          <w:rFonts w:ascii="Open Sans" w:hAnsi="Open Sans" w:eastAsia="宋体" w:cs="Open Sans"/>
          <w:color w:val="333333"/>
          <w:kern w:val="0"/>
          <w:sz w:val="24"/>
          <w:szCs w:val="24"/>
        </w:rPr>
        <w:t xml:space="preserve"> 状态，状态一旦改变就不能再次变化。</w:t>
      </w:r>
    </w:p>
    <w:p>
      <w:pPr>
        <w:widowControl/>
        <w:numPr>
          <w:ilvl w:val="0"/>
          <w:numId w:val="123"/>
        </w:numPr>
        <w:spacing w:before="100" w:beforeAutospacing="1" w:after="100" w:afterAutospacing="1"/>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then</w:t>
      </w:r>
      <w:r>
        <w:rPr>
          <w:rFonts w:ascii="Open Sans" w:hAnsi="Open Sans" w:eastAsia="宋体" w:cs="Open Sans"/>
          <w:color w:val="333333"/>
          <w:kern w:val="0"/>
          <w:sz w:val="24"/>
          <w:szCs w:val="24"/>
        </w:rPr>
        <w:t xml:space="preserve"> 函数会返回一个 </w:t>
      </w:r>
      <w:r>
        <w:rPr>
          <w:rFonts w:ascii="var(--monospace)" w:hAnsi="var(--monospace)" w:eastAsia="宋体" w:cs="宋体"/>
          <w:color w:val="333333"/>
          <w:kern w:val="0"/>
          <w:sz w:val="22"/>
          <w:bdr w:val="single" w:color="E7EAED" w:sz="6" w:space="0"/>
          <w:shd w:val="clear" w:color="auto" w:fill="F3F4F4"/>
        </w:rPr>
        <w:t>Promise</w:t>
      </w:r>
      <w:r>
        <w:rPr>
          <w:rFonts w:ascii="Open Sans" w:hAnsi="Open Sans" w:eastAsia="宋体" w:cs="Open Sans"/>
          <w:color w:val="333333"/>
          <w:kern w:val="0"/>
          <w:sz w:val="24"/>
          <w:szCs w:val="24"/>
        </w:rPr>
        <w:t xml:space="preserve"> 实例，并且该返回值是一个新的实例而不是之前的实例。因为 </w:t>
      </w:r>
      <w:r>
        <w:rPr>
          <w:rFonts w:ascii="var(--monospace)" w:hAnsi="var(--monospace)" w:eastAsia="宋体" w:cs="宋体"/>
          <w:color w:val="333333"/>
          <w:kern w:val="0"/>
          <w:sz w:val="22"/>
          <w:bdr w:val="single" w:color="E7EAED" w:sz="6" w:space="0"/>
          <w:shd w:val="clear" w:color="auto" w:fill="F3F4F4"/>
        </w:rPr>
        <w:t>Promise</w:t>
      </w:r>
      <w:r>
        <w:rPr>
          <w:rFonts w:ascii="Open Sans" w:hAnsi="Open Sans" w:eastAsia="宋体" w:cs="Open Sans"/>
          <w:color w:val="333333"/>
          <w:kern w:val="0"/>
          <w:sz w:val="24"/>
          <w:szCs w:val="24"/>
        </w:rPr>
        <w:t xml:space="preserve"> 规范规定除了 </w:t>
      </w:r>
      <w:r>
        <w:rPr>
          <w:rFonts w:ascii="var(--monospace)" w:hAnsi="var(--monospace)" w:eastAsia="宋体" w:cs="宋体"/>
          <w:color w:val="333333"/>
          <w:kern w:val="0"/>
          <w:sz w:val="22"/>
          <w:bdr w:val="single" w:color="E7EAED" w:sz="6" w:space="0"/>
          <w:shd w:val="clear" w:color="auto" w:fill="F3F4F4"/>
        </w:rPr>
        <w:t>pending</w:t>
      </w:r>
      <w:r>
        <w:rPr>
          <w:rFonts w:ascii="Open Sans" w:hAnsi="Open Sans" w:eastAsia="宋体" w:cs="Open Sans"/>
          <w:color w:val="333333"/>
          <w:kern w:val="0"/>
          <w:sz w:val="24"/>
          <w:szCs w:val="24"/>
        </w:rPr>
        <w:t xml:space="preserve"> 状态，其他状态是不可以改变的，如果返回的是一个相同实例的话，多个 </w:t>
      </w:r>
      <w:r>
        <w:rPr>
          <w:rFonts w:ascii="var(--monospace)" w:hAnsi="var(--monospace)" w:eastAsia="宋体" w:cs="宋体"/>
          <w:color w:val="333333"/>
          <w:kern w:val="0"/>
          <w:sz w:val="22"/>
          <w:bdr w:val="single" w:color="E7EAED" w:sz="6" w:space="0"/>
          <w:shd w:val="clear" w:color="auto" w:fill="F3F4F4"/>
        </w:rPr>
        <w:t>then</w:t>
      </w:r>
      <w:r>
        <w:rPr>
          <w:rFonts w:ascii="Open Sans" w:hAnsi="Open Sans" w:eastAsia="宋体" w:cs="Open Sans"/>
          <w:color w:val="333333"/>
          <w:kern w:val="0"/>
          <w:sz w:val="24"/>
          <w:szCs w:val="24"/>
        </w:rPr>
        <w:t xml:space="preserve"> 调用就失去意义了。 对于 </w:t>
      </w:r>
      <w:r>
        <w:rPr>
          <w:rFonts w:ascii="var(--monospace)" w:hAnsi="var(--monospace)" w:eastAsia="宋体" w:cs="宋体"/>
          <w:color w:val="333333"/>
          <w:kern w:val="0"/>
          <w:sz w:val="22"/>
          <w:bdr w:val="single" w:color="E7EAED" w:sz="6" w:space="0"/>
          <w:shd w:val="clear" w:color="auto" w:fill="F3F4F4"/>
        </w:rPr>
        <w:t>then</w:t>
      </w:r>
      <w:r>
        <w:rPr>
          <w:rFonts w:ascii="Open Sans" w:hAnsi="Open Sans" w:eastAsia="宋体" w:cs="Open Sans"/>
          <w:color w:val="333333"/>
          <w:kern w:val="0"/>
          <w:sz w:val="24"/>
          <w:szCs w:val="24"/>
        </w:rPr>
        <w:t xml:space="preserve"> 来说，本质上可以把它看成是 </w:t>
      </w:r>
      <w:r>
        <w:rPr>
          <w:rFonts w:ascii="var(--monospace)" w:hAnsi="var(--monospace)" w:eastAsia="宋体" w:cs="宋体"/>
          <w:color w:val="333333"/>
          <w:kern w:val="0"/>
          <w:sz w:val="22"/>
          <w:bdr w:val="single" w:color="E7EAED" w:sz="6" w:space="0"/>
          <w:shd w:val="clear" w:color="auto" w:fill="F3F4F4"/>
        </w:rPr>
        <w:t>flatMap</w:t>
      </w:r>
    </w:p>
    <w:p>
      <w:pPr>
        <w:widowControl/>
        <w:numPr>
          <w:ilvl w:val="0"/>
          <w:numId w:val="12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Promise 的特点是什么？</w:t>
      </w:r>
    </w:p>
    <w:p>
      <w:pPr>
        <w:widowControl/>
        <w:spacing w:before="100" w:beforeAutospacing="1" w:after="100" w:afterAutospacing="1"/>
        <w:ind w:left="72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有三种状态：1，等待中（pedding）2，完成了（resolved）3，拒绝了（rejected）</w:t>
      </w:r>
    </w:p>
    <w:p>
      <w:pPr>
        <w:widowControl/>
        <w:spacing w:before="100" w:beforeAutospacing="1" w:after="100" w:afterAutospacing="1"/>
        <w:ind w:left="72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这三种状态一经改变就永远不能更改了。</w:t>
      </w:r>
    </w:p>
    <w:p>
      <w:pPr>
        <w:widowControl/>
        <w:spacing w:before="100" w:beforeAutospacing="1" w:after="100" w:afterAutospacing="1"/>
        <w:ind w:left="72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Promise 实现了链式调用，也就是说每次调用 then 之后返回的都是一个 Promise</w:t>
      </w:r>
    </w:p>
    <w:p>
      <w:pPr>
        <w:widowControl/>
        <w:spacing w:before="100" w:beforeAutospacing="1" w:after="100" w:afterAutospacing="1"/>
        <w:ind w:left="72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Promise 构造函数执行和 then 函数执行有什么区别？</w:t>
      </w:r>
    </w:p>
    <w:p>
      <w:pPr>
        <w:widowControl/>
        <w:spacing w:before="100" w:beforeAutospacing="1" w:after="100" w:afterAutospacing="1"/>
        <w:ind w:left="72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当我们在构造 Promise 的时候，构造函数内部的代码是立即执行的，如果在then函数中使用了return，return的值会被Promise.resolve（）包装</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 xml:space="preserve">9、什么是回调地狱？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多个回调函数嵌套出现的代码书写结构叫做 回调地狱 + 代码的阅读性和维护性要低了, 代码书写的不是不对, 是不好</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10、涉及面试题：什么是跨域？为什么浏览器要使用同源策略？你有几种方式可以解决跨域问题？了解预检请求嘛？</w:t>
      </w:r>
    </w:p>
    <w:p>
      <w:pPr>
        <w:widowControl/>
        <w:numPr>
          <w:ilvl w:val="0"/>
          <w:numId w:val="12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因为浏览器出于安全考虑，有同源策略。也就是说，如果协议、域名或者端口有一个不同就是跨域，</w:t>
      </w:r>
      <w:r>
        <w:rPr>
          <w:rFonts w:ascii="var(--monospace)" w:hAnsi="var(--monospace)" w:eastAsia="宋体" w:cs="宋体"/>
          <w:color w:val="333333"/>
          <w:kern w:val="0"/>
          <w:sz w:val="22"/>
          <w:bdr w:val="single" w:color="E7EAED" w:sz="6" w:space="0"/>
          <w:shd w:val="clear" w:color="auto" w:fill="F3F4F4"/>
        </w:rPr>
        <w:t>Ajax</w:t>
      </w:r>
      <w:r>
        <w:rPr>
          <w:rFonts w:ascii="Open Sans" w:hAnsi="Open Sans" w:eastAsia="宋体" w:cs="Open Sans"/>
          <w:color w:val="333333"/>
          <w:kern w:val="0"/>
          <w:sz w:val="24"/>
          <w:szCs w:val="24"/>
        </w:rPr>
        <w:t xml:space="preserve"> 请求会失败。</w:t>
      </w:r>
    </w:p>
    <w:p>
      <w:pPr>
        <w:widowControl/>
        <w:numPr>
          <w:ilvl w:val="0"/>
          <w:numId w:val="12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那么是出于什么安全考虑才会引入这种机制呢？ 其实主要是用来防止 </w:t>
      </w:r>
      <w:r>
        <w:rPr>
          <w:rFonts w:ascii="var(--monospace)" w:hAnsi="var(--monospace)" w:eastAsia="宋体" w:cs="宋体"/>
          <w:color w:val="333333"/>
          <w:kern w:val="0"/>
          <w:sz w:val="22"/>
          <w:bdr w:val="single" w:color="E7EAED" w:sz="6" w:space="0"/>
          <w:shd w:val="clear" w:color="auto" w:fill="F3F4F4"/>
        </w:rPr>
        <w:t>CSRF</w:t>
      </w:r>
      <w:r>
        <w:rPr>
          <w:rFonts w:ascii="Open Sans" w:hAnsi="Open Sans" w:eastAsia="宋体" w:cs="Open Sans"/>
          <w:color w:val="333333"/>
          <w:kern w:val="0"/>
          <w:sz w:val="24"/>
          <w:szCs w:val="24"/>
        </w:rPr>
        <w:t xml:space="preserve"> 攻击的。简单点说，</w:t>
      </w:r>
      <w:r>
        <w:rPr>
          <w:rFonts w:ascii="var(--monospace)" w:hAnsi="var(--monospace)" w:eastAsia="宋体" w:cs="宋体"/>
          <w:color w:val="333333"/>
          <w:kern w:val="0"/>
          <w:sz w:val="22"/>
          <w:bdr w:val="single" w:color="E7EAED" w:sz="6" w:space="0"/>
          <w:shd w:val="clear" w:color="auto" w:fill="F3F4F4"/>
        </w:rPr>
        <w:t>CSRF</w:t>
      </w:r>
      <w:r>
        <w:rPr>
          <w:rFonts w:ascii="Open Sans" w:hAnsi="Open Sans" w:eastAsia="宋体" w:cs="Open Sans"/>
          <w:color w:val="333333"/>
          <w:kern w:val="0"/>
          <w:sz w:val="24"/>
          <w:szCs w:val="24"/>
        </w:rPr>
        <w:t xml:space="preserve"> 攻击是利用用户的登录态发起恶意请求。</w:t>
      </w:r>
    </w:p>
    <w:p>
      <w:pPr>
        <w:widowControl/>
        <w:numPr>
          <w:ilvl w:val="0"/>
          <w:numId w:val="12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也就是说，没有同源策略的情况下，</w:t>
      </w:r>
      <w:r>
        <w:rPr>
          <w:rFonts w:ascii="var(--monospace)" w:hAnsi="var(--monospace)" w:eastAsia="宋体" w:cs="宋体"/>
          <w:color w:val="333333"/>
          <w:kern w:val="0"/>
          <w:sz w:val="22"/>
          <w:bdr w:val="single" w:color="E7EAED" w:sz="6" w:space="0"/>
          <w:shd w:val="clear" w:color="auto" w:fill="F3F4F4"/>
        </w:rPr>
        <w:t>A</w:t>
      </w:r>
      <w:r>
        <w:rPr>
          <w:rFonts w:ascii="Open Sans" w:hAnsi="Open Sans" w:eastAsia="宋体" w:cs="Open Sans"/>
          <w:color w:val="333333"/>
          <w:kern w:val="0"/>
          <w:sz w:val="24"/>
          <w:szCs w:val="24"/>
        </w:rPr>
        <w:t xml:space="preserve"> 网站可以被任意其他来源的 </w:t>
      </w:r>
      <w:r>
        <w:rPr>
          <w:rFonts w:ascii="var(--monospace)" w:hAnsi="var(--monospace)" w:eastAsia="宋体" w:cs="宋体"/>
          <w:color w:val="333333"/>
          <w:kern w:val="0"/>
          <w:sz w:val="22"/>
          <w:bdr w:val="single" w:color="E7EAED" w:sz="6" w:space="0"/>
          <w:shd w:val="clear" w:color="auto" w:fill="F3F4F4"/>
        </w:rPr>
        <w:t>Ajax</w:t>
      </w:r>
      <w:r>
        <w:rPr>
          <w:rFonts w:ascii="Open Sans" w:hAnsi="Open Sans" w:eastAsia="宋体" w:cs="Open Sans"/>
          <w:color w:val="333333"/>
          <w:kern w:val="0"/>
          <w:sz w:val="24"/>
          <w:szCs w:val="24"/>
        </w:rPr>
        <w:t xml:space="preserve"> 访问到内容。如果你当前 </w:t>
      </w:r>
      <w:r>
        <w:rPr>
          <w:rFonts w:ascii="var(--monospace)" w:hAnsi="var(--monospace)" w:eastAsia="宋体" w:cs="宋体"/>
          <w:color w:val="333333"/>
          <w:kern w:val="0"/>
          <w:sz w:val="22"/>
          <w:bdr w:val="single" w:color="E7EAED" w:sz="6" w:space="0"/>
          <w:shd w:val="clear" w:color="auto" w:fill="F3F4F4"/>
        </w:rPr>
        <w:t>A</w:t>
      </w:r>
      <w:r>
        <w:rPr>
          <w:rFonts w:ascii="Open Sans" w:hAnsi="Open Sans" w:eastAsia="宋体" w:cs="Open Sans"/>
          <w:color w:val="333333"/>
          <w:kern w:val="0"/>
          <w:sz w:val="24"/>
          <w:szCs w:val="24"/>
        </w:rPr>
        <w:t xml:space="preserve"> 网站还存在登录态，那么对方就可以通过 </w:t>
      </w:r>
      <w:r>
        <w:rPr>
          <w:rFonts w:ascii="var(--monospace)" w:hAnsi="var(--monospace)" w:eastAsia="宋体" w:cs="宋体"/>
          <w:color w:val="333333"/>
          <w:kern w:val="0"/>
          <w:sz w:val="22"/>
          <w:bdr w:val="single" w:color="E7EAED" w:sz="6" w:space="0"/>
          <w:shd w:val="clear" w:color="auto" w:fill="F3F4F4"/>
        </w:rPr>
        <w:t>Ajax</w:t>
      </w:r>
      <w:r>
        <w:rPr>
          <w:rFonts w:ascii="Open Sans" w:hAnsi="Open Sans" w:eastAsia="宋体" w:cs="Open Sans"/>
          <w:color w:val="333333"/>
          <w:kern w:val="0"/>
          <w:sz w:val="24"/>
          <w:szCs w:val="24"/>
        </w:rPr>
        <w:t xml:space="preserve"> 获得你的任何信息。当然跨域并不能完全阻止 </w:t>
      </w:r>
      <w:r>
        <w:rPr>
          <w:rFonts w:ascii="var(--monospace)" w:hAnsi="var(--monospace)" w:eastAsia="宋体" w:cs="宋体"/>
          <w:color w:val="333333"/>
          <w:kern w:val="0"/>
          <w:sz w:val="22"/>
          <w:bdr w:val="single" w:color="E7EAED" w:sz="6" w:space="0"/>
          <w:shd w:val="clear" w:color="auto" w:fill="F3F4F4"/>
        </w:rPr>
        <w:t>CSRF</w:t>
      </w:r>
      <w:r>
        <w:rPr>
          <w:rFonts w:ascii="Open Sans" w:hAnsi="Open Sans" w:eastAsia="宋体" w:cs="Open Sans"/>
          <w:color w:val="333333"/>
          <w:kern w:val="0"/>
          <w:sz w:val="24"/>
          <w:szCs w:val="24"/>
        </w:rPr>
        <w: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解决跨域问题的方式？</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1、JSONP</w:t>
      </w:r>
      <w:r>
        <w:rPr>
          <w:rFonts w:ascii="Open Sans" w:hAnsi="Open Sans" w:eastAsia="宋体" w:cs="Open Sans"/>
          <w:color w:val="333333"/>
          <w:kern w:val="0"/>
          <w:sz w:val="24"/>
          <w:szCs w:val="24"/>
        </w:rPr>
        <w:t xml:space="preserve"> 使用简单且兼容性不错，但是只限于 </w:t>
      </w:r>
      <w:r>
        <w:rPr>
          <w:rFonts w:ascii="var(--monospace)" w:hAnsi="var(--monospace)" w:eastAsia="宋体" w:cs="宋体"/>
          <w:color w:val="333333"/>
          <w:kern w:val="0"/>
          <w:sz w:val="22"/>
          <w:bdr w:val="single" w:color="E7EAED" w:sz="6" w:space="0"/>
          <w:shd w:val="clear" w:color="auto" w:fill="F3F4F4"/>
        </w:rPr>
        <w:t>get</w:t>
      </w:r>
      <w:r>
        <w:rPr>
          <w:rFonts w:ascii="Open Sans" w:hAnsi="Open Sans" w:eastAsia="宋体" w:cs="Open Sans"/>
          <w:color w:val="333333"/>
          <w:kern w:val="0"/>
          <w:sz w:val="24"/>
          <w:szCs w:val="24"/>
        </w:rPr>
        <w:t xml:space="preserve"> 请求。利用 src 不受同源策略的影响 =&gt; 利用 script 标签会把所有内容当作 JS 代码来执行 =&gt; 我们就绕开了浏览器同源策略的影响</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2、CORS</w:t>
      </w:r>
      <w:r>
        <w:rPr>
          <w:rFonts w:ascii="Open Sans" w:hAnsi="Open Sans" w:eastAsia="宋体" w:cs="Open Sans"/>
          <w:color w:val="333333"/>
          <w:kern w:val="0"/>
          <w:sz w:val="24"/>
          <w:szCs w:val="24"/>
        </w:rPr>
        <w:t>(跨域资源共享) 需要浏览器和后端同时支持。</w:t>
      </w:r>
      <w:r>
        <w:rPr>
          <w:rFonts w:ascii="var(--monospace)" w:hAnsi="var(--monospace)" w:eastAsia="宋体" w:cs="宋体"/>
          <w:color w:val="333333"/>
          <w:kern w:val="0"/>
          <w:sz w:val="22"/>
          <w:bdr w:val="single" w:color="E7EAED" w:sz="6" w:space="0"/>
          <w:shd w:val="clear" w:color="auto" w:fill="F3F4F4"/>
        </w:rPr>
        <w:t>IE 8</w:t>
      </w:r>
      <w:r>
        <w:rPr>
          <w:rFonts w:ascii="Open Sans" w:hAnsi="Open Sans" w:eastAsia="宋体" w:cs="Open Sans"/>
          <w:color w:val="333333"/>
          <w:kern w:val="0"/>
          <w:sz w:val="24"/>
          <w:szCs w:val="24"/>
        </w:rPr>
        <w:t xml:space="preserve"> 和 </w:t>
      </w:r>
      <w:r>
        <w:rPr>
          <w:rFonts w:ascii="var(--monospace)" w:hAnsi="var(--monospace)" w:eastAsia="宋体" w:cs="宋体"/>
          <w:color w:val="333333"/>
          <w:kern w:val="0"/>
          <w:sz w:val="22"/>
          <w:bdr w:val="single" w:color="E7EAED" w:sz="6" w:space="0"/>
          <w:shd w:val="clear" w:color="auto" w:fill="F3F4F4"/>
        </w:rPr>
        <w:t>9</w:t>
      </w:r>
      <w:r>
        <w:rPr>
          <w:rFonts w:ascii="Open Sans" w:hAnsi="Open Sans" w:eastAsia="宋体" w:cs="Open Sans"/>
          <w:color w:val="333333"/>
          <w:kern w:val="0"/>
          <w:sz w:val="24"/>
          <w:szCs w:val="24"/>
        </w:rPr>
        <w:t xml:space="preserve"> 需要通过 </w:t>
      </w:r>
      <w:r>
        <w:rPr>
          <w:rFonts w:ascii="var(--monospace)" w:hAnsi="var(--monospace)" w:eastAsia="宋体" w:cs="宋体"/>
          <w:color w:val="333333"/>
          <w:kern w:val="0"/>
          <w:sz w:val="22"/>
          <w:bdr w:val="single" w:color="E7EAED" w:sz="6" w:space="0"/>
          <w:shd w:val="clear" w:color="auto" w:fill="F3F4F4"/>
        </w:rPr>
        <w:t>XDomainRequest</w:t>
      </w:r>
      <w:r>
        <w:rPr>
          <w:rFonts w:ascii="Open Sans" w:hAnsi="Open Sans" w:eastAsia="宋体" w:cs="Open Sans"/>
          <w:color w:val="333333"/>
          <w:kern w:val="0"/>
          <w:sz w:val="24"/>
          <w:szCs w:val="24"/>
        </w:rPr>
        <w:t xml:space="preserve"> 来实现。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3、服务器代理(常用)</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切换到 nginx 服务器, 使用 nginx 服务器进行代理配置 -&gt; 配置好以后, 请求的时候只要请求代理标识符就可以了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11、谈谈js中你对call（）方法和apply（）方法的理解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1每个函数都包含两个非继承而来的方法call（）和apply（）。call（）和apply（）都可以改变this的指向。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2相同点：call（）和apply（）的第一个参数都是this值，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3区别：call（）的第二、三参数可以是任意类型，而apply（）的第二参数必须是数组或arguments对象。</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12.递归函数，回调函数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什么是递归函数？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定义：在函数体内部直接或间接的调用自己。如果不停的执行递归函数，就会造成死循环，所以递归函数必须要有一个条件判断的出口，而且必须使用return跳出。</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 递归解决的是深度遍历，循环解决的是广度遍历</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递归使用：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90% ~ 95% 递归能做的事情循环也能 推荐使用循环，不推荐使用递归 慎用!!!慎用!!!慎用!!!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什么是回调函数？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将这个函数作为参数传到另一个函数里面，当那个函数执行完之后，再执行传进去的这个函数，需要使用异步代码的时候在使用回调函数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回调函数有什么缺点？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容易出现回调地狱</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如何解决回调地狱问题？</w:t>
      </w:r>
    </w:p>
    <w:p>
      <w:pPr>
        <w:widowControl/>
        <w:numPr>
          <w:ilvl w:val="0"/>
          <w:numId w:val="12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不使用匿名函数</w:t>
      </w:r>
    </w:p>
    <w:p>
      <w:pPr>
        <w:widowControl/>
        <w:numPr>
          <w:ilvl w:val="0"/>
          <w:numId w:val="12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Promise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13、break，continue，return</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三者区别</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break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break用于完全结束一个循环，跳出循环体。</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continue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continue的功能和break有点类似，区别是continue只是中止本次循环，接着开始下一次循环。而break则是完全中止循环。</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return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与continue和break不同的是，return直接结束整个方法，不管这个return处于多少层循环之内。</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14、如何理解原型？如何理解原型链？</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原型：每个js对象都有一个</w:t>
      </w:r>
      <w:r>
        <w:rPr>
          <w:rFonts w:ascii="Open Sans" w:hAnsi="Open Sans" w:eastAsia="宋体" w:cs="Open Sans"/>
          <w:b/>
          <w:bCs/>
          <w:color w:val="333333"/>
          <w:kern w:val="0"/>
          <w:sz w:val="24"/>
          <w:szCs w:val="24"/>
        </w:rPr>
        <w:t>proto</w:t>
      </w:r>
      <w:r>
        <w:rPr>
          <w:rFonts w:ascii="Open Sans" w:hAnsi="Open Sans" w:eastAsia="宋体" w:cs="Open Sans"/>
          <w:color w:val="333333"/>
          <w:kern w:val="0"/>
          <w:sz w:val="24"/>
          <w:szCs w:val="24"/>
        </w:rPr>
        <w:t>属性，这个属性指向原型，原型也是一个对象，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每个函数的都有一个prototype（原型）属性，prototype属性是一个指针，指向的是原型对象，原型对象中的方法和属性都可以被函数实例共享。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原型链：JS每一次获取对象中的属性，都是一次查询的过程，首先在自身上进行查找，如果在自身属性中找不到，就会去原型对象中去查找，如果原型对象还是查不到就去原型对象的原型中去查找，直到查找到原型链的顶端，也就是Object原型。（Object的原型为null）</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原型链常常用在继承中</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15、作用域链是什么，你是如何理解的·？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作用域链的作用主要用于查找标识符，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一般情况下，当作用域需要查询变量的时候会在当前作用域中查找该值，如果没有在当前作用域中查找到该值，就会向上级作用域中查找，直到查到全局作用域，这个查询过程形成的链条就叫作用域链。</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16、import和require的区别？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1、require是CommonJs的语法（AMD规范引入方式）import是es6的一个语法标准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 require是运行时加载整个模块，import具有提升效果，会提升到模块的头部（编译时执行）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17、字符串常用方法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concat() 用于连接两个或多个字符串。按顺序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indexOf()可返回某个指定的字符串值在字符串中首次出现的位置。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replace(regexp/substr，replacement) 用于在字符串中用一些字符替换另一些字符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split(分隔符，howmany) 用于把一个字符串分割成字符串数组。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toLowerCase()：将字符串转为小写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toUpperCase()：将字符串转为大写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slice(start，end)可提取字符串的某个部分，并以新的字符串返回被提取的部分。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包括start但是不包括end（截取字符串建议使用）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charAt(index)可返回指定位置的字符。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charCodeAt()可返回指定位置的字符的 Unicode 编码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fromCharCode() 可接受一个指定的 Unicode 值，然后返回一个字符串。</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substr(start，length) 可在字符串中抽取从 start 下标开始的指定数目的字符。（不）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substring(start，stop)用于提取字符串中在start处到stop-1的位置的字符。</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18、重绘和回流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什么是重绘？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由于几何属或样式发生改变不影响布局而需要重新渲染的过程，就叫重绘。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什么是回流？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由于布局发生改变需要重建就叫做回流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什么原因会导致回流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添加或者删除可见的DOM元素；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元素位置改变；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元素尺寸改变——边距、填充、边框、宽度和高度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页面渲染初始化；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浏览器窗口尺寸改变——resize事件发生时；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回流必将引起重绘，而重绘不一定会引起回流。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19、谈谈你对Proxy(代理)的认知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Proxy就是在我们访问对象前添加了一层拦截，可以过滤很多操作，而这些过滤，由咱自己来定义。可以帮助我们完成对数据的处理，对构造函数的处理，对数据的验证等。</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20、javascript的本地对象，内置对象和宿主对象有哪些？</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本地对象：（引用类型）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Object、Function、Array、String、Boolean、Number、Date、RegExp等等。</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内置对象：（只有两个，并且内置对象也是本地对象）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Global 和 Math（不可以实例化）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宿主对象：（可以理解为浏览器提供的对象）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所有的DOM和BOM都是宿主对象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DOM和BOM的区别：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BOM是浏览器对象模型，是操作浏览器的行为，window是他的一个对象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DOM是文档对象模型，是操作浏览器的内容（HTML元素）document是他的一个对象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由于BOM对象的window包含了document，document又是DOM对象的根节点，所以BOM对象包含了DOM对象。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BOM包含对象：window、document、location、navigator、history</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BOM常用方法：alert()、confirm()（询问框）、open()、close()、onload()、prompt()（输入框）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21、什么是伪数组？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概念：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具有length属性，不具有数组的pop、push等方法，但仍能用遍历数组的方法来遍历他们。（例如：函数内的arguments、通过document.getElemnetByTagName（）获取到的dom元素）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如何判断数组是否为伪数组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Array.isArray(arr) arr instanceof Array</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将伪数组转为标准数组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Array.from(arr) Array.prototype.slice.call(arr)</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22、谈谈你对同步和异步的理解，并说一下他们的区别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异步执行代码: 当代码执行到异步的时候, 先暂时不执行, 继续向后，直到所有的同步代码都执行完毕以后, 再回来执行这个异步代码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同步执行代码: 按照代码从上到下的顺序执行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我们 JS 里面大部分都是同步代码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定时器是一个异步执行的代码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23、ES6新特性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1、可以使用let和const定义变量（常量），他们都是块级作用域，不存在变量声明提升 2、模板字符串（倒引号）让我们不再使用“+”或者concat（）连接字符串 3、解构赋值（对象和数组的解构赋值） 4、for of：循环，要注意的是for of不可以循环对象 5、展开运算符（…）可以将数组或对象展开为多个元素 6、ES6箭头函数：当箭头函数的参数只有一个时可以省略小括号，当函数体只有一条语句的话，不写大括号会默认return 7、ES6类只是一个语法糖使用class来定义一个类 8、使用新的super和extends关键字来扩展类（super必须在this之前被调用） 9、新增了数组方法 forEach()、map()、filter()、reduce()、every()、some()等等 10、新增改变this指向的方法 call()、 apply()</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24、什么是EvenLoop（事件循环）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EvenLoop：是指浏览器提供的一种解决javascript单线程运行时不阻塞的一种机制，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浏览器中，专门有一个线程负责执行js代码，这个线程叫做主线程，他会从上到下执行js代码，在碰到异步任务的时候，会将异步任务放在异步任务队列中，会继续向下执行js代码，等到所有的同步代码都执行完毕之后，就会把存在异步任务队列中的异步任务一个一个取出来，放入代码栈中执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网络事件===axios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25、设计模式</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单例模式: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一个构造函数一生只有一个实例, 不管你 new 多少次, 出来的都是一个实例</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观察者模式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1、实时监控一个状态的改变, 一旦发生改变, 马上触发技能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2、被观察者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3、观察者 =&gt; 技能: 当被观察者通知你的时候你要触发的能力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4、需要依靠构造函数来实现观察者和被观察者的实现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发布订阅模式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也称作观察者模式，定义了对象间的一种一对多的依赖关系，当一个对象的状态发 生改变时，所有依赖于它的对象都将得到通知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取代对象之间硬编码的通知机制，一个对象不用再显式地调用另外一个对象的某个接口。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与传统的发布-订阅模式实现方式（将订阅者自身当成引用传入发布者）不同，在JS中通常使用注册回调函数的形式来订阅</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26、数组去重的方法</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981A1A"/>
          <w:kern w:val="0"/>
          <w:sz w:val="22"/>
          <w:lang w:eastAsia="zh-CN"/>
        </w:rPr>
      </w:pPr>
      <w:r>
        <w:rPr>
          <w:rFonts w:ascii="var(--monospace)" w:hAnsi="var(--monospace)" w:eastAsia="宋体" w:cs="宋体"/>
          <w:color w:val="981A1A"/>
          <w:kern w:val="0"/>
          <w:sz w:val="22"/>
        </w:rPr>
        <w:t>&lt;</w:t>
      </w:r>
      <w:r>
        <w:rPr>
          <w:rFonts w:ascii="var(--monospace)" w:hAnsi="var(--monospace)" w:eastAsia="宋体" w:cs="宋体"/>
          <w:color w:val="000000"/>
          <w:kern w:val="0"/>
          <w:sz w:val="22"/>
        </w:rPr>
        <w:t>script</w:t>
      </w:r>
      <w:r>
        <w:rPr>
          <w:rFonts w:ascii="var(--monospace)" w:hAnsi="var(--monospace)" w:eastAsia="宋体" w:cs="宋体"/>
          <w:color w:val="981A1A"/>
          <w:kern w:val="0"/>
          <w:sz w:val="22"/>
        </w:rPr>
        <w:t>&gt;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4</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4</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r>
        <w:rPr>
          <w:rFonts w:ascii="var(--monospace)" w:hAnsi="var(--monospace)" w:eastAsia="宋体" w:cs="宋体"/>
          <w:color w:val="116644"/>
          <w:kern w:val="0"/>
          <w:sz w:val="22"/>
        </w:rPr>
        <w:t>7</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ES6的写法，把数组写成Set.Set是ES6新增的数据类型，默认不允许重复的</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但是把数组变成Set了，在使用Array,from重新转换成数组，就可以了</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arr1</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Array</w:t>
      </w:r>
      <w:r>
        <w:rPr>
          <w:rFonts w:ascii="var(--monospace)" w:hAnsi="var(--monospace)" w:eastAsia="宋体" w:cs="宋体"/>
          <w:color w:val="333333"/>
          <w:kern w:val="0"/>
          <w:sz w:val="22"/>
        </w:rPr>
        <w:t>.</w:t>
      </w:r>
      <w:r>
        <w:rPr>
          <w:rFonts w:ascii="var(--monospace)" w:hAnsi="var(--monospace)" w:eastAsia="宋体" w:cs="宋体"/>
          <w:color w:val="000000"/>
          <w:kern w:val="0"/>
          <w:sz w:val="22"/>
        </w:rPr>
        <w:t>from</w:t>
      </w:r>
      <w:r>
        <w:rPr>
          <w:rFonts w:ascii="var(--monospace)" w:hAnsi="var(--monospace)" w:eastAsia="宋体" w:cs="宋体"/>
          <w:color w:val="333333"/>
          <w:kern w:val="0"/>
          <w:sz w:val="22"/>
        </w:rPr>
        <w:t>(</w:t>
      </w:r>
      <w:r>
        <w:rPr>
          <w:rFonts w:ascii="var(--monospace)" w:hAnsi="var(--monospace)" w:eastAsia="宋体" w:cs="宋体"/>
          <w:color w:val="770088"/>
          <w:kern w:val="0"/>
          <w:sz w:val="22"/>
        </w:rPr>
        <w:t>new</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Set</w:t>
      </w:r>
      <w:r>
        <w:rPr>
          <w:rFonts w:ascii="var(--monospace)" w:hAnsi="var(--monospace)" w:eastAsia="宋体" w:cs="宋体"/>
          <w:color w:val="333333"/>
          <w:kern w:val="0"/>
          <w:sz w:val="22"/>
        </w:rPr>
        <w:t>(</w:t>
      </w:r>
      <w:r>
        <w:rPr>
          <w:rFonts w:ascii="var(--monospace)" w:hAnsi="var(--monospace)" w:eastAsia="宋体" w:cs="宋体"/>
          <w:color w:val="000000"/>
          <w:kern w:val="0"/>
          <w:sz w:val="22"/>
        </w:rPr>
        <w:t>arr</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0000"/>
          <w:kern w:val="0"/>
          <w:sz w:val="22"/>
        </w:rPr>
        <w:t>arr1</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981A1A"/>
          <w:kern w:val="0"/>
          <w:sz w:val="22"/>
        </w:rPr>
        <w:t>&lt;</w:t>
      </w:r>
      <w:r>
        <w:rPr>
          <w:rFonts w:ascii="var(--monospace)" w:hAnsi="var(--monospace)" w:eastAsia="宋体" w:cs="宋体"/>
          <w:color w:val="FF5500"/>
          <w:kern w:val="0"/>
          <w:sz w:val="22"/>
        </w:rPr>
        <w:t>/script&gt;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27、对this指向的理解？</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全局的this 指向的是window</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函数中的this 指向的是函数所在的对象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对象中的this 指向其本身</w:t>
      </w:r>
    </w:p>
    <w:p>
      <w:pPr>
        <w:widowControl/>
        <w:spacing w:before="192" w:after="192"/>
        <w:jc w:val="left"/>
        <w:rPr>
          <w:rFonts w:ascii="Open Sans" w:hAnsi="Open Sans" w:eastAsia="宋体" w:cs="Open Sans"/>
          <w:color w:val="333333"/>
          <w:kern w:val="0"/>
          <w:sz w:val="24"/>
          <w:szCs w:val="24"/>
        </w:rPr>
      </w:pPr>
      <w:r>
        <w:rPr>
          <w:rFonts w:ascii="Arial" w:hAnsi="Arial" w:cs="Arial"/>
          <w:color w:val="4D4D4D"/>
          <w:shd w:val="clear" w:color="auto" w:fill="FFFFFF"/>
        </w:rPr>
        <w:t>究其原因，是因为箭头函数的this指向的是当前的作用域，而非运行时调用函数的对象：在传统函数中，这里的this.age是指向windows的，但是当我们使用箭头函数处理时，由于箭头函数处于obj的作用域中，所以其this指向了obj而非window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28、预解析是什么？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JS代码在执行之前，会对代码进行预解析，寻找作用域中的var 和function ，然后对其进行事先声明，在从上到下执行代码。这就是一个预解析的过程。</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29、事件委托是什么?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利用事件冒泡的原理，让自己所触发的事件，让它的父元素代替执行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30、事件冒泡是什么？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当一个元素接收到事件的时候 会把他接收到的事件传给自己的父级，一直到window </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31、cookie的缺点？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1、有数量和长度的限制，不能超过4KB</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2、安全性低，容易被拦截</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3、不能长久保存在客户端</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32、js中的垃圾回收机制？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在js中，如果一个对象不再被引用，那么这个对象就会被回收，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如果两个对象互相引用，而不在被第三者引用，那么这个互相引用的对象也会被回收。</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33、BOM对象有哪些，列举window对象？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window对象，document对象，location对象，navigator对象，screen对象，history对象</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34、token的含义和使用？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cookie存不上，选用token而不选用cookie和seesion，因为token只需要有加密口令就可以进行验证，而session只能单对单，如果你返回的session不存在于这台服务器中，将无法进行正常验证</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含义：</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1、Token的引入：Token是在客户端频繁向服务端请求数据，服务端频繁的去数据库查询用户名和密码并进行对比，判断用户名和密码正确与否，并作出相应提示，在这样的背景下，Token便应运而生。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Token的定义：Token是服务端生成的一串字符串，以作客户端进行请求的一个令牌，当第一次登录后，服务器生成一个Token便将此Token返回给客户端，以后客户端只需带上这个Token前来请求数据即可，无需再次带上用户名和密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3、使用Token的目的：Token的目的是为了减轻服务器的压力，减少频繁的查询数据库，使服务器更加健壮。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如何使用Token？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这是本文的重点，在这里我就介绍常用的两种方式。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1、用设备号/设备mac地址作为Token（推荐）</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客户端：客户端在登录的时候获取设备的设备号/mac地址，并将其作为参数传递到服务端。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服务端：服务端接收到该参数后，便用一个变量来接收同时将其作为Token保存在数据库，并将该Token设置到session中，客户端每次请求的时候都要统一拦截，并将客户端传递的token和服务器端session中的token进行对比，如果相同则放行，不同则拒绝。</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分析：此刻客户端和服务器端就统一了一个唯一的标识Token，而且保证了每一个设备拥有了一个唯一的会话。该方法的缺点是客户端需要带设备号/mac地址作为参数传递，而且服务器端还需要保存；优点是客户端不需重新登录，只要登录一次以后一直可以使用，至于超时的问题是有服务器这边来处理，如何处理？若服务器的Token超时后，服务器只需将客户端传递的Token向数据库中查询，同时并赋值给变量Token，如此，Token的超时又重新计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2、用session值作为Token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客户端：客户端只需携带用户名和密码登陆即可。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客户端：客户端接收到用户名和密码后并判断，如果正确了就将本地获取sessionID作为Token返回给客户端，客户端以后只需带上请求数据即可。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分析：这种方式使用的好处是方便，不用存储数据，但是缺点就是当session过期后，客户端必须重新登录才能进行访问数据。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35、说一下bind,apply,call的区别？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1每个函数都包含两个非继承而来的方法call（）和apply（）。call（）和apply（）都可以改变this的指向。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2相同点：call（）和apply（）的第一个参数都是this值，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3区别：call（）的第二、三参数可以是任意类型，而apply（）的第二参数必须是数组或arguments对象。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bind方法跟call方法一样</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36、说一下解构赋值的规则？</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数组的解构赋值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快速从 对象 或者 数组 中获取成员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就是把 对象 或者 数组 中的成员单独得到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数组的解构赋值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快速从数组中获取成员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在定义变量的时候直接使用 [] 将变量包裹起来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等于号 左边的顺序 和 等于号右边的顺序是一一对应的</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AA5500"/>
          <w:kern w:val="0"/>
          <w:sz w:val="22"/>
        </w:rPr>
        <w:t>// 用数组解构赋值的方式</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let</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n1</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n2</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n3</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n1 变量获取的就是 arr[0]</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n2 变量获取的就是 arr[1]</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n3 变量获取的就是 arr[2]</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0000"/>
          <w:kern w:val="0"/>
          <w:sz w:val="22"/>
        </w:rPr>
        <w:t>n1</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n2</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n3</w:t>
      </w:r>
      <w:r>
        <w:rPr>
          <w:rFonts w:ascii="var(--monospace)" w:hAnsi="var(--monospace)" w:eastAsia="宋体" w:cs="宋体"/>
          <w:color w:val="333333"/>
          <w:kern w:val="0"/>
          <w:sz w:val="22"/>
        </w:rPr>
        <w:t>)</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对象的解构赋值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=&gt; 快速从对象中获取成员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直接在定义变量的时候使用 {} 包裹起来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这个 {} 里面写的名字是你定义的变量名, 也是对象内部的成员名称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AA5500"/>
          <w:kern w:val="0"/>
          <w:sz w:val="22"/>
        </w:rPr>
        <w:t>// 对象的解构赋值, 从对象中获取多个成员</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let</w:t>
      </w:r>
      <w:r>
        <w:rPr>
          <w:rFonts w:ascii="var(--monospace)" w:hAnsi="var(--monospace)" w:eastAsia="宋体" w:cs="宋体"/>
          <w:color w:val="333333"/>
          <w:kern w:val="0"/>
          <w:sz w:val="22"/>
        </w:rPr>
        <w:t xml:space="preserve"> { </w:t>
      </w:r>
      <w:r>
        <w:rPr>
          <w:rFonts w:ascii="var(--monospace)" w:hAnsi="var(--monospace)" w:eastAsia="宋体" w:cs="宋体"/>
          <w:color w:val="0000FF"/>
          <w:kern w:val="0"/>
          <w:sz w:val="22"/>
        </w:rPr>
        <w:t>gender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age</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name</w:t>
      </w:r>
      <w:r>
        <w:rPr>
          <w:rFonts w:ascii="var(--monospace)" w:hAnsi="var(--monospace)" w:eastAsia="宋体" w:cs="宋体"/>
          <w:color w:val="333333"/>
          <w:kern w:val="0"/>
          <w:sz w:val="22"/>
        </w:rPr>
        <w:t xml:space="preserve"> }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obj</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他就等价于一次从对象中获取三个成员, 分别定义三个名称接收</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0000"/>
          <w:kern w:val="0"/>
          <w:sz w:val="22"/>
        </w:rPr>
        <w:t>name</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age</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gender</w:t>
      </w:r>
      <w:r>
        <w:rPr>
          <w:rFonts w:ascii="var(--monospace)" w:hAnsi="var(--monospace)" w:eastAsia="宋体" w:cs="宋体"/>
          <w:color w:val="333333"/>
          <w:kern w:val="0"/>
          <w:sz w:val="22"/>
        </w:rPr>
        <w: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37、ES6对象的常用方法？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w:t>
      </w:r>
      <w:r>
        <w:rPr>
          <w:rFonts w:ascii="var(--monospace)" w:hAnsi="var(--monospace)" w:eastAsia="宋体" w:cs="宋体"/>
          <w:color w:val="333333"/>
          <w:kern w:val="0"/>
          <w:sz w:val="22"/>
          <w:bdr w:val="single" w:color="E7EAED" w:sz="6" w:space="0"/>
          <w:shd w:val="clear" w:color="auto" w:fill="F3F4F4"/>
        </w:rPr>
        <w:t>for...in</w:t>
      </w:r>
      <w:r>
        <w:rPr>
          <w:rFonts w:ascii="Open Sans" w:hAnsi="Open Sans" w:eastAsia="宋体" w:cs="Open Sans"/>
          <w:color w:val="333333"/>
          <w:kern w:val="0"/>
          <w:sz w:val="24"/>
          <w:szCs w:val="24"/>
        </w:rPr>
        <w:t>循环遍历对象自身的和继承的可枚举属性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w:t>
      </w:r>
      <w:r>
        <w:rPr>
          <w:rFonts w:ascii="var(--monospace)" w:hAnsi="var(--monospace)" w:eastAsia="宋体" w:cs="宋体"/>
          <w:color w:val="333333"/>
          <w:kern w:val="0"/>
          <w:sz w:val="22"/>
          <w:bdr w:val="single" w:color="E7EAED" w:sz="6" w:space="0"/>
          <w:shd w:val="clear" w:color="auto" w:fill="F3F4F4"/>
        </w:rPr>
        <w:t>Object.keys</w:t>
      </w:r>
      <w:r>
        <w:rPr>
          <w:rFonts w:ascii="Open Sans" w:hAnsi="Open Sans" w:eastAsia="宋体" w:cs="Open Sans"/>
          <w:color w:val="333333"/>
          <w:kern w:val="0"/>
          <w:sz w:val="24"/>
          <w:szCs w:val="24"/>
        </w:rPr>
        <w:t>返回一个数组，包括对象自身的（不含继承的）所有可枚举属性（不含 Symbol 属性）的键名。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3、Object.getOwnPropertyNames(obj)</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Object.getOwnPropertyNames</w:t>
      </w:r>
      <w:r>
        <w:rPr>
          <w:rFonts w:ascii="Open Sans" w:hAnsi="Open Sans" w:eastAsia="宋体" w:cs="Open Sans"/>
          <w:color w:val="333333"/>
          <w:kern w:val="0"/>
          <w:sz w:val="24"/>
          <w:szCs w:val="24"/>
        </w:rPr>
        <w:t>返回一个数组，包含对象自身的所有属性（不含 Symbol 属性，但是包括不可枚举属性）的键名。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4、Object.getOwnPropertySymbols(obj)</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Object.getOwnPropertySymbols</w:t>
      </w:r>
      <w:r>
        <w:rPr>
          <w:rFonts w:ascii="Open Sans" w:hAnsi="Open Sans" w:eastAsia="宋体" w:cs="Open Sans"/>
          <w:color w:val="333333"/>
          <w:kern w:val="0"/>
          <w:sz w:val="24"/>
          <w:szCs w:val="24"/>
        </w:rPr>
        <w:t>返回一个数组，包含对象自身的所有 Symbol 属性的键名。</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5、Reflect.ownKeys(obj)</w:t>
      </w:r>
    </w:p>
    <w:p>
      <w:pPr>
        <w:widowControl/>
        <w:spacing w:before="192" w:after="192"/>
        <w:jc w:val="left"/>
        <w:rPr>
          <w:rFonts w:ascii="Open Sans" w:hAnsi="Open Sans" w:eastAsia="宋体" w:cs="Open Sans"/>
          <w:color w:val="333333"/>
          <w:kern w:val="0"/>
          <w:sz w:val="24"/>
          <w:szCs w:val="24"/>
        </w:rPr>
      </w:pPr>
      <w:r>
        <w:rPr>
          <w:rFonts w:ascii="var(--monospace)" w:hAnsi="var(--monospace)" w:eastAsia="宋体" w:cs="宋体"/>
          <w:color w:val="333333"/>
          <w:kern w:val="0"/>
          <w:sz w:val="22"/>
          <w:bdr w:val="single" w:color="E7EAED" w:sz="6" w:space="0"/>
          <w:shd w:val="clear" w:color="auto" w:fill="F3F4F4"/>
        </w:rPr>
        <w:t>Reflect.ownKeys</w:t>
      </w:r>
      <w:r>
        <w:rPr>
          <w:rFonts w:ascii="Open Sans" w:hAnsi="Open Sans" w:eastAsia="宋体" w:cs="Open Sans"/>
          <w:color w:val="333333"/>
          <w:kern w:val="0"/>
          <w:sz w:val="24"/>
          <w:szCs w:val="24"/>
        </w:rPr>
        <w:t>返回一个数组，包含对象自身的（不含继承的）所有键名，不管键名是 Symbol 或字符串，也不管是否可枚举。</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38、promise的三种状态？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1、初始化状态：pending</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2、当调用resolve成功的状态：pengding=&gt;fulfilled</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3、当调用reject失败的状态：pending=&gt;rejected</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39、闭包为什么会造成内存泄露？</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因为它把外部的包含它的函数的活动对象也包含在自己的作用域链中了，会比一般的函数占用更多内存。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40、jsonp的返回格式及原理？</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返回的格式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jsonp主要是为了解决跨域访问问题而产生的，其返回的数据格式一般就是一个js脚本，返回的js脚本通常是服务端动态生成的。</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ajax 请求受同源策略影响，不允许进行跨域请求，而 script 标签 src 属性中的链接却可以访问跨域的js脚本，利用这个特性，服务端不再返回JSON格式的数据，而是返回一段调用某个函数的js代码，在src中进行了调用，这样实现了跨域。</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41、jsonp的优缺点？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1.优点</w:t>
      </w:r>
      <w:r>
        <w:rPr>
          <w:rFonts w:ascii="Open Sans" w:hAnsi="Open Sans" w:eastAsia="宋体" w:cs="Open Sans"/>
          <w:color w:val="333333"/>
          <w:kern w:val="0"/>
          <w:sz w:val="24"/>
          <w:szCs w:val="24"/>
        </w:rPr>
        <w:t xml:space="preserve"> ​ 1.1它不像XMLHttpRequest对象实现的Ajax请求那样受到同源策略的限制，JSONP可以跨越同源策略； ​ 1.2它的兼容性更好，在更加古老的浏览器中都可以运行，不需要XMLHttpRequest或ActiveX的支持 ​ 1.3在请求完毕后可以通过调用callback的方式回传结果。将回调方法的权限给了调用方。这个就相当于将controller层和view层终于分开了。我提供的jsonp服务只提供纯服务的数据，至于提供服务以 后的页面渲染和后续view操作都由调用者来自己定义就好了。如果有两个页面需要渲染同一份数据，你们只需要有不同的渲染逻辑就可以了，逻辑都可以使用同 一个jsonp服务。 ​ </w:t>
      </w:r>
      <w:r>
        <w:rPr>
          <w:rFonts w:ascii="Open Sans" w:hAnsi="Open Sans" w:eastAsia="宋体" w:cs="Open Sans"/>
          <w:b/>
          <w:bCs/>
          <w:color w:val="333333"/>
          <w:kern w:val="0"/>
          <w:sz w:val="24"/>
          <w:szCs w:val="24"/>
        </w:rPr>
        <w:t>2.缺点</w:t>
      </w:r>
      <w:r>
        <w:rPr>
          <w:rFonts w:ascii="Open Sans" w:hAnsi="Open Sans" w:eastAsia="宋体" w:cs="Open Sans"/>
          <w:color w:val="333333"/>
          <w:kern w:val="0"/>
          <w:sz w:val="24"/>
          <w:szCs w:val="24"/>
        </w:rPr>
        <w:t xml:space="preserve"> ​ 2.1它只支持GET请求而不支持POST等其它类型的HTTP请求 ​ 2.2它只支持跨域HTTP请求这种情况，不能解决不同域的两个页面之间如何进行JavaScript调用的问题。 ​ 2.3 jsonp在调用失败的时候不会返回各种HTTP状态码。 ​ 2.4缺点是安全性。万一假如提供jsonp的服务存在页面注入漏洞，即它返回的javascript的内容被人控制的。那么结果是什么？所有调用这个 jsonp的网站都会存在漏洞。于是无法把危险控制在一个域名下…所以在使用jsonp的时候必须要保证使用的jsonp服务必须是安全可信的。</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42、如何判断一个对象是否属于某个类？</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instanceof</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constructor</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43、new操作符具体干了什么？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1、创建一个空对象，并且this变量引用该对象，同时还继承了该函数的原型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2、属性和方法被加入到this引用的对象中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3、新创建的对象由this所引用，并且最后隐士的返回this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44、eval是做什么的？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它的功能是把对应的字符串解析成JS代码并运行，应该避免使用eval，不安全，非常消耗性能</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45、js中作用域和变量声明提升？</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1、所有申明都会被提升到作用域的最顶上，变量声明提升仅仅是声明提升，定义并不提升；函数声明会连带 定义一起被提升</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2、同一个变量申明只进行一次，并且因此其他申明都会被忽略,变成赋值操作</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如：var i = 0 ; var i = 1 相当于 var i ; i = 0 ; i = 1;</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3、函数声明的优先级优于变量申明，且函数声明会连带定义一起被提升</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46、浏览器标签页操作</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开启一个新的标签页, 关闭当前标签页</w:t>
      </w:r>
    </w:p>
    <w:p>
      <w:pPr>
        <w:widowControl/>
        <w:numPr>
          <w:ilvl w:val="0"/>
          <w:numId w:val="12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window.open()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作用: 再当前浏览器开启一个新的标签页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语法: window.open(你要再新标签页显示的地址)</w:t>
      </w:r>
    </w:p>
    <w:p>
      <w:pPr>
        <w:widowControl/>
        <w:numPr>
          <w:ilvl w:val="0"/>
          <w:numId w:val="12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window.close()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作用: 关闭当前标签页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语法: window.close()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47、浏览器的常见事件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由浏览器的行为来触发的事件</w:t>
      </w:r>
    </w:p>
    <w:p>
      <w:pPr>
        <w:widowControl/>
        <w:numPr>
          <w:ilvl w:val="0"/>
          <w:numId w:val="12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window.onload 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会在浏览器所有资源加载完毕后触发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所有资源(标签, css, js, 图片, 视频, 音频, ...)</w:t>
      </w:r>
    </w:p>
    <w:p>
      <w:pPr>
        <w:widowControl/>
        <w:numPr>
          <w:ilvl w:val="0"/>
          <w:numId w:val="12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window.onresize 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会在浏览器窗口尺寸改变的时候触发</w:t>
      </w:r>
    </w:p>
    <w:p>
      <w:pPr>
        <w:widowControl/>
        <w:numPr>
          <w:ilvl w:val="0"/>
          <w:numId w:val="13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window.onscroll 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会在浏览器的滚动条滚动的时候触发</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48、prototype - 原型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定义(背下来):</w:t>
      </w:r>
      <w:r>
        <w:rPr>
          <w:rFonts w:ascii="Open Sans" w:hAnsi="Open Sans" w:eastAsia="宋体" w:cs="Open Sans"/>
          <w:color w:val="333333"/>
          <w:kern w:val="0"/>
          <w:sz w:val="24"/>
          <w:szCs w:val="24"/>
        </w:rPr>
        <w:t xml:space="preserve"> 每一个函数都天生自带一个属性, 叫做 prototype, 它是一个对象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构造函数也是函数, 所以构造函数也天生自带这个 prototype 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当你想访问这个对象空间的时候, 就直接访问 函数名.prototype</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49、proto(原型属性)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定义(背下来):</w:t>
      </w:r>
      <w:r>
        <w:rPr>
          <w:rFonts w:ascii="Open Sans" w:hAnsi="Open Sans" w:eastAsia="宋体" w:cs="Open Sans"/>
          <w:color w:val="333333"/>
          <w:kern w:val="0"/>
          <w:sz w:val="24"/>
          <w:szCs w:val="24"/>
        </w:rPr>
        <w:t xml:space="preserve"> 每一个对象天生自带一个属性, 叫做 </w:t>
      </w:r>
      <w:r>
        <w:rPr>
          <w:rFonts w:ascii="Open Sans" w:hAnsi="Open Sans" w:eastAsia="宋体" w:cs="Open Sans"/>
          <w:b/>
          <w:bCs/>
          <w:color w:val="333333"/>
          <w:kern w:val="0"/>
          <w:sz w:val="24"/>
          <w:szCs w:val="24"/>
        </w:rPr>
        <w:t>proto</w:t>
      </w:r>
      <w:r>
        <w:rPr>
          <w:rFonts w:ascii="Open Sans" w:hAnsi="Open Sans" w:eastAsia="宋体" w:cs="Open Sans"/>
          <w:color w:val="333333"/>
          <w:kern w:val="0"/>
          <w:sz w:val="24"/>
          <w:szCs w:val="24"/>
        </w:rPr>
        <w:t>, 指向所属构造函数的 prototype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构造函数创造出来的对象, 也是对象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所以也有 </w:t>
      </w:r>
      <w:r>
        <w:rPr>
          <w:rFonts w:ascii="Open Sans" w:hAnsi="Open Sans" w:eastAsia="宋体" w:cs="Open Sans"/>
          <w:b/>
          <w:bCs/>
          <w:color w:val="333333"/>
          <w:kern w:val="0"/>
          <w:sz w:val="24"/>
          <w:szCs w:val="24"/>
        </w:rPr>
        <w:t>proto</w:t>
      </w:r>
      <w:r>
        <w:rPr>
          <w:rFonts w:ascii="Open Sans" w:hAnsi="Open Sans" w:eastAsia="宋体" w:cs="Open Sans"/>
          <w:color w:val="333333"/>
          <w:kern w:val="0"/>
          <w:sz w:val="24"/>
          <w:szCs w:val="24"/>
        </w:rPr>
        <w:t xml:space="preserve"> 属性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一个对象, 如果由 xxx 构造函数 new 出来的,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那么我们就说这个对象所属的构造函数就是 xxx</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也就是说, new 出来的对象属于 xxx 构造函数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50、cookie，session，token的定义与区别？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我的理解： cookie存在浏览器，不安全； session存在服务器，可能影响性能； token身份认证安全性好，是唯一的。 若存在第三方，用token，不用session。</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51、token的原理及使用</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登录的验证流程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当用户请求登录的时候，如果没有问题，我们就在服务端生成一条记录，然后把这条记录的id发给客户端，客户端收到以后把id号储存在cookie里，下次这个用户在向服务器发送请求的时候可以带着这个cookie,服务器端如果可以找到相应的记录，说明用户通过了身份验证，就把请求的数据返回给客户端</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基于token的身份验证方法</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1、用户向服务器发送用户名和密码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2、服务端收到请求，验证用户名和密码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3、验证成功后，服务端会发送一个token给客户端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4、客户端收到token以后可以把它储存起来，比如放在cookie或loaclStorage</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5、用户随后的每一次请求都会通过cookie，将token传回服务器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6、服务端收到请求，然后去验证客户端请求里的cookie,如果验证成功，就向客户端返回请求的数据</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jwt的原理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服务器认证后，生成一个json对象，发送给用户</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52、块级作用域</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在ES6中凡是{}包裹的代码都是块级作用域，凡是在块级作用域中使用let,const生命的变量都有一个暂时性死去</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53、var,let,const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var</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支持变量声明与解析</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不支持块级作用域</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允许重复声明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let</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不支持变量的声明与解析</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支持块级作用域</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不允许重复声明</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const </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不支持变量的声明与解析</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支持块级作用域</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不允许重复声明</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声明常量，一旦确定不能修改</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声明后必须赋值</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54、扩展运算符(...)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将数组或者对象转换成参数序列，使用逗号分隔的序列</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作用：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1、将数组、对象合并</w:t>
      </w:r>
      <w:r>
        <w:rPr>
          <w:rFonts w:ascii="Open Sans" w:hAnsi="Open Sans" w:eastAsia="宋体" w:cs="Open Sans"/>
          <w:color w:val="333333"/>
          <w:kern w:val="0"/>
          <w:sz w:val="24"/>
          <w:szCs w:val="24"/>
        </w:rPr>
        <w:tab/>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2、函数剩余参数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3、替代arguments</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HTML,CSS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1、ES5,ES6知识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1.不一样的变量声明：const和let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2.模板字符串</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3.箭头函数（Arrow Functions）</w:t>
      </w:r>
    </w:p>
    <w:p>
      <w:pPr>
        <w:widowControl/>
        <w:numPr>
          <w:ilvl w:val="0"/>
          <w:numId w:val="13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函数的参数默认值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5.Spread / Rest 操作符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6.二进制和八进制字面量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7.对象和数组解构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8.对象超类</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9.for...of 和 for...in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10.ES6中的类</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2、页面渲染流程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1、构建DOM树及CSSOM树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2、构建渲染树</w:t>
      </w:r>
    </w:p>
    <w:p>
      <w:pPr>
        <w:pStyle w:val="6"/>
        <w:shd w:val="clear" w:color="auto" w:fill="FFFFFF"/>
        <w:spacing w:before="120" w:after="240" w:line="360" w:lineRule="atLeast"/>
        <w:rPr>
          <w:rFonts w:ascii="微软雅黑" w:hAnsi="微软雅黑" w:eastAsia="微软雅黑"/>
          <w:color w:val="4F4F4F"/>
          <w:sz w:val="24"/>
          <w:szCs w:val="24"/>
        </w:rPr>
      </w:pPr>
      <w:r>
        <w:rPr>
          <w:rFonts w:hint="eastAsia" w:ascii="Open Sans" w:hAnsi="Open Sans" w:eastAsia="宋体" w:cs="Open Sans"/>
          <w:color w:val="333333"/>
          <w:kern w:val="0"/>
          <w:sz w:val="24"/>
          <w:szCs w:val="24"/>
        </w:rPr>
        <w:t>3、</w:t>
      </w:r>
      <w:r>
        <w:rPr>
          <w:rFonts w:hint="eastAsia" w:ascii="微软雅黑" w:hAnsi="微软雅黑" w:eastAsia="微软雅黑"/>
          <w:color w:val="4F4F4F"/>
          <w:sz w:val="24"/>
          <w:szCs w:val="24"/>
        </w:rPr>
        <w:t>布局与绘制渲染树</w:t>
      </w:r>
    </w:p>
    <w:p>
      <w:pPr>
        <w:widowControl/>
        <w:spacing w:before="192" w:after="192"/>
        <w:jc w:val="left"/>
        <w:rPr>
          <w:rFonts w:ascii="Open Sans" w:hAnsi="Open Sans" w:eastAsia="宋体" w:cs="Open Sans"/>
          <w:color w:val="333333"/>
          <w:kern w:val="0"/>
          <w:sz w:val="24"/>
          <w:szCs w:val="24"/>
        </w:rPr>
      </w:pPr>
    </w:p>
    <w:p>
      <w:r>
        <w:t>浏览器构建的步骤，大概如下：</w:t>
      </w:r>
    </w:p>
    <w:p>
      <w:r>
        <w:t>1、处理HTML标记并构建DOM树</w:t>
      </w:r>
    </w:p>
    <w:p>
      <w:r>
        <w:t>2、处理CSS标记并构建CSSOM树</w:t>
      </w:r>
    </w:p>
    <w:p>
      <w:r>
        <w:t>3、将DOM与CSSOM合并成一个渲染树</w:t>
      </w:r>
    </w:p>
    <w:p>
      <w:r>
        <w:t>4、根据渲染树来布局，以计算每个节点的集合信息</w:t>
      </w:r>
    </w:p>
    <w:p>
      <w:r>
        <w:t>5、将各个节点绘制到屏幕</w:t>
      </w:r>
    </w:p>
    <w:p/>
    <w:p>
      <w:pPr>
        <w:pStyle w:val="3"/>
        <w:shd w:val="clear" w:color="auto" w:fill="FFFFFF"/>
        <w:spacing w:before="150" w:after="150"/>
        <w:rPr>
          <w:rFonts w:ascii="Helvetica" w:hAnsi="Helvetica" w:cs="Helvetica"/>
          <w:color w:val="000000"/>
        </w:rPr>
      </w:pPr>
      <w:r>
        <w:rPr>
          <w:rFonts w:hint="eastAsia" w:ascii="Helvetica" w:hAnsi="Helvetica" w:cs="Helvetica"/>
          <w:color w:val="000000"/>
        </w:rPr>
        <w:t>url页面渲染</w:t>
      </w:r>
    </w:p>
    <w:p>
      <w:pPr>
        <w:pStyle w:val="155"/>
        <w:numPr>
          <w:ilvl w:val="0"/>
          <w:numId w:val="132"/>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DNS 解析</w:t>
      </w:r>
    </w:p>
    <w:p>
      <w:pPr>
        <w:pStyle w:val="155"/>
        <w:numPr>
          <w:ilvl w:val="0"/>
          <w:numId w:val="132"/>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HTTP三次握手 -&gt; TCP/IP连接</w:t>
      </w:r>
    </w:p>
    <w:p>
      <w:pPr>
        <w:pStyle w:val="155"/>
        <w:numPr>
          <w:ilvl w:val="0"/>
          <w:numId w:val="132"/>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浏览器发送请求</w:t>
      </w:r>
    </w:p>
    <w:p>
      <w:pPr>
        <w:pStyle w:val="155"/>
        <w:numPr>
          <w:ilvl w:val="0"/>
          <w:numId w:val="132"/>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服务器返回请求的文件 (html)</w:t>
      </w:r>
    </w:p>
    <w:p>
      <w:pPr>
        <w:pStyle w:val="155"/>
        <w:numPr>
          <w:ilvl w:val="0"/>
          <w:numId w:val="132"/>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浏览器渲染</w:t>
      </w:r>
    </w:p>
    <w:p>
      <w:pPr>
        <w:pStyle w:val="4"/>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t>1. DNS 解析</w:t>
      </w:r>
    </w:p>
    <w:p>
      <w:pPr>
        <w:pStyle w:val="155"/>
        <w:numPr>
          <w:ilvl w:val="0"/>
          <w:numId w:val="133"/>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查找缓存</w:t>
      </w:r>
    </w:p>
    <w:p>
      <w:pPr>
        <w:pStyle w:val="155"/>
        <w:numPr>
          <w:ilvl w:val="1"/>
          <w:numId w:val="134"/>
        </w:numPr>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Chrome搜索自身的DNS缓存，看有没有该域名对应的IP地址</w:t>
      </w:r>
      <w:r>
        <w:rPr>
          <w:rStyle w:val="28"/>
          <w:rFonts w:ascii="Courier New" w:hAnsi="Courier New" w:cs="Courier New"/>
          <w:color w:val="E83E8C"/>
          <w:sz w:val="18"/>
          <w:szCs w:val="18"/>
          <w:shd w:val="clear" w:color="auto" w:fill="F6F6F6"/>
        </w:rPr>
        <w:t>（chrome://net-internals/#dns）</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Chrome会搜索操作系统自身的DNS缓存（浏览器没有找到缓存或者缓存已经失效）</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读取本地的HOST文件（操作系统的缓存没有找到）（mac: etc/host）</w:t>
      </w:r>
    </w:p>
    <w:p>
      <w:pPr>
        <w:pStyle w:val="155"/>
        <w:numPr>
          <w:ilvl w:val="0"/>
          <w:numId w:val="134"/>
        </w:numPr>
        <w:shd w:val="clear" w:color="auto" w:fill="FFFFFF"/>
        <w:tabs>
          <w:tab w:val="left" w:pos="720"/>
        </w:tabs>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浏览器发起一个DNS的一个系统调用（向本地主控DNS服务器，一般由宽带运营商提供的，发起的一个域名解析请求）</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宽带运营商服务器查看本身缓存，有没有过期。</w:t>
      </w:r>
    </w:p>
    <w:p>
      <w:pPr>
        <w:pStyle w:val="155"/>
        <w:numPr>
          <w:ilvl w:val="1"/>
          <w:numId w:val="134"/>
        </w:numPr>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运营商服务器代替浏览器发起一个迭代DNS解析的请求（baidu.com的IP地址是多少？1、寻找根域的DNS IP地址，2、COM域的顶级域的IP地址，3、baidu.com域的IP地址）（以123.com为例，COM 是根域名，123.com是人们经常提到的顶级域名，主域名可以理解为你的网站的访问域名，</w:t>
      </w:r>
      <w:r>
        <w:fldChar w:fldCharType="begin"/>
      </w:r>
      <w:r>
        <w:instrText xml:space="preserve"> HYPERLINK "http://xn--www-p18dp91ijd9a.123.com/" \o "http://xn--www-p18dp91ijd9a.123.com/" </w:instrText>
      </w:r>
      <w:r>
        <w:fldChar w:fldCharType="separate"/>
      </w:r>
      <w:r>
        <w:rPr>
          <w:rStyle w:val="27"/>
          <w:rFonts w:ascii="Helvetica" w:hAnsi="Helvetica" w:cs="Helvetica"/>
          <w:color w:val="000000"/>
          <w:sz w:val="21"/>
          <w:szCs w:val="21"/>
        </w:rPr>
        <w:t>一般是www.123.com</w:t>
      </w:r>
      <w:r>
        <w:rPr>
          <w:rStyle w:val="27"/>
          <w:rFonts w:ascii="Helvetica" w:hAnsi="Helvetica" w:cs="Helvetica"/>
          <w:color w:val="000000"/>
          <w:sz w:val="21"/>
          <w:szCs w:val="21"/>
        </w:rPr>
        <w:fldChar w:fldCharType="end"/>
      </w:r>
      <w:r>
        <w:rPr>
          <w:rFonts w:ascii="Helvetica" w:hAnsi="Helvetica" w:cs="Helvetica"/>
          <w:color w:val="000000"/>
          <w:sz w:val="21"/>
          <w:szCs w:val="21"/>
        </w:rPr>
        <w:t>）</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运营商服务器把结果返回操作系统内核同时缓存以来</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操作系统内核把结果返回浏览器</w:t>
      </w:r>
    </w:p>
    <w:p>
      <w:pPr>
        <w:pStyle w:val="155"/>
        <w:numPr>
          <w:ilvl w:val="1"/>
          <w:numId w:val="134"/>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最终浏览器拿到了www.imooc.com对应的IP地址</w:t>
      </w:r>
    </w:p>
    <w:p>
      <w:pPr>
        <w:pStyle w:val="4"/>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t>2. HTTP三次握手 -&gt; TCP/IP连接</w:t>
      </w:r>
    </w:p>
    <w:p>
      <w:pPr>
        <w:pStyle w:val="155"/>
        <w:numPr>
          <w:ilvl w:val="0"/>
          <w:numId w:val="135"/>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浏览器获得域名对应的IP地址后，发起HTTP“三次握手”</w:t>
      </w:r>
    </w:p>
    <w:p>
      <w:pPr>
        <w:pStyle w:val="155"/>
        <w:numPr>
          <w:ilvl w:val="1"/>
          <w:numId w:val="136"/>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浏览器会以一个随机端口，向服务器的web程序发起TCP连接请求</w:t>
      </w:r>
    </w:p>
    <w:p>
      <w:pPr>
        <w:pStyle w:val="155"/>
        <w:numPr>
          <w:ilvl w:val="1"/>
          <w:numId w:val="136"/>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应用层会下发数据给传输层，然后下发给网络层。网络层中的 IP 协议会确定 IP 地址，并且指示了数据传输中如何跳转路由器。然后包会再被封装到数据链路层的数据帧结构中，最后就是物理层面的传输</w:t>
      </w:r>
    </w:p>
    <w:p>
      <w:pPr>
        <w:pStyle w:val="155"/>
        <w:numPr>
          <w:ilvl w:val="1"/>
          <w:numId w:val="136"/>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TCP链接请求通过层层的路由设备，到达服务器端以后，首先进入网卡，然后进入内核的TCP/IP协议栈，经过防火墙的过滤，最后到达服务端，建立起TCP/IP的连接</w:t>
      </w:r>
    </w:p>
    <w:p>
      <w:pPr>
        <w:pStyle w:val="155"/>
        <w:numPr>
          <w:ilvl w:val="1"/>
          <w:numId w:val="136"/>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数据在进入服务端之前，可能还会先经过负责负载均衡的服务器，它的作用就是将请求合理的分发到多台服务器上</w:t>
      </w:r>
    </w:p>
    <w:p>
      <w:pPr>
        <w:pStyle w:val="4"/>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t>3. 浏览器发送请求</w:t>
      </w:r>
    </w:p>
    <w:p>
      <w:pPr>
        <w:pStyle w:val="155"/>
        <w:numPr>
          <w:ilvl w:val="0"/>
          <w:numId w:val="137"/>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TCP/IP连接建立起来以后，浏览器就可以向服务器发送HTTP请求了使用了。（例如：用HTTP的GET方法请求一个根域里的一个协议，协议可以采用HTTP 1.0的一个协议）</w:t>
      </w:r>
    </w:p>
    <w:p>
      <w:pPr>
        <w:pStyle w:val="155"/>
        <w:numPr>
          <w:ilvl w:val="1"/>
          <w:numId w:val="138"/>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浏览器在每次发起请求时，都会现在浏览器缓存中查找该请求的结果以及标识</w:t>
      </w:r>
    </w:p>
    <w:p>
      <w:pPr>
        <w:pStyle w:val="155"/>
        <w:numPr>
          <w:ilvl w:val="1"/>
          <w:numId w:val="138"/>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如果没有请求的缓存结果和缓存标识，那么就会发起HTTP请求</w:t>
      </w:r>
    </w:p>
    <w:p>
      <w:pPr>
        <w:pStyle w:val="155"/>
        <w:numPr>
          <w:ilvl w:val="1"/>
          <w:numId w:val="138"/>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如果该请求的缓存结果失效，只有缓存标识，则携带该资源的缓存标识，发起HTTP请求,若协商缓存生效，则返回304</w:t>
      </w:r>
    </w:p>
    <w:p>
      <w:pPr>
        <w:pStyle w:val="155"/>
        <w:numPr>
          <w:ilvl w:val="1"/>
          <w:numId w:val="138"/>
        </w:numPr>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如果存在请求的缓存结果，且未失效，则直接返回。（强制缓存可以在network中的size查看，代表该缓存存放的位置。</w:t>
      </w:r>
      <w:r>
        <w:rPr>
          <w:rStyle w:val="28"/>
          <w:rFonts w:ascii="Courier New" w:hAnsi="Courier New" w:cs="Courier New"/>
          <w:color w:val="E83E8C"/>
          <w:sz w:val="18"/>
          <w:szCs w:val="18"/>
          <w:shd w:val="clear" w:color="auto" w:fill="F6F6F6"/>
        </w:rPr>
        <w:t>from memory cache</w:t>
      </w:r>
      <w:r>
        <w:rPr>
          <w:rFonts w:ascii="Helvetica" w:hAnsi="Helvetica" w:cs="Helvetica"/>
          <w:color w:val="000000"/>
          <w:sz w:val="21"/>
          <w:szCs w:val="21"/>
        </w:rPr>
        <w:t>内存中的缓存[图片、js] ,</w:t>
      </w:r>
      <w:r>
        <w:rPr>
          <w:rStyle w:val="28"/>
          <w:rFonts w:ascii="Courier New" w:hAnsi="Courier New" w:cs="Courier New"/>
          <w:color w:val="E83E8C"/>
          <w:sz w:val="18"/>
          <w:szCs w:val="18"/>
          <w:shd w:val="clear" w:color="auto" w:fill="F6F6F6"/>
        </w:rPr>
        <w:t>from disk cache</w:t>
      </w:r>
      <w:r>
        <w:rPr>
          <w:rFonts w:ascii="Helvetica" w:hAnsi="Helvetica" w:cs="Helvetica"/>
          <w:color w:val="000000"/>
          <w:sz w:val="21"/>
          <w:szCs w:val="21"/>
        </w:rPr>
        <w:t>硬盘中的缓存[css]）</w:t>
      </w:r>
    </w:p>
    <w:p>
      <w:pPr>
        <w:pStyle w:val="4"/>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t>4. 服务器返回请求的文件 (html)</w:t>
      </w:r>
    </w:p>
    <w:p>
      <w:pPr>
        <w:pStyle w:val="155"/>
        <w:numPr>
          <w:ilvl w:val="0"/>
          <w:numId w:val="139"/>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服务器端接受到了这个请求，根据路径参数，经过后端的一些处理以后，把处理后的一个结果的数据返回给浏览器。</w:t>
      </w:r>
    </w:p>
    <w:p>
      <w:pPr>
        <w:pStyle w:val="155"/>
        <w:numPr>
          <w:ilvl w:val="1"/>
          <w:numId w:val="140"/>
        </w:numPr>
        <w:shd w:val="clear" w:color="auto" w:fill="FFFFFF"/>
        <w:spacing w:before="0" w:beforeAutospacing="0" w:after="0" w:afterAutospacing="0"/>
        <w:ind w:left="450"/>
        <w:rPr>
          <w:rFonts w:ascii="Helvetica" w:hAnsi="Helvetica" w:cs="Helvetica"/>
          <w:color w:val="000000"/>
          <w:sz w:val="21"/>
          <w:szCs w:val="21"/>
        </w:rPr>
      </w:pPr>
      <w:r>
        <w:rPr>
          <w:rFonts w:ascii="Helvetica" w:hAnsi="Helvetica" w:cs="Helvetica"/>
          <w:color w:val="000000"/>
          <w:sz w:val="21"/>
          <w:szCs w:val="21"/>
        </w:rPr>
        <w:t>服务器会将缓存规则放入HTTP响应报文的HTTP头中和请求结果一起返回给浏览器，控制强制缓存的字段分别是</w:t>
      </w:r>
      <w:r>
        <w:rPr>
          <w:rStyle w:val="28"/>
          <w:rFonts w:ascii="Courier New" w:hAnsi="Courier New" w:cs="Courier New"/>
          <w:color w:val="E83E8C"/>
          <w:sz w:val="18"/>
          <w:szCs w:val="18"/>
          <w:shd w:val="clear" w:color="auto" w:fill="F6F6F6"/>
        </w:rPr>
        <w:t>Expires</w:t>
      </w:r>
      <w:r>
        <w:rPr>
          <w:rFonts w:ascii="Helvetica" w:hAnsi="Helvetica" w:cs="Helvetica"/>
          <w:color w:val="000000"/>
          <w:sz w:val="21"/>
          <w:szCs w:val="21"/>
        </w:rPr>
        <w:t>和</w:t>
      </w:r>
      <w:r>
        <w:rPr>
          <w:rStyle w:val="28"/>
          <w:rFonts w:ascii="Courier New" w:hAnsi="Courier New" w:cs="Courier New"/>
          <w:color w:val="E83E8C"/>
          <w:sz w:val="18"/>
          <w:szCs w:val="18"/>
          <w:shd w:val="clear" w:color="auto" w:fill="F6F6F6"/>
        </w:rPr>
        <w:t>Cache-Control</w:t>
      </w:r>
      <w:r>
        <w:rPr>
          <w:rFonts w:ascii="Helvetica" w:hAnsi="Helvetica" w:cs="Helvetica"/>
          <w:color w:val="000000"/>
          <w:sz w:val="21"/>
          <w:szCs w:val="21"/>
        </w:rPr>
        <w:t>,控制协商缓存的字段分别是</w:t>
      </w:r>
      <w:r>
        <w:rPr>
          <w:rStyle w:val="28"/>
          <w:rFonts w:ascii="Courier New" w:hAnsi="Courier New" w:cs="Courier New"/>
          <w:color w:val="E83E8C"/>
          <w:sz w:val="18"/>
          <w:szCs w:val="18"/>
          <w:shd w:val="clear" w:color="auto" w:fill="F6F6F6"/>
        </w:rPr>
        <w:t>Last-Modified/if-Modified-Since</w:t>
      </w:r>
      <w:r>
        <w:rPr>
          <w:rFonts w:ascii="Helvetica" w:hAnsi="Helvetica" w:cs="Helvetica"/>
          <w:color w:val="000000"/>
          <w:sz w:val="21"/>
          <w:szCs w:val="21"/>
        </w:rPr>
        <w:t>和</w:t>
      </w:r>
      <w:r>
        <w:rPr>
          <w:rStyle w:val="28"/>
          <w:rFonts w:ascii="Courier New" w:hAnsi="Courier New" w:cs="Courier New"/>
          <w:color w:val="E83E8C"/>
          <w:sz w:val="18"/>
          <w:szCs w:val="18"/>
          <w:shd w:val="clear" w:color="auto" w:fill="F6F6F6"/>
        </w:rPr>
        <w:t>Etag/if-None-Match</w:t>
      </w:r>
    </w:p>
    <w:p>
      <w:pPr>
        <w:pStyle w:val="155"/>
        <w:numPr>
          <w:ilvl w:val="1"/>
          <w:numId w:val="140"/>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浏览器每次拿到返回的请求结果都会将该结果和缓存标识存入浏览器中缓存中。</w:t>
      </w:r>
    </w:p>
    <w:p>
      <w:pPr>
        <w:pStyle w:val="4"/>
        <w:shd w:val="clear" w:color="auto" w:fill="FFFFFF"/>
        <w:spacing w:before="150" w:after="150"/>
        <w:rPr>
          <w:rFonts w:ascii="Helvetica" w:hAnsi="Helvetica" w:cs="Helvetica"/>
          <w:color w:val="000000"/>
          <w:sz w:val="24"/>
          <w:szCs w:val="24"/>
        </w:rPr>
      </w:pPr>
      <w:r>
        <w:rPr>
          <w:rFonts w:ascii="Helvetica" w:hAnsi="Helvetica" w:cs="Helvetica"/>
          <w:color w:val="000000"/>
          <w:sz w:val="24"/>
          <w:szCs w:val="24"/>
        </w:rPr>
        <w:t>5. 浏览器渲染</w:t>
      </w:r>
    </w:p>
    <w:p>
      <w:pPr>
        <w:pStyle w:val="155"/>
        <w:numPr>
          <w:ilvl w:val="0"/>
          <w:numId w:val="141"/>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浏览器拿到了服务器返回的HTML页面代码，在解析和渲染这个页面时候，里面的JS/CSS、图片静态资源，他们同样也是HTTP请求，都需要经过上面的步骤。</w:t>
      </w:r>
    </w:p>
    <w:p>
      <w:pPr>
        <w:pStyle w:val="155"/>
        <w:numPr>
          <w:ilvl w:val="0"/>
          <w:numId w:val="141"/>
        </w:numPr>
        <w:shd w:val="clear" w:color="auto" w:fill="FFFFFF"/>
        <w:spacing w:before="0" w:beforeAutospacing="0" w:after="240" w:afterAutospacing="0"/>
        <w:ind w:left="0"/>
        <w:rPr>
          <w:rFonts w:ascii="Helvetica" w:hAnsi="Helvetica" w:cs="Helvetica"/>
          <w:color w:val="000000"/>
          <w:sz w:val="21"/>
          <w:szCs w:val="21"/>
        </w:rPr>
      </w:pPr>
      <w:r>
        <w:rPr>
          <w:rFonts w:ascii="Helvetica" w:hAnsi="Helvetica" w:cs="Helvetica"/>
          <w:color w:val="000000"/>
          <w:sz w:val="21"/>
          <w:szCs w:val="21"/>
        </w:rPr>
        <w:t>浏览器根据拿到的资源对页面进行渲染，最终把一个完整的页面呈现给了用户。</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HTML parser：根据 HTML 构建 DOM 树。</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CSS parser：根据 CSS 构建 CSSOM 树。</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如果遇到 script 标签的话，会判断是否存在 async 或者 defer ，前者会并行进行下载并执行 JS，后者会先下载文件，然后等待 HTML 解析完成后顺序执行。如果以上都没有，就会阻塞住渲染流程直到 JS 执行完毕。遇到文件下载的会去下载文件，这里如果使用 HTTP/2 协议的话会极大的提高多图的下载效率。</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Attachment：CSSOM 树和 DOM 树构建完成后会开始生成 Render 树。</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Layout: 布局。确定页面元素的布局、样式等等诸多方面的东西。</w:t>
      </w:r>
    </w:p>
    <w:p>
      <w:pPr>
        <w:pStyle w:val="155"/>
        <w:numPr>
          <w:ilvl w:val="1"/>
          <w:numId w:val="142"/>
        </w:numPr>
        <w:shd w:val="clear" w:color="auto" w:fill="FFFFFF"/>
        <w:spacing w:before="0" w:beforeAutospacing="0" w:after="240" w:afterAutospacing="0"/>
        <w:ind w:left="450"/>
        <w:rPr>
          <w:rFonts w:ascii="Helvetica" w:hAnsi="Helvetica" w:cs="Helvetica"/>
          <w:color w:val="000000"/>
          <w:sz w:val="21"/>
          <w:szCs w:val="21"/>
        </w:rPr>
      </w:pPr>
      <w:r>
        <w:rPr>
          <w:rFonts w:ascii="Helvetica" w:hAnsi="Helvetica" w:cs="Helvetica"/>
          <w:color w:val="000000"/>
          <w:sz w:val="21"/>
          <w:szCs w:val="21"/>
        </w:rPr>
        <w:t>GPU painting: 像素绘制页面，将内容显示在屏幕上了。</w:t>
      </w:r>
    </w:p>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3、最大最小宽高与正常宽高执行优先级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min-width 优先级高于 max-width</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4、float position display 区别，同时使用的优先级</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5、display visibility区别</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display 隐藏但不挤占原来的空间</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visibility 隐藏但是占据原来的空间</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6、标签切换相互传值（两种，不能用点击事件）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1、全局变量 2、通过共同的父窗口</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7、display inline与block</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block</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将元素转换为块级元素(还有显示元素的功能)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inline-block </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将元素转换为行内块元素</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jQuery</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1、jQuery 框架中$.ajax()的常用参数有哪些？</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1、url：发送请求的地址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2、type：请求方式，（默认为GET方式）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3、data：发送到服务器的数据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4、dataType：预期服务器返回的数据（xml，html，script，json，jsonp，text）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5、contentType：发送给服务器数据的编码类型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6，success：请求成功的回调函数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2、JQuery的源码看过没，简单概况一下它的实现原理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我了解过jq的源码，但是没有花大把时间来研究，只是略微看了一下 1、 简单来说，jq的原理就是对原生函数的封装，然后链式调用。就是把函数都挂载在jquery对象的prototype下，然后每个函数结尾都会return this（jq对象本身），这样就可以一直在后面调用函数。 2、 还有就它的无new化，当我们传入一个选择器时，它在内部会返回new jQuery.fn.init（）, </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小程序</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 请谈谈微信小程序作用？</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project.config.json 项目配置文件，用得最多的就是配置是否开启https校验；</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App.js 设置一些全局的基础数据等；</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App.json 底部tab, 标题栏和路由等设置；</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App.wxss 公共样式，引入iconfont等；</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pages 里面包含一个个具体的页面；</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index.json (配置当前页面标题和引入组件等)；</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index.wxml (页面结构)；</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index.wxss (页面样式表)；</w:t>
      </w:r>
    </w:p>
    <w:p>
      <w:pPr>
        <w:widowControl/>
        <w:numPr>
          <w:ilvl w:val="0"/>
          <w:numId w:val="14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index.js (页面的逻辑，请求和数据处理等)；</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 简单描述下微信小程序的相关文件类型？</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wxml 模板文件，是框架设计的一套标签语言，结合基础组件、事件系统、可以构建出页面的结构</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 样式文件，是一套样式语言，用于描述WXML的组件样式</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 脚本逻辑文件，逻辑处理网络请求</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json 配置文件，小程序设置，如页面注册，页面标题及tabBar</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app.json 整个小程序的全局配置，包括：</w:t>
      </w:r>
    </w:p>
    <w:p>
      <w:pPr>
        <w:widowControl/>
        <w:numPr>
          <w:ilvl w:val="1"/>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pages:[所有页面路径]</w:t>
      </w:r>
    </w:p>
    <w:p>
      <w:pPr>
        <w:widowControl/>
        <w:numPr>
          <w:ilvl w:val="1"/>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网络设置（网络超时时间）</w:t>
      </w:r>
    </w:p>
    <w:p>
      <w:pPr>
        <w:widowControl/>
        <w:numPr>
          <w:ilvl w:val="1"/>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界面表现（页面注册）</w:t>
      </w:r>
    </w:p>
    <w:p>
      <w:pPr>
        <w:widowControl/>
        <w:numPr>
          <w:ilvl w:val="1"/>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window:{背景色、导航样式、默认标题}</w:t>
      </w:r>
    </w:p>
    <w:p>
      <w:pPr>
        <w:widowControl/>
        <w:numPr>
          <w:ilvl w:val="1"/>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底部tab等</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app.js 监听并处理小程序的生命周期函数、声明全局变量</w:t>
      </w:r>
    </w:p>
    <w:p>
      <w:pPr>
        <w:widowControl/>
        <w:numPr>
          <w:ilvl w:val="0"/>
          <w:numId w:val="14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app.wxss 全局配置的样式文件</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 请谈谈wxml与标准的html的异同？</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都是用来描述页面的结构；</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都由标签、属性等构成；</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标签名字不一样，且小程序标签更少，单一标签更多；</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多了一些 wx:if 这样的属性以及 {{ }} 这样的表达式</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WXML仅能在微信小程序开发者工具中预览，而HTML可以在浏览器内预览</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组件封装不同， WXML对组件进行了重新封装，</w:t>
      </w:r>
    </w:p>
    <w:p>
      <w:pPr>
        <w:widowControl/>
        <w:numPr>
          <w:ilvl w:val="0"/>
          <w:numId w:val="14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小程序运行在JS Core内，没有DOM树和window对象，小程序中无法使用window对象和document对象。</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 请谈谈WXSS和CSS的异同？</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都是用来描述页面的样子；</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 具有 CSS 大部分的特性，也做了一些扩充和修改；</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WXSS新增了尺寸单位，WXSS 在底层支持新的尺寸单位 rpx；</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 仅支持部分 CSS 选择器；</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 提供全局样式与局部样式</w:t>
      </w:r>
    </w:p>
    <w:p>
      <w:pPr>
        <w:widowControl/>
        <w:numPr>
          <w:ilvl w:val="0"/>
          <w:numId w:val="14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 不支持window和dom 文档流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 你是怎么封装微信小程序的数据请求的？</w:t>
      </w:r>
    </w:p>
    <w:p>
      <w:pPr>
        <w:widowControl/>
        <w:numPr>
          <w:ilvl w:val="0"/>
          <w:numId w:val="14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将所有的接口放在统一的js文件中并导出</w:t>
      </w:r>
    </w:p>
    <w:p>
      <w:pPr>
        <w:widowControl/>
        <w:numPr>
          <w:ilvl w:val="0"/>
          <w:numId w:val="14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在app.js中创建封装请求数据的方法</w:t>
      </w:r>
    </w:p>
    <w:p>
      <w:pPr>
        <w:widowControl/>
        <w:numPr>
          <w:ilvl w:val="0"/>
          <w:numId w:val="14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在子页面中调用封装的请求数据</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或</w:t>
      </w:r>
    </w:p>
    <w:p>
      <w:pPr>
        <w:widowControl/>
        <w:numPr>
          <w:ilvl w:val="0"/>
          <w:numId w:val="14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在根目录下创建utils目录及api.js文件和apiConfig.js文件；</w:t>
      </w:r>
    </w:p>
    <w:p>
      <w:pPr>
        <w:widowControl/>
        <w:numPr>
          <w:ilvl w:val="0"/>
          <w:numId w:val="14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在appConfig.js封装基础的get\post\put\upload等请求方法，设置请求体，带上token和异常处理等；</w:t>
      </w:r>
    </w:p>
    <w:p>
      <w:pPr>
        <w:widowControl/>
        <w:numPr>
          <w:ilvl w:val="0"/>
          <w:numId w:val="14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在api.js中引入apiConfig.js封装好的请求方法，根据页面数据请求的urls，设置对应的方法并导出；</w:t>
      </w:r>
    </w:p>
    <w:p>
      <w:pPr>
        <w:widowControl/>
        <w:numPr>
          <w:ilvl w:val="0"/>
          <w:numId w:val="14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在具体页面导入；</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 小程序页面间有哪些传递数据的方法？</w:t>
      </w:r>
    </w:p>
    <w:p>
      <w:pPr>
        <w:widowControl/>
        <w:numPr>
          <w:ilvl w:val="0"/>
          <w:numId w:val="14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给html元素添加data-*属性来传递值，然后通过e.currentTarget.dataset或onload的param参数获取。注：data-名称不能有大写字母、不可以存放对象</w:t>
      </w:r>
    </w:p>
    <w:p>
      <w:pPr>
        <w:widowControl/>
        <w:numPr>
          <w:ilvl w:val="0"/>
          <w:numId w:val="14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设置id的方法标识来传值，通过e.currentTarget.id获取设置的id的值，然后通过设置全局对象的方式来传递数值</w:t>
      </w:r>
    </w:p>
    <w:p>
      <w:pPr>
        <w:widowControl/>
        <w:numPr>
          <w:ilvl w:val="0"/>
          <w:numId w:val="14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在navigator中添加参数数值</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或</w:t>
      </w:r>
    </w:p>
    <w:p>
      <w:pPr>
        <w:widowControl/>
        <w:numPr>
          <w:ilvl w:val="0"/>
          <w:numId w:val="15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使用全局变量实现数据传递</w:t>
      </w:r>
    </w:p>
    <w:p>
      <w:pPr>
        <w:widowControl/>
        <w:numPr>
          <w:ilvl w:val="0"/>
          <w:numId w:val="15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页面跳转或重定向时，使用url带参数传递数据</w:t>
      </w:r>
    </w:p>
    <w:p>
      <w:pPr>
        <w:widowControl/>
        <w:numPr>
          <w:ilvl w:val="0"/>
          <w:numId w:val="15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使用组件模板template传递参数</w:t>
      </w:r>
    </w:p>
    <w:p>
      <w:pPr>
        <w:widowControl/>
        <w:numPr>
          <w:ilvl w:val="0"/>
          <w:numId w:val="15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使用缓存传递参数</w:t>
      </w:r>
    </w:p>
    <w:p>
      <w:pPr>
        <w:widowControl/>
        <w:numPr>
          <w:ilvl w:val="0"/>
          <w:numId w:val="15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使用数据库传递参数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 请谈谈小程序的双向绑定和vue的异同？</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000000"/>
          <w:kern w:val="0"/>
          <w:sz w:val="22"/>
        </w:rPr>
        <w:t>大体相同，但小程序直接this</w:t>
      </w:r>
      <w:r>
        <w:rPr>
          <w:rFonts w:ascii="var(--monospace)" w:hAnsi="var(--monospace)" w:eastAsia="宋体" w:cs="宋体"/>
          <w:color w:val="333333"/>
          <w:kern w:val="0"/>
          <w:sz w:val="22"/>
        </w:rPr>
        <w:t>.</w:t>
      </w:r>
      <w:r>
        <w:rPr>
          <w:rFonts w:ascii="var(--monospace)" w:hAnsi="var(--monospace)" w:eastAsia="宋体" w:cs="宋体"/>
          <w:color w:val="000000"/>
          <w:kern w:val="0"/>
          <w:sz w:val="22"/>
        </w:rPr>
        <w:t>data的属性是不可以同步到视图的，必须调用this</w:t>
      </w:r>
      <w:r>
        <w:rPr>
          <w:rFonts w:ascii="var(--monospace)" w:hAnsi="var(--monospace)" w:eastAsia="宋体" w:cs="宋体"/>
          <w:color w:val="333333"/>
          <w:kern w:val="0"/>
          <w:sz w:val="22"/>
        </w:rPr>
        <w:t>.</w:t>
      </w:r>
      <w:r>
        <w:rPr>
          <w:rFonts w:ascii="var(--monospace)" w:hAnsi="var(--monospace)" w:eastAsia="宋体" w:cs="宋体"/>
          <w:color w:val="000000"/>
          <w:kern w:val="0"/>
          <w:sz w:val="22"/>
        </w:rPr>
        <w:t>setData</w:t>
      </w:r>
      <w:r>
        <w:rPr>
          <w:rFonts w:ascii="var(--monospace)" w:hAnsi="var(--monospace)" w:eastAsia="宋体" w:cs="宋体"/>
          <w:color w:val="333333"/>
          <w:kern w:val="0"/>
          <w:sz w:val="22"/>
        </w:rPr>
        <w:t>()</w:t>
      </w:r>
      <w:r>
        <w:rPr>
          <w:rFonts w:ascii="var(--monospace)" w:hAnsi="var(--monospace)" w:eastAsia="宋体" w:cs="宋体"/>
          <w:color w:val="000000"/>
          <w:kern w:val="0"/>
          <w:sz w:val="22"/>
        </w:rPr>
        <w:t>方法！</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116644"/>
          <w:kern w:val="0"/>
          <w:sz w:val="22"/>
        </w:rPr>
        <w:t>1.</w:t>
      </w:r>
      <w:r>
        <w:rPr>
          <w:rFonts w:ascii="var(--monospace)" w:hAnsi="var(--monospace)" w:eastAsia="宋体" w:cs="宋体"/>
          <w:color w:val="000000"/>
          <w:kern w:val="0"/>
          <w:sz w:val="22"/>
        </w:rPr>
        <w:t>双向绑定：vue默认支持双向绑定，微信小程序需要借助data。</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116644"/>
          <w:kern w:val="0"/>
          <w:sz w:val="22"/>
        </w:rPr>
        <w:t>2.</w:t>
      </w:r>
      <w:r>
        <w:rPr>
          <w:rFonts w:ascii="var(--monospace)" w:hAnsi="var(--monospace)" w:eastAsia="宋体" w:cs="宋体"/>
          <w:color w:val="000000"/>
          <w:kern w:val="0"/>
          <w:sz w:val="22"/>
        </w:rPr>
        <w:t>取值：vue中，通过this</w:t>
      </w:r>
      <w:r>
        <w:rPr>
          <w:rFonts w:ascii="var(--monospace)" w:hAnsi="var(--monospace)" w:eastAsia="宋体" w:cs="宋体"/>
          <w:color w:val="333333"/>
          <w:kern w:val="0"/>
          <w:sz w:val="22"/>
        </w:rPr>
        <w:t>.</w:t>
      </w:r>
      <w:r>
        <w:rPr>
          <w:rFonts w:ascii="var(--monospace)" w:hAnsi="var(--monospace)" w:eastAsia="宋体" w:cs="宋体"/>
          <w:color w:val="000000"/>
          <w:kern w:val="0"/>
          <w:sz w:val="22"/>
        </w:rPr>
        <w:t>reason取值。小程序中，通过this</w:t>
      </w:r>
      <w:r>
        <w:rPr>
          <w:rFonts w:ascii="var(--monospace)" w:hAnsi="var(--monospace)" w:eastAsia="宋体" w:cs="宋体"/>
          <w:color w:val="333333"/>
          <w:kern w:val="0"/>
          <w:sz w:val="22"/>
        </w:rPr>
        <w:t>.</w:t>
      </w:r>
      <w:r>
        <w:rPr>
          <w:rFonts w:ascii="var(--monospace)" w:hAnsi="var(--monospace)" w:eastAsia="宋体" w:cs="宋体"/>
          <w:color w:val="000000"/>
          <w:kern w:val="0"/>
          <w:sz w:val="22"/>
        </w:rPr>
        <w:t>data</w:t>
      </w:r>
      <w:r>
        <w:rPr>
          <w:rFonts w:ascii="var(--monospace)" w:hAnsi="var(--monospace)" w:eastAsia="宋体" w:cs="宋体"/>
          <w:color w:val="333333"/>
          <w:kern w:val="0"/>
          <w:sz w:val="22"/>
        </w:rPr>
        <w:t>.</w:t>
      </w:r>
      <w:r>
        <w:rPr>
          <w:rFonts w:ascii="var(--monospace)" w:hAnsi="var(--monospace)" w:eastAsia="宋体" w:cs="宋体"/>
          <w:color w:val="000000"/>
          <w:kern w:val="0"/>
          <w:sz w:val="22"/>
        </w:rPr>
        <w:t>reason取值。</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116644"/>
          <w:kern w:val="0"/>
          <w:sz w:val="22"/>
        </w:rPr>
        <w:t>3.</w:t>
      </w:r>
      <w:r>
        <w:rPr>
          <w:rFonts w:ascii="var(--monospace)" w:hAnsi="var(--monospace)" w:eastAsia="宋体" w:cs="宋体"/>
          <w:color w:val="000000"/>
          <w:kern w:val="0"/>
          <w:sz w:val="22"/>
        </w:rPr>
        <w:t>定义方法：小程序使用</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在app</w:t>
      </w:r>
      <w:r>
        <w:rPr>
          <w:rFonts w:ascii="var(--monospace)" w:hAnsi="var(--monospace)" w:eastAsia="宋体" w:cs="宋体"/>
          <w:color w:val="333333"/>
          <w:kern w:val="0"/>
          <w:sz w:val="22"/>
        </w:rPr>
        <w:t>.</w:t>
      </w:r>
      <w:r>
        <w:rPr>
          <w:rFonts w:ascii="var(--monospace)" w:hAnsi="var(--monospace)" w:eastAsia="宋体" w:cs="宋体"/>
          <w:color w:val="000000"/>
          <w:kern w:val="0"/>
          <w:sz w:val="22"/>
        </w:rPr>
        <w:t>js中定义即可，vue的方法通过写在method中进行定义。</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去变量的时候：</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1111"/>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小程序</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770088"/>
          <w:kern w:val="0"/>
          <w:sz w:val="22"/>
        </w:rPr>
        <w:t>for</w:t>
      </w:r>
      <w:r>
        <w:rPr>
          <w:rFonts w:ascii="var(--monospace)" w:hAnsi="var(--monospace)" w:eastAsia="宋体" w:cs="宋体"/>
          <w:color w:val="333333"/>
          <w:kern w:val="0"/>
          <w:sz w:val="22"/>
        </w:rPr>
        <w:t xml:space="preserve"> = </w:t>
      </w:r>
      <w:r>
        <w:rPr>
          <w:rFonts w:ascii="var(--monospace)" w:hAnsi="var(--monospace)" w:eastAsia="宋体" w:cs="宋体"/>
          <w:color w:val="AA1111"/>
          <w:kern w:val="0"/>
          <w:sz w:val="22"/>
        </w:rPr>
        <w:t>"lists"</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1111"/>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Vue是</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v</w:t>
      </w:r>
      <w:r>
        <w:rPr>
          <w:rFonts w:ascii="var(--monospace)" w:hAnsi="var(--monospace)" w:eastAsia="宋体" w:cs="宋体"/>
          <w:color w:val="981A1A"/>
          <w:kern w:val="0"/>
          <w:sz w:val="22"/>
        </w:rPr>
        <w:t>-</w:t>
      </w:r>
      <w:r>
        <w:rPr>
          <w:rFonts w:ascii="var(--monospace)" w:hAnsi="var(--monospace)" w:eastAsia="宋体" w:cs="宋体"/>
          <w:color w:val="770088"/>
          <w:kern w:val="0"/>
          <w:sz w:val="22"/>
        </w:rPr>
        <w:t>for</w:t>
      </w:r>
      <w:r>
        <w:rPr>
          <w:rFonts w:ascii="var(--monospace)" w:hAnsi="var(--monospace)" w:eastAsia="宋体" w:cs="宋体"/>
          <w:color w:val="333333"/>
          <w:kern w:val="0"/>
          <w:sz w:val="22"/>
        </w:rPr>
        <w:t xml:space="preserve"> = </w:t>
      </w:r>
      <w:r>
        <w:rPr>
          <w:rFonts w:ascii="var(--monospace)" w:hAnsi="var(--monospace)" w:eastAsia="宋体" w:cs="宋体"/>
          <w:color w:val="AA1111"/>
          <w:kern w:val="0"/>
          <w:sz w:val="22"/>
        </w:rPr>
        <w:t>"item in lists"</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116644"/>
          <w:kern w:val="0"/>
          <w:sz w:val="22"/>
        </w:rPr>
        <w:t>2.</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调用data模型（赋值）的时候：</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小程序：this</w:t>
      </w:r>
      <w:r>
        <w:rPr>
          <w:rFonts w:ascii="var(--monospace)" w:hAnsi="var(--monospace)" w:eastAsia="宋体" w:cs="宋体"/>
          <w:color w:val="333333"/>
          <w:kern w:val="0"/>
          <w:sz w:val="22"/>
        </w:rPr>
        <w:t>.</w:t>
      </w:r>
      <w:r>
        <w:rPr>
          <w:rFonts w:ascii="var(--monospace)" w:hAnsi="var(--monospace)" w:eastAsia="宋体" w:cs="宋体"/>
          <w:color w:val="000000"/>
          <w:kern w:val="0"/>
          <w:sz w:val="22"/>
        </w:rPr>
        <w:t>data</w:t>
      </w:r>
      <w:r>
        <w:rPr>
          <w:rFonts w:ascii="var(--monospace)" w:hAnsi="var(--monospace)" w:eastAsia="宋体" w:cs="宋体"/>
          <w:color w:val="333333"/>
          <w:kern w:val="0"/>
          <w:sz w:val="22"/>
        </w:rPr>
        <w:t>.</w:t>
      </w:r>
      <w:r>
        <w:rPr>
          <w:rFonts w:ascii="var(--monospace)" w:hAnsi="var(--monospace)" w:eastAsia="宋体" w:cs="宋体"/>
          <w:color w:val="000000"/>
          <w:kern w:val="0"/>
          <w:sz w:val="22"/>
        </w:rPr>
        <w:t>item</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000000"/>
          <w:kern w:val="0"/>
          <w:sz w:val="22"/>
        </w:rPr>
        <w:t>调用</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this</w:t>
      </w:r>
      <w:r>
        <w:rPr>
          <w:rFonts w:ascii="var(--monospace)" w:hAnsi="var(--monospace)" w:eastAsia="宋体" w:cs="宋体"/>
          <w:color w:val="333333"/>
          <w:kern w:val="0"/>
          <w:sz w:val="22"/>
        </w:rPr>
        <w:t>.</w:t>
      </w:r>
      <w:r>
        <w:rPr>
          <w:rFonts w:ascii="var(--monospace)" w:hAnsi="var(--monospace)" w:eastAsia="宋体" w:cs="宋体"/>
          <w:color w:val="000000"/>
          <w:kern w:val="0"/>
          <w:sz w:val="22"/>
        </w:rPr>
        <w:t>setData</w:t>
      </w:r>
      <w:r>
        <w:rPr>
          <w:rFonts w:ascii="var(--monospace)" w:hAnsi="var(--monospace)" w:eastAsia="宋体" w:cs="宋体"/>
          <w:color w:val="333333"/>
          <w:kern w:val="0"/>
          <w:sz w:val="22"/>
        </w:rPr>
        <w:t>({</w:t>
      </w:r>
      <w:r>
        <w:rPr>
          <w:rFonts w:ascii="var(--monospace)" w:hAnsi="var(--monospace)" w:eastAsia="宋体" w:cs="宋体"/>
          <w:color w:val="000000"/>
          <w:kern w:val="0"/>
          <w:sz w:val="22"/>
        </w:rPr>
        <w:t>item</w:t>
      </w:r>
      <w:r>
        <w:rPr>
          <w:rFonts w:ascii="var(--monospace)" w:hAnsi="var(--monospace)" w:eastAsia="宋体" w:cs="宋体"/>
          <w:color w:val="333333"/>
          <w:kern w:val="0"/>
          <w:sz w:val="22"/>
        </w:rPr>
        <w:t>:</w:t>
      </w: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000000"/>
          <w:kern w:val="0"/>
          <w:sz w:val="22"/>
        </w:rPr>
        <w:t>赋值</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vue</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this</w:t>
      </w:r>
      <w:r>
        <w:rPr>
          <w:rFonts w:ascii="var(--monospace)" w:hAnsi="var(--monospace)" w:eastAsia="宋体" w:cs="宋体"/>
          <w:color w:val="333333"/>
          <w:kern w:val="0"/>
          <w:sz w:val="22"/>
        </w:rPr>
        <w:t>.</w:t>
      </w:r>
      <w:r>
        <w:rPr>
          <w:rFonts w:ascii="var(--monospace)" w:hAnsi="var(--monospace)" w:eastAsia="宋体" w:cs="宋体"/>
          <w:color w:val="000000"/>
          <w:kern w:val="0"/>
          <w:sz w:val="22"/>
        </w:rPr>
        <w:t>item</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000000"/>
          <w:kern w:val="0"/>
          <w:sz w:val="22"/>
        </w:rPr>
        <w:t>调用</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this</w:t>
      </w:r>
      <w:r>
        <w:rPr>
          <w:rFonts w:ascii="var(--monospace)" w:hAnsi="var(--monospace)" w:eastAsia="宋体" w:cs="宋体"/>
          <w:color w:val="333333"/>
          <w:kern w:val="0"/>
          <w:sz w:val="22"/>
        </w:rPr>
        <w:t>.</w:t>
      </w:r>
      <w:r>
        <w:rPr>
          <w:rFonts w:ascii="var(--monospace)" w:hAnsi="var(--monospace)" w:eastAsia="宋体" w:cs="宋体"/>
          <w:color w:val="000000"/>
          <w:kern w:val="0"/>
          <w:sz w:val="22"/>
        </w:rPr>
        <w:t>item</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000000"/>
          <w:kern w:val="0"/>
          <w:sz w:val="22"/>
        </w:rPr>
        <w:t>赋值</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小程序的双向绑定实际上并不是双向绑定</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如果在小程序</w:t>
      </w:r>
      <w:r>
        <w:rPr>
          <w:rFonts w:ascii="var(--monospace)" w:hAnsi="var(--monospace)" w:eastAsia="宋体" w:cs="宋体"/>
          <w:color w:val="333333"/>
          <w:kern w:val="0"/>
          <w:sz w:val="22"/>
        </w:rPr>
        <w:t>.</w:t>
      </w:r>
      <w:r>
        <w:rPr>
          <w:rFonts w:ascii="var(--monospace)" w:hAnsi="var(--monospace)" w:eastAsia="宋体" w:cs="宋体"/>
          <w:color w:val="000000"/>
          <w:kern w:val="0"/>
          <w:sz w:val="22"/>
        </w:rPr>
        <w:t>js文件中改变了某个变量的值</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那么页面上的值并不会跟着改变</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如果想要页面上的值也跟着改变的话</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需要通过setData来操作</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而Vue默认就是双向绑定</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只改变了某个变量的值</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页面上也会跟着改变</w:t>
      </w:r>
      <w:r>
        <w:rPr>
          <w:rFonts w:ascii="var(--monospace)" w:hAnsi="var(--monospace)" w:eastAsia="宋体" w:cs="宋体"/>
          <w:color w:val="333333"/>
          <w:kern w:val="0"/>
          <w:sz w:val="22"/>
        </w:rPr>
        <w:t xml:space="preserve"> </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 请谈谈小程序的生命周期函数？</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onLoad() 页面加载时触发，只会调用一次，可获取当前页面路径中的参数。</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onShow() 页面显示/切入前台时触发，一般用来发送数据请求；</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onReady() 页面初次渲染完成时触发, 只会调用一次，代表页面已可和视图层进行交互。</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onHide() 页面隐藏/切入后台时触发, 如底部 tab 切换到其他页面或小程序切入后台等。</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onUnload() 页面卸载时触发，如redirectTo或navigateBack到其他页面时。</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onPullDownRefresh() 下拉刷新的钩子函数 用户下拉刷新时会自动走到这个函数中</w:t>
      </w:r>
    </w:p>
    <w:p>
      <w:pPr>
        <w:widowControl/>
        <w:numPr>
          <w:ilvl w:val="0"/>
          <w:numId w:val="15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onReachBottom() 上翻到底的钩子函数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 简述微信小程序原理？</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小程序本质就是一个单页面应用，所有的页面渲染和事件处理，都在一个页面内进行，但又可以通过微信客户端调用原生的各种接口；</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它的架构，是数据驱动的架构模式，它的UI和数据是分离的，所有的页面更新，都需要通过对数据的更改来实现；</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它从技术讲和现有的前端开发差不多，采用JavaScript、WXML、WXSS三种技术进行开发；</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功能可分为webview和appService两个部分；</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webview用来展现UI，appService有来处理业务逻辑、数据及接口调用；</w:t>
      </w:r>
    </w:p>
    <w:p>
      <w:pPr>
        <w:widowControl/>
        <w:numPr>
          <w:ilvl w:val="0"/>
          <w:numId w:val="15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两个部分在两个进程中运行，通过系统层JSBridge实现通信，实现UI的渲染、事件的处理等。</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或</w:t>
      </w:r>
    </w:p>
    <w:p>
      <w:pPr>
        <w:widowControl/>
        <w:numPr>
          <w:ilvl w:val="0"/>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微信小程序采用JavaScript、wxml、wxss三种技术进行开发，与现有前端开发的区别：</w:t>
      </w:r>
    </w:p>
    <w:p>
      <w:pPr>
        <w:widowControl/>
        <w:numPr>
          <w:ilvl w:val="1"/>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JavaScript的代码是运行在微信APP中的，因此一些h5技术的应用需要微信APP提供对应的API支持；</w:t>
      </w:r>
    </w:p>
    <w:p>
      <w:pPr>
        <w:widowControl/>
        <w:numPr>
          <w:ilvl w:val="1"/>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wxml微信自己基于xml语法开发的，因此在开发时只能使用微信提供的现有标签，html的标签是无法使用的；</w:t>
      </w:r>
    </w:p>
    <w:p>
      <w:pPr>
        <w:widowControl/>
        <w:numPr>
          <w:ilvl w:val="1"/>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wxss具有css的大部分特性，但并不是所有都支持没有详细文档（wxss的图片引入需使用外链地址，没有body，样式可直接使用import导入）。</w:t>
      </w:r>
    </w:p>
    <w:p>
      <w:pPr>
        <w:widowControl/>
        <w:numPr>
          <w:ilvl w:val="0"/>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微信的架构，是数据驱动的架构模式，它的UI和数据是分离的，所有的页面更新，都需要通过对数据的更改来实现。</w:t>
      </w:r>
    </w:p>
    <w:p>
      <w:pPr>
        <w:widowControl/>
        <w:numPr>
          <w:ilvl w:val="0"/>
          <w:numId w:val="15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小程序功能分为webview和APPservice，webview主要用来展示UI，appservice用来处理业务逻辑、数据及接口调用。它们在两个进程中进行，通过系统层JSBridge实现通信，实现UI的渲染、事件处理。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 哪些方法来提高微信小程序的应用速度？</w:t>
      </w:r>
    </w:p>
    <w:p>
      <w:pPr>
        <w:widowControl/>
        <w:numPr>
          <w:ilvl w:val="0"/>
          <w:numId w:val="15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提高页面的加载速度</w:t>
      </w:r>
    </w:p>
    <w:p>
      <w:pPr>
        <w:widowControl/>
        <w:numPr>
          <w:ilvl w:val="0"/>
          <w:numId w:val="15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用户行为预测 # 什么叫行为预测</w:t>
      </w:r>
    </w:p>
    <w:p>
      <w:pPr>
        <w:widowControl/>
        <w:numPr>
          <w:ilvl w:val="0"/>
          <w:numId w:val="15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减少默认data的大小</w:t>
      </w:r>
    </w:p>
    <w:p>
      <w:pPr>
        <w:widowControl/>
        <w:numPr>
          <w:ilvl w:val="0"/>
          <w:numId w:val="15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组件化方案 # 使用</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 分析微信小程序的优劣势？</w:t>
      </w:r>
    </w:p>
    <w:p>
      <w:pPr>
        <w:widowControl/>
        <w:numPr>
          <w:ilvl w:val="0"/>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优势：</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容易上手，基础组件库比较全，基本上不需要考虑兼容问题；</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开发文档比较完善，开发社区比较活跃，支持插件式开发；</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良好的用户体验：无需下载，通过搜索和扫一扫就可以打开，打开速度快，安卓上可以添加到桌面，与原生APP差不多；</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开发成本比APP要低；</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为用户提供良好的安全保障（小程序发布 严格的审查流程）</w:t>
      </w:r>
    </w:p>
    <w:p>
      <w:pPr>
        <w:widowControl/>
        <w:numPr>
          <w:ilvl w:val="0"/>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劣势：</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限制较多，页面大小不能超过1M，不能打开超过5个层级的页面；</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样式单一，部分组件已经是成型了的，样式不可修改，例如：幻灯片、导航</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推广面窄，不能分享朋友圈，只能通过分享给朋友，附近小程序推广</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依托于微信，无法开发后台管理功能</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后台调试麻烦，因为api接口必须https请求且公网地址</w:t>
      </w:r>
    </w:p>
    <w:p>
      <w:pPr>
        <w:widowControl/>
        <w:numPr>
          <w:ilvl w:val="1"/>
          <w:numId w:val="15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真机测试，个别功能安卓和苹果表现迥异，例如安卓的定位功能加载很慢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 怎么解决微信小程序的异步请求问题？</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小程序支持</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ES6</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语法</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在返回成功的回调里面处理逻辑</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Promise</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异步</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async</w:t>
      </w:r>
      <w:r>
        <w:rPr>
          <w:rFonts w:ascii="var(--monospace)" w:hAnsi="var(--monospace)" w:eastAsia="宋体" w:cs="宋体"/>
          <w:color w:val="981A1A"/>
          <w:kern w:val="0"/>
          <w:sz w:val="22"/>
        </w:rPr>
        <w:t>/</w:t>
      </w:r>
      <w:r>
        <w:rPr>
          <w:rFonts w:ascii="var(--monospace)" w:hAnsi="var(--monospace)" w:eastAsia="宋体" w:cs="宋体"/>
          <w:color w:val="770088"/>
          <w:kern w:val="0"/>
          <w:sz w:val="22"/>
        </w:rPr>
        <w:t>await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13. 小程序关联微信公众号如何确定用户的唯一性？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使用wx.getUserInfo方法 withCredentials为true时，可获取encryptedData，里面有union_id.后端需要进行对称解密。</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14. 使用webview直接加载要注意哪些事项？</w:t>
      </w:r>
    </w:p>
    <w:p>
      <w:pPr>
        <w:widowControl/>
        <w:numPr>
          <w:ilvl w:val="0"/>
          <w:numId w:val="15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必须要在小程序后台使用管理员添加业务域名；</w:t>
      </w:r>
    </w:p>
    <w:p>
      <w:pPr>
        <w:widowControl/>
        <w:numPr>
          <w:ilvl w:val="0"/>
          <w:numId w:val="15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h5页面跳转至小程序的脚步必须是1.3.1以上；</w:t>
      </w:r>
    </w:p>
    <w:p>
      <w:pPr>
        <w:widowControl/>
        <w:numPr>
          <w:ilvl w:val="0"/>
          <w:numId w:val="15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微信分享只可以是小程序的主名称，如要自定义分享内容，需小程序版本在1.7.1以上；</w:t>
      </w:r>
    </w:p>
    <w:p>
      <w:pPr>
        <w:widowControl/>
        <w:numPr>
          <w:ilvl w:val="0"/>
          <w:numId w:val="15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h5的支付不可以是微信公众号的appid，必须是小程序的appid，而且用户的openid也必须是用户和小程序的</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15. 小程序调用后台接口遇到哪些问题？</w:t>
      </w:r>
    </w:p>
    <w:p>
      <w:pPr>
        <w:widowControl/>
        <w:numPr>
          <w:ilvl w:val="0"/>
          <w:numId w:val="15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数据的大小限制，超过范围会直接导致整个小程序崩溃，除非重启小程序；</w:t>
      </w:r>
    </w:p>
    <w:p>
      <w:pPr>
        <w:widowControl/>
        <w:numPr>
          <w:ilvl w:val="0"/>
          <w:numId w:val="15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小程序不可以直接渲染文章内容这类型的html文本，显示需借助插件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注：插件渲染会导致页面加载变慢，建议在后台对文章内容的html进行过滤，后台直接处理批量替换p标签div标签为view标签。然后其他的标签让插件来做。</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16. 微信小程序如何实现下拉刷新？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用view代替scroll-view，设置onPullDownRefresh函数实现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17. 简述五个路由的区别</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000000"/>
          <w:kern w:val="0"/>
          <w:sz w:val="22"/>
        </w:rPr>
        <w:t>navigateTo</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000000"/>
          <w:kern w:val="0"/>
          <w:sz w:val="22"/>
        </w:rPr>
        <w:t>redirectTo</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000000"/>
          <w:kern w:val="0"/>
          <w:sz w:val="22"/>
        </w:rPr>
        <w:t>switchTab</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000000"/>
          <w:kern w:val="0"/>
          <w:sz w:val="22"/>
        </w:rPr>
        <w:t>navigateBack</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wx</w:t>
      </w:r>
      <w:r>
        <w:rPr>
          <w:rFonts w:ascii="var(--monospace)" w:hAnsi="var(--monospace)" w:eastAsia="宋体" w:cs="宋体"/>
          <w:color w:val="333333"/>
          <w:kern w:val="0"/>
          <w:sz w:val="22"/>
        </w:rPr>
        <w:t>.</w:t>
      </w:r>
      <w:r>
        <w:rPr>
          <w:rFonts w:ascii="var(--monospace)" w:hAnsi="var(--monospace)" w:eastAsia="宋体" w:cs="宋体"/>
          <w:color w:val="000000"/>
          <w:kern w:val="0"/>
          <w:sz w:val="22"/>
        </w:rPr>
        <w:t>reLaunch</w:t>
      </w:r>
      <w:r>
        <w:rPr>
          <w:rFonts w:ascii="var(--monospace)" w:hAnsi="var(--monospace)" w:eastAsia="宋体" w:cs="宋体"/>
          <w:color w:val="333333"/>
          <w:kern w:val="0"/>
          <w:sz w:val="22"/>
        </w:rPr>
        <w:t>()</w:t>
      </w:r>
    </w:p>
    <w:p>
      <w:pPr>
        <w:widowControl/>
        <w:numPr>
          <w:ilvl w:val="0"/>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在wxml页面中：</w:t>
      </w:r>
    </w:p>
    <w:p>
      <w:pPr>
        <w:widowControl/>
        <w:numPr>
          <w:ilvl w:val="1"/>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跳转新页面</w:t>
      </w:r>
    </w:p>
    <w:p>
      <w:pPr>
        <w:widowControl/>
        <w:numPr>
          <w:ilvl w:val="1"/>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在当前页打开</w:t>
      </w:r>
    </w:p>
    <w:p>
      <w:pPr>
        <w:widowControl/>
        <w:numPr>
          <w:ilvl w:val="1"/>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切换到首页Tab</w:t>
      </w:r>
    </w:p>
    <w:p>
      <w:pPr>
        <w:widowControl/>
        <w:numPr>
          <w:ilvl w:val="0"/>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在js页面中：分为‘应用内的页面’和‘tabBar页面’；</w:t>
      </w:r>
    </w:p>
    <w:p>
      <w:pPr>
        <w:widowControl/>
        <w:numPr>
          <w:ilvl w:val="0"/>
          <w:numId w:val="15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如果上述跳转遇到跳转失败或者无效的问题，请访问：wx.navigateTo/wx.redirectTo无效</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xml:space="preserve">wx.navigateTo()：保留当前页面，跳转到应用内的某个页面。但是不能跳到 tabbar 页面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xml:space="preserve">wx.redirectTo()：关闭当前页面，跳转到应用内的某个页面。但是不允许跳转到 tabbar 页面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xml:space="preserve">wx.switchTab()：跳转到 tabBar 页面，并关闭其他所有非 tabBar 页面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xml:space="preserve">wx.navigateBack()关闭当前页面，返回上一页面或多级页面。可通过 getCurrentPages() 获取当前的页面栈，决定需要返回几层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wx.reLaunch()：关闭所有页面，打开到应用内的某个页面</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18. 微信小程序与H5的区别？</w:t>
      </w:r>
    </w:p>
    <w:p>
      <w:pPr>
        <w:widowControl/>
        <w:numPr>
          <w:ilvl w:val="0"/>
          <w:numId w:val="15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运行环境不同（小程序在微信运行，h5在浏览器运行）；</w:t>
      </w:r>
    </w:p>
    <w:p>
      <w:pPr>
        <w:widowControl/>
        <w:numPr>
          <w:ilvl w:val="0"/>
          <w:numId w:val="15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开发成本不同（h5需要兼容不同的浏览器）；</w:t>
      </w:r>
    </w:p>
    <w:p>
      <w:pPr>
        <w:widowControl/>
        <w:numPr>
          <w:ilvl w:val="0"/>
          <w:numId w:val="15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获取系统权限不同（系统级权限可以和小程序无缝衔接）；</w:t>
      </w:r>
    </w:p>
    <w:p>
      <w:pPr>
        <w:widowControl/>
        <w:numPr>
          <w:ilvl w:val="0"/>
          <w:numId w:val="15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应用在生产环境的运行流畅度（h5需不断对项目优化来提高用户体验）；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19. 小程序如何更新页面中的值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可以通过this.setData来进行改变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20. 如何实现登录数据的持久化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可以通过wx.setStorageSync('键名', 对应的值)来进行数据持久化</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21. 微信小程序和app有什么不同之处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微信小程序属于轻量级的app 但是限制在微信中，开发周期短，功能较少，占用空间少,</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app就相反 需要占用额外内存 开发周期长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【【我理解的意思相当于flask和django的区别】】</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22. 微信小程序如何进行双向绑定</w:t>
      </w:r>
    </w:p>
    <w:p>
      <w:pPr>
        <w:widowControl/>
        <w:numPr>
          <w:ilvl w:val="0"/>
          <w:numId w:val="16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通过bind-tap点击事件 向app.js 定义的方法中获取回执</w:t>
      </w:r>
    </w:p>
    <w:p>
      <w:pPr>
        <w:widowControl/>
        <w:numPr>
          <w:ilvl w:val="0"/>
          <w:numId w:val="160"/>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设置data的值 实现双向绑定</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23. 如何自定义toobar</w:t>
      </w:r>
    </w:p>
    <w:p>
      <w:pPr>
        <w:widowControl/>
        <w:numPr>
          <w:ilvl w:val="0"/>
          <w:numId w:val="16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取消当前的toobar</w:t>
      </w:r>
    </w:p>
    <w:p>
      <w:pPr>
        <w:widowControl/>
        <w:numPr>
          <w:ilvl w:val="0"/>
          <w:numId w:val="16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插入自定义toobar组件</w:t>
      </w:r>
    </w:p>
    <w:p>
      <w:pPr>
        <w:widowControl/>
        <w:numPr>
          <w:ilvl w:val="0"/>
          <w:numId w:val="16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app.json调用组件</w:t>
      </w:r>
    </w:p>
    <w:p>
      <w:pPr>
        <w:widowControl/>
        <w:numPr>
          <w:ilvl w:val="0"/>
          <w:numId w:val="161"/>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页面显示tootar组件</w:t>
      </w:r>
    </w:p>
    <w:p>
      <w:pPr>
        <w:widowControl/>
        <w:spacing w:before="100" w:beforeAutospacing="1" w:after="100" w:afterAutospacing="1"/>
        <w:jc w:val="left"/>
        <w:outlineLvl w:val="2"/>
        <w:rPr>
          <w:rFonts w:ascii="Open Sans" w:hAnsi="Open Sans" w:eastAsia="宋体" w:cs="Open Sans"/>
          <w:b/>
          <w:bCs/>
          <w:color w:val="333333"/>
          <w:kern w:val="0"/>
          <w:sz w:val="36"/>
          <w:szCs w:val="36"/>
        </w:rPr>
      </w:pPr>
      <w:r>
        <w:rPr>
          <w:rFonts w:ascii="Open Sans" w:hAnsi="Open Sans" w:eastAsia="宋体" w:cs="Open Sans"/>
          <w:b/>
          <w:bCs/>
          <w:color w:val="333333"/>
          <w:kern w:val="0"/>
          <w:sz w:val="36"/>
          <w:szCs w:val="36"/>
        </w:rPr>
        <w:t>B类问题(业务)</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 你在开发过程中有什么困难点(或者使用了什么技术)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在开发的过程中我没有太多的问题但是我的同事遇到了一个问题，怎么在序列化器中获取request的值。通过源码的研究发现self.context["reqeust"].xx 可以获取到值 大大提高了数据的粘性和开发效率 在小程序端 使用模块的引用设置url值 方便url路径的更改</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 会写接口吗？ 项目你负责什么？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会写drf源码 在小程序的项目中我通过自定义方法 重构drf内部方法 实现更高的扩展性。</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开始：小程序、api（主）</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 你之前做过小程序吗？主要包括哪些功能？</w:t>
      </w:r>
    </w:p>
    <w:p>
      <w:pPr>
        <w:widowControl/>
        <w:numPr>
          <w:ilvl w:val="0"/>
          <w:numId w:val="16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没做过小程序，这次公司需求。</w:t>
      </w:r>
    </w:p>
    <w:p>
      <w:pPr>
        <w:widowControl/>
        <w:numPr>
          <w:ilvl w:val="0"/>
          <w:numId w:val="16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了解vue.js ，类似。</w:t>
      </w:r>
    </w:p>
    <w:p>
      <w:pPr>
        <w:widowControl/>
        <w:numPr>
          <w:ilvl w:val="0"/>
          <w:numId w:val="162"/>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小程序就是前端技术：html、css、js</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 这个小程序的具体设计逻辑是怎么样的? 有几个人开发？周期多长？在你离职时， 这个小程序项目是否还在开发？或者你离 职时，你们公司在开发什么？</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他分为两大模块，有用户动态模块，拍卖模块，用户动态模块又分为发布功能，动态展示功能以及常见的用户交互功能，拍卖模块又分为专场</w:t>
      </w:r>
      <w:r>
        <w:rPr>
          <w:rFonts w:ascii="var(--monospace)" w:hAnsi="var(--monospace)" w:eastAsia="宋体" w:cs="宋体"/>
          <w:color w:val="981A1A"/>
          <w:kern w:val="0"/>
          <w:sz w:val="22"/>
        </w:rPr>
        <w:t>-</w:t>
      </w:r>
      <w:r>
        <w:rPr>
          <w:rFonts w:ascii="var(--monospace)" w:hAnsi="var(--monospace)" w:eastAsia="宋体" w:cs="宋体"/>
          <w:color w:val="000000"/>
          <w:kern w:val="0"/>
          <w:sz w:val="22"/>
        </w:rPr>
        <w:t>拍品，由后台管理人员维护更新，连我总共有3个人开发，总共开发了三个月，我离职时，项目还在开发，正在开发xx</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 你说你负责支付环节，那么微信支付的 流程是否可以简单说一下？</w:t>
      </w:r>
    </w:p>
    <w:p>
      <w:pPr>
        <w:widowControl/>
        <w:numPr>
          <w:ilvl w:val="0"/>
          <w:numId w:val="16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临时凭证 获取 wxid</w:t>
      </w:r>
    </w:p>
    <w:p>
      <w:pPr>
        <w:widowControl/>
        <w:numPr>
          <w:ilvl w:val="0"/>
          <w:numId w:val="16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生成repayid</w:t>
      </w:r>
    </w:p>
    <w:p>
      <w:pPr>
        <w:widowControl/>
        <w:numPr>
          <w:ilvl w:val="0"/>
          <w:numId w:val="16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json，返回给小程序，小程序调支付窗口。</w:t>
      </w:r>
    </w:p>
    <w:p>
      <w:pPr>
        <w:widowControl/>
        <w:numPr>
          <w:ilvl w:val="0"/>
          <w:numId w:val="163"/>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支持成功提示 + POST回调。</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 那好，既然流程说完了，那么，我问你， 你这个项目涉及到了rmb，它在用户点击 支付之后的逻辑关系和表关系你是怎么 理解的？ 有多少张表？表关系？</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首先，在做这个功能的时候，会先在纸上画出来其中的逻辑，然后再把后端需要的值传过去。做这个后端api时，需要拿到前端的数据，判断它是否使用优惠券了，是否使用保证金了，是否有地址了，选择什么方式支付了，余额还是微信支付，还有该用户的支付价格，传到后端之后进行数据校验，首先判断地址是否存在，然后判断订单是否合法，是否使用了优惠券，是否使用保证金，用户的支付价格和后端计算的价格是否相符，由于支付环节必须保证一次完成，所以给它加了事务，订单表的查询加了锁，通过一系列校验，然后进行支付。支付成功之后，订单表记录，保证金抵扣记录，优惠券使用记录，退保证金记录，都需要进行相应的修改</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 你觉得这个小程序项目的细节之处有哪些？</w:t>
      </w:r>
    </w:p>
    <w:p>
      <w:pPr>
        <w:widowControl/>
        <w:numPr>
          <w:ilvl w:val="0"/>
          <w:numId w:val="16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闭包</w:t>
      </w:r>
    </w:p>
    <w:p>
      <w:pPr>
        <w:widowControl/>
        <w:numPr>
          <w:ilvl w:val="0"/>
          <w:numId w:val="16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drf，认证组件自定义。</w:t>
      </w:r>
    </w:p>
    <w:p>
      <w:pPr>
        <w:widowControl/>
        <w:numPr>
          <w:ilvl w:val="0"/>
          <w:numId w:val="16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drf序列化 嵌套</w:t>
      </w:r>
    </w:p>
    <w:p>
      <w:pPr>
        <w:widowControl/>
        <w:numPr>
          <w:ilvl w:val="0"/>
          <w:numId w:val="164"/>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重复订单处理 &amp; 数据库锁（InnoDB 行级锁）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 如何自定义tabbar？</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创建一个compent文件夹，里面创建一个tabbar页面，取消原有的tabbar页面。需要在app.json中输入compent:ture，在自定义的pages页面中写入&lt;tabbar selected="{{0}}"&gt;&lt;/tabbar&gt;进行选中效果显示</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 你刚才提到了异步，在这个项目中你是否被异步坑过，最后又是如何解决的？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算是坑过吧，我在做发布功能时，需要将用户选中的图片和其他信息发送上去，图片发送到桶中，其他信息需要放到数据库中，而其他信息需要包含图片的路径地址，这个路径地址需要上传到桶中返回，而异步执行会造成图片上传和其他信息发送时间不一致，造成的结果是图片路径不能保存到数据库中。</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npm</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npm是什么</w:t>
      </w:r>
    </w:p>
    <w:p>
      <w:pPr>
        <w:widowControl/>
        <w:numPr>
          <w:ilvl w:val="0"/>
          <w:numId w:val="16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想用什么插件, 就打开什么插件的官网, 点击下载 </w:t>
      </w:r>
    </w:p>
    <w:p>
      <w:pPr>
        <w:widowControl/>
        <w:numPr>
          <w:ilvl w:val="0"/>
          <w:numId w:val="165"/>
        </w:numPr>
        <w:ind w:left="1440"/>
        <w:jc w:val="left"/>
        <w:rPr>
          <w:rFonts w:ascii="Open Sans" w:hAnsi="Open Sans" w:eastAsia="宋体" w:cs="Open Sans"/>
          <w:color w:val="333333"/>
          <w:kern w:val="0"/>
          <w:sz w:val="24"/>
          <w:szCs w:val="24"/>
        </w:rPr>
      </w:pPr>
    </w:p>
    <w:p>
      <w:pPr>
        <w:widowControl/>
        <w:numPr>
          <w:ilvl w:val="1"/>
          <w:numId w:val="165"/>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npm 是一个大型的 包管理器 </w:t>
      </w:r>
    </w:p>
    <w:p>
      <w:pPr>
        <w:widowControl/>
        <w:spacing w:before="100" w:beforeAutospacing="1" w:after="100" w:afterAutospacing="1"/>
        <w:ind w:left="144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其实就是一个大型的 插件 库 的商场 </w:t>
      </w:r>
    </w:p>
    <w:p>
      <w:pPr>
        <w:widowControl/>
        <w:spacing w:before="100" w:beforeAutospacing="1" w:after="100" w:afterAutospacing="1"/>
        <w:ind w:left="1440"/>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我们所有需要的 JS 相关的第三方, 都可以直接在 npm 来下载</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其它面试题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1、从浏览器输入URl到显示出页面的过程</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2、TCP三次握手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客服端发c起请求连接服务器端s确认，服务器端也发起连接确认客服端确认。 第一次握手：客服端发送一个请求连接，服务器端只能确认自己可以接受客服端发送的报文段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第二次握手： 服务端向客服端发送一个链接，确认客服端收到自己发送的报文段 第三次握手： 服务器端确认客服端收到了自己发送的报文段</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简写：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第一次：客户端向服务端发送一个请求，服务端确认接收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第二次：服务端发送向客户端发送一个链接，确认已经接收到报文</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第三次：服务端确认客户端已经接收到报文</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3、TCP四次挥手</w:t>
      </w:r>
    </w:p>
    <w:p>
      <w:pPr>
        <w:widowControl/>
        <w:numPr>
          <w:ilvl w:val="0"/>
          <w:numId w:val="16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 -- FIN --&gt; 服务端， FIN—WAIT</w:t>
      </w:r>
    </w:p>
    <w:p>
      <w:pPr>
        <w:widowControl/>
        <w:numPr>
          <w:ilvl w:val="0"/>
          <w:numId w:val="16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服务端 -- ACK --&gt; 客户端， CLOSE-WAIT</w:t>
      </w:r>
    </w:p>
    <w:p>
      <w:pPr>
        <w:widowControl/>
        <w:numPr>
          <w:ilvl w:val="0"/>
          <w:numId w:val="16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服务端 -- ACK,FIN --&gt; 客户端， LAST-ACK</w:t>
      </w:r>
    </w:p>
    <w:p>
      <w:pPr>
        <w:widowControl/>
        <w:numPr>
          <w:ilvl w:val="0"/>
          <w:numId w:val="166"/>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 -- ACK --&gt; 服务端，CLOSED</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4、首屏优化</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什么是首屏优化？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用户体验对web网页来说很重要，而首屏加载是用户体验中最重要的环节之一，可能没有之一。然而现在的很多前端开发者，都没能重视对首屏加载的优化。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正常来说，首屏加载时间不应该超过2s。有些成熟的网页比如京东和淘宝，虽然页面模块非常多且复杂，但通过优化，首屏加载时间却不长。</w:t>
      </w:r>
    </w:p>
    <w:p>
      <w:pPr>
        <w:widowControl/>
        <w:spacing w:before="100" w:beforeAutospacing="1" w:after="100" w:afterAutospacing="1"/>
        <w:jc w:val="left"/>
        <w:outlineLvl w:val="5"/>
        <w:rPr>
          <w:rFonts w:ascii="Open Sans" w:hAnsi="Open Sans" w:eastAsia="宋体" w:cs="Open Sans"/>
          <w:b/>
          <w:bCs/>
          <w:color w:val="777777"/>
          <w:kern w:val="0"/>
          <w:sz w:val="24"/>
          <w:szCs w:val="24"/>
        </w:rPr>
      </w:pPr>
      <w:r>
        <w:rPr>
          <w:rFonts w:ascii="Open Sans" w:hAnsi="Open Sans" w:eastAsia="宋体" w:cs="Open Sans"/>
          <w:b/>
          <w:bCs/>
          <w:color w:val="777777"/>
          <w:kern w:val="0"/>
          <w:sz w:val="15"/>
          <w:szCs w:val="15"/>
        </w:rPr>
        <w:t>如何优化首屏加载时间</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cdn分发: 通过在多台服务器部署相同的副本，当用户访问时，服务器根据用户跟哪台服务器地理距离小或者哪台服务器此时的压力小，来决定哪台服务器去响应这个请求。</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静态文件缓存方案</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利用好script标签的</w:t>
      </w:r>
      <w:r>
        <w:fldChar w:fldCharType="begin"/>
      </w:r>
      <w:r>
        <w:instrText xml:space="preserve"> HYPERLINK "https://link.zhihu.com/?target=https%3A//stackoverflow.com/questions/10808109/script-tag-async-defer" </w:instrText>
      </w:r>
      <w:r>
        <w:fldChar w:fldCharType="separate"/>
      </w:r>
      <w:r>
        <w:rPr>
          <w:rFonts w:ascii="Open Sans" w:hAnsi="Open Sans" w:eastAsia="宋体" w:cs="Open Sans"/>
          <w:color w:val="4183C4"/>
          <w:kern w:val="0"/>
          <w:sz w:val="24"/>
          <w:szCs w:val="24"/>
          <w:u w:val="single"/>
        </w:rPr>
        <w:t>async和defer</w:t>
      </w:r>
      <w:r>
        <w:rPr>
          <w:rFonts w:ascii="Open Sans" w:hAnsi="Open Sans" w:eastAsia="宋体" w:cs="Open Sans"/>
          <w:color w:val="4183C4"/>
          <w:kern w:val="0"/>
          <w:sz w:val="24"/>
          <w:szCs w:val="24"/>
          <w:u w:val="single"/>
        </w:rPr>
        <w:fldChar w:fldCharType="end"/>
      </w:r>
      <w:r>
        <w:rPr>
          <w:rFonts w:ascii="Open Sans" w:hAnsi="Open Sans" w:eastAsia="宋体" w:cs="Open Sans"/>
          <w:color w:val="333333"/>
          <w:kern w:val="0"/>
          <w:sz w:val="24"/>
          <w:szCs w:val="24"/>
        </w:rPr>
        <w:t>这两个属性：功能独立且不要求马上执行的js文件，可以加入async属性。如果是优先级低且没有依赖的js，可以加入defer属性。</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前端做一些接口缓存：前端也可以做接口缓存，缓存的位置有两个，一个是内存，即赋值给运行时的变量，另一个是localStorage。</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页面使用骨架屏</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选择先进的图片格式：使用 WebP 的图片格式来代替现有的jpeg和png，也能缩小体积。</w:t>
      </w:r>
    </w:p>
    <w:p>
      <w:pPr>
        <w:widowControl/>
        <w:numPr>
          <w:ilvl w:val="0"/>
          <w:numId w:val="167"/>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利用好http压缩</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5、什么是深浅拷贝，jquery如何实现深浅拷贝？</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这个问题通常可以通过 </w:t>
      </w:r>
      <w:r>
        <w:rPr>
          <w:rFonts w:ascii="var(--monospace)" w:hAnsi="var(--monospace)" w:eastAsia="宋体" w:cs="宋体"/>
          <w:color w:val="333333"/>
          <w:kern w:val="0"/>
          <w:sz w:val="22"/>
          <w:bdr w:val="single" w:color="E7EAED" w:sz="6" w:space="0"/>
          <w:shd w:val="clear" w:color="auto" w:fill="F3F4F4"/>
        </w:rPr>
        <w:t>JSON.parse(JSON.stringify(object))</w:t>
      </w:r>
      <w:r>
        <w:rPr>
          <w:rFonts w:ascii="Open Sans" w:hAnsi="Open Sans" w:eastAsia="宋体" w:cs="Open Sans"/>
          <w:color w:val="333333"/>
          <w:kern w:val="0"/>
          <w:sz w:val="24"/>
          <w:szCs w:val="24"/>
        </w:rPr>
        <w:t xml:space="preserve"> 来解决</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浅拷贝: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把一个对象里面的每一个成员都复制一份放到新的对象里面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两个对象是两个对象空间 ，互不影响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通过 for in 循环来实现的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如果对象中的某一个成员的值是一个复杂数据类型的时候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你浅拷贝完毕以后, 你操作这个复杂数据类型的成员, 依旧是在操作一个内容 </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深拷贝: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把一个对象里面的每一个成员都复制一份到新的对象里面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当对象中的某一个成员是复杂数据类型的时候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继续循环遍历这个复杂数据类型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在新的对象里面也创建一个复杂数据类型继续复制进去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通过递归函数来实现深拷贝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=&gt; 在函数内部判断, 如果你是一个对象或者数组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那么就再次调用函数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6、什么是堆和栈？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堆（heap）是为动态分配预留的内存空间</w:t>
      </w:r>
      <w:r>
        <w:rPr>
          <w:rFonts w:ascii="Open Sans" w:hAnsi="Open Sans" w:eastAsia="宋体" w:cs="Open Sans"/>
          <w:color w:val="333333"/>
          <w:kern w:val="0"/>
          <w:sz w:val="24"/>
          <w:szCs w:val="24"/>
        </w:rPr>
        <w: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b/>
          <w:bCs/>
          <w:color w:val="333333"/>
          <w:kern w:val="0"/>
          <w:sz w:val="24"/>
          <w:szCs w:val="24"/>
        </w:rPr>
        <w:t>栈是为执行线程留出的内存空间</w:t>
      </w:r>
      <w:r>
        <w:rPr>
          <w:rFonts w:ascii="Open Sans" w:hAnsi="Open Sans" w:eastAsia="宋体" w:cs="Open Sans"/>
          <w:color w:val="333333"/>
          <w:kern w:val="0"/>
          <w:sz w:val="24"/>
          <w:szCs w:val="24"/>
        </w:rPr>
        <w:t>。</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数据存储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1、基本数据类型就是直接存储在 栈内存 里面的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2、复杂数据类型</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数据存储在 堆内存 里面，会有一个空间地址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地址存储在 栈内存 里面的变量身上</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7、你能描述一下渐进增强和优雅降级之间的不同吗?</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渐进增强：主要是针对低版本浏览器进行页面构建，保证最基本的功能，然后再针对高级浏览器进行效果或交互功能的改进来达到更好的用户体验。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优雅降级：主要是针对高级浏览器构建完整的功能，并视图降低用户的体验。然后再考虑低版本的兼容问题。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8. 为什么要使用模块化？模块化有哪几类，各有什么特点？</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原因：</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提供代码的复用性，便于代码维护和项目拓展</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分类：AMD，CMD，CommonJS</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AMD：</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异步模块定义，它是一个在浏览器端模块化开发的规范，</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优点：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适合在浏览器环境中异步加载模块。可以并行加载多个模块。 </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缺点：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提高了开发成本，并且不能按需加载，而是必须提前加载所有的依赖。</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CMD：</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同步模块定义，它也是一个在浏览器端模块化开发的规范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优点：</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可以按需加载模块，依赖就近。</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AMD和CMD的区别：</w:t>
      </w:r>
    </w:p>
    <w:p>
      <w:pPr>
        <w:widowControl/>
        <w:numPr>
          <w:ilvl w:val="0"/>
          <w:numId w:val="16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对于依赖的模块AMD是提前执行，CMD是延迟执行。</w:t>
      </w:r>
    </w:p>
    <w:p>
      <w:pPr>
        <w:widowControl/>
        <w:numPr>
          <w:ilvl w:val="0"/>
          <w:numId w:val="168"/>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AMD推崇依赖前置（在定义模块的时候就要声明其依赖的模块），CMD推崇依赖就近（只有在用到某个模块的时候再去require——按需加载）。</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 xml:space="preserve">CommonJS: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是服务器端模块的规范，用module.export导出模块，使用require导入</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特点：CommonJS 加载模块是同步的，所以只有加载完成才能执行后面的操作。</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9、内存泄漏和内存溢出，，垃圾回收机制</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什么是内存泄漏？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内存泄漏是指一块被分配的内存既不能使用也不能回收，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内存泄漏严重就会导致内存溢出（程序要求的内存，超出了系统所能分配的范围）</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后果：轻则影响系统性能，重则导致程序崩溃</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哪些操作会造成内存泄漏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1、意外的全局变量（在函数内部直接使用一个未声明的变量）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2、闭包</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 dom清空或删除时，事件没有清除</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4、被遗忘的定时器或回调函数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 setTimeout的第一个参数使用字符串而不是函数</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垃圾回收机制（没有被引用的对象就是垃圾）</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Js引擎中有一个后台进程为垃圾回收器，他会定期的监视所有对象，一旦发现有无用的对象，就会对其进行标记，然后就把它们删除掉</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10、为什么利用多个域名来存储网站资源会更有效？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1，节省主域名的连接数，使页面响应速度提高。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2，由于同一时刻对同一域名的请求数有一定限制，使用多个域名就可以突破浏览器的并发限制。 </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3，静态和动态请求分别放在不同的服务器上更加方便CDN缓存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4，避免不必要的安全问题( 上传js窃取主站cookie之类的)</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11、一个页面上有大量的图片（大型电商网站），加载很慢，你有哪些方法优化这些图片的加载，给用户更好的体验。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我对不同的情况进行不同的处理。</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1，如果一个页面图片很多，并超出了浏览器窗口的可视区域，我会采用图片懒加载。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图片</w:t>
      </w:r>
      <w:r>
        <w:rPr>
          <w:rFonts w:ascii="Open Sans" w:hAnsi="Open Sans" w:eastAsia="宋体" w:cs="Open Sans"/>
          <w:b/>
          <w:bCs/>
          <w:color w:val="333333"/>
          <w:kern w:val="0"/>
          <w:sz w:val="24"/>
          <w:szCs w:val="24"/>
        </w:rPr>
        <w:t>懒加载</w:t>
      </w:r>
      <w:r>
        <w:rPr>
          <w:rFonts w:ascii="Open Sans" w:hAnsi="Open Sans" w:eastAsia="宋体" w:cs="Open Sans"/>
          <w:color w:val="333333"/>
          <w:kern w:val="0"/>
          <w:sz w:val="24"/>
          <w:szCs w:val="24"/>
        </w:rPr>
        <w:t>，在页面上的未可视区域可以添加一个滚动条事件，判断图片位置与浏览器顶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端的距离与页面的距离，如果前者小于后者，优先加载。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2，如果为幻灯片、相册等，可以使用图片</w:t>
      </w:r>
      <w:r>
        <w:rPr>
          <w:rFonts w:ascii="Open Sans" w:hAnsi="Open Sans" w:eastAsia="宋体" w:cs="Open Sans"/>
          <w:b/>
          <w:bCs/>
          <w:color w:val="333333"/>
          <w:kern w:val="0"/>
          <w:sz w:val="24"/>
          <w:szCs w:val="24"/>
        </w:rPr>
        <w:t>预加载</w:t>
      </w:r>
      <w:r>
        <w:rPr>
          <w:rFonts w:ascii="Open Sans" w:hAnsi="Open Sans" w:eastAsia="宋体" w:cs="Open Sans"/>
          <w:color w:val="333333"/>
          <w:kern w:val="0"/>
          <w:sz w:val="24"/>
          <w:szCs w:val="24"/>
        </w:rPr>
        <w:t>技术，将当前展示图片的前一张和后一张优先下载</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 果图片为 css 图片，比如一些小图片，logo，二维码可以整合到一起，使用</w:t>
      </w:r>
      <w:r>
        <w:rPr>
          <w:rFonts w:ascii="Open Sans" w:hAnsi="Open Sans" w:eastAsia="宋体" w:cs="Open Sans"/>
          <w:b/>
          <w:bCs/>
          <w:color w:val="333333"/>
          <w:kern w:val="0"/>
          <w:sz w:val="24"/>
          <w:szCs w:val="24"/>
        </w:rPr>
        <w:t>精灵图</w:t>
      </w:r>
      <w:r>
        <w:rPr>
          <w:rFonts w:ascii="Open Sans" w:hAnsi="Open Sans" w:eastAsia="宋体" w:cs="Open Sans"/>
          <w:color w:val="333333"/>
          <w:kern w:val="0"/>
          <w:sz w:val="24"/>
          <w:szCs w:val="24"/>
        </w:rPr>
        <w:t>技术。</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4，如果图片过大，可以使用特殊编码的图片，</w:t>
      </w:r>
      <w:r>
        <w:rPr>
          <w:rFonts w:ascii="Open Sans" w:hAnsi="Open Sans" w:eastAsia="宋体" w:cs="Open Sans"/>
          <w:b/>
          <w:bCs/>
          <w:color w:val="333333"/>
          <w:kern w:val="0"/>
          <w:sz w:val="24"/>
          <w:szCs w:val="24"/>
        </w:rPr>
        <w:t>加载时会先加载一张压缩的特别厉害的缩略图</w:t>
      </w:r>
      <w:r>
        <w:rPr>
          <w:rFonts w:ascii="Open Sans" w:hAnsi="Open Sans" w:eastAsia="宋体" w:cs="Open Sans"/>
          <w:color w:val="333333"/>
          <w:kern w:val="0"/>
          <w:sz w:val="24"/>
          <w:szCs w:val="24"/>
        </w:rPr>
        <w:t>，以提高用户体验。</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12、前端项目中教你如何优化自己的代码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1、HTML结构要清晰，尽可能使用语义化标签</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2、压缩 CSS, JS 和 HTML</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3、使用 CDN 和缓存提高速度</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4、尽量使用轻量级框架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5、使用异步加载，延迟加载依赖</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6、尽可能使用CSS3动画，相比JavaScript驱动的动画效率更高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7、使用事件委托，防止绑定不必要的大量事件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8、CSS Sprites雪碧图、icon图标，base64图片</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9、尽量合并样式表和js，减少请求次数</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10、将样式表放在头部,脚本放在底部</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什么是CDN</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CDN是构建在现有网络基础之上的智能虚拟网络，依靠部署在各地的边缘服务器，通过中心平台的负载均衡、内容分发、调度等功能模块，使用户就近获取所需内容，降低网络拥塞，提高用户访问响应速度和命中率。</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13、一个页面从输入 URL 到页面加载显示完成，这个过程中都发生了什么？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过程：浏览器输入域名-&gt;浏览器查询dns是否有缓存-&gt;DNS查询到域名-&gt;TCP/IP链接（三次握手）-&gt;建立连接-&gt;浏览器发出请求-&gt;服务器响应（1.2.3.4）-&gt;浏览器会先获得响应头然后在获得响应体</w:t>
      </w:r>
    </w:p>
    <w:p>
      <w:pPr>
        <w:widowControl/>
        <w:numPr>
          <w:ilvl w:val="0"/>
          <w:numId w:val="16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当发送一个 URL 请求时，浏览器都会开启一个线程来处理这个请求，同时在远程 DNS 服务器上启动一 个 DNS 查询，看这个请求的url是否存在，这能使浏览器获得请求对应的 IP 地址。 </w:t>
      </w:r>
    </w:p>
    <w:p>
      <w:pPr>
        <w:widowControl/>
        <w:numPr>
          <w:ilvl w:val="0"/>
          <w:numId w:val="16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xml:space="preserve">浏览器与远程 Web 服务器通过 TCP 三次握手来建立一个 TCP/IP 连接。 </w:t>
      </w:r>
    </w:p>
    <w:p>
      <w:pPr>
        <w:widowControl/>
        <w:numPr>
          <w:ilvl w:val="0"/>
          <w:numId w:val="16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一旦 TCP/IP 连接建立，浏览器会通过该连接向远程服务器发送 HTTP 的 GET 请求。远 程服务器收到请求并找到资源并使用 HTTP 响应返回该资源。</w:t>
      </w:r>
    </w:p>
    <w:p>
      <w:pPr>
        <w:widowControl/>
        <w:numPr>
          <w:ilvl w:val="0"/>
          <w:numId w:val="16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响应返回之后，收到客户端的应答之后，服务器会关闭TCP/IP连接</w:t>
      </w:r>
    </w:p>
    <w:p>
      <w:pPr>
        <w:widowControl/>
        <w:numPr>
          <w:ilvl w:val="0"/>
          <w:numId w:val="169"/>
        </w:numPr>
        <w:spacing w:before="100" w:beforeAutospacing="1" w:after="100" w:afterAutospacing="1"/>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客户端接受到响应之后就会开始解析下载响应数据</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14、前端如何进行登录身份的判断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前台发送登录请求 后台返回 token，前台得到后台返回的 token，将其写入到 localStorage 中，后续请求中都携带 token 后台判断 token 是否过期，如果过期就对前台的请求响应过期标识或者状态码 前台得到过期标识后，清除 localStorage 中的 token，然后重定向到 login 路由</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15、如何确定一个元素得包含块是谁</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元素的位置(position)和大小（dimensions） 需要根据元素的包含块（containing block）来确定。</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16、电商项目跟其它项目有什么不同？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电商网站重点在于支付购物环节 其他类型的网站更多在于内容上面的建设</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17、浏览器缓存和回收机制</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浏览器缓存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简单来说，浏览器缓存就是把一个已经请求过的Web资源（如html页面，图片，js，数据等）拷贝一份副本储存在浏览器中。</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(1）减少网络带宽消耗</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（2）降低服务器压力</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（3）减少网络延迟，加快页面打开速度</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回收机制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在js中，如果一个对象不再被引用，那么这个对象就会被回收，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如果两个对象互相引用，而不在被第三者引用，那么这个互相引用的对象也会被回收。</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18、简述一下你对web性能优化的方案？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1、减少http请求</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2、使用浏览器缓存</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3、使用压缩</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4、将脚本放在底部</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5、使用外部的js和css</w:t>
      </w: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6、精简代码</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19、什么是ts？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TypeScript 是 Javascript 的最正确的用法，遵循最新的 ES6、Es5 规范。TypeScript 扩展了 JavaScript 的语法。</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20、ECharts</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ECharts简单来说是互联网开发程bai序过程中，后台数据du库用以实现数据到图形的映射的zhi一个插件。</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具体来说一dao个使用 JavaScript 实现的开源可视化库，可以流畅的运行在 PC 和移动设备上，兼容当前绝大部分浏览器，底层依赖轻量级的矢量图形库 ZRender，提供直观，交互丰富，可高度个性化定制的数据可视化图表。</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数据库</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1、mongodb和MySQL的区别是什么？</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mongodb是非关系型数据库。MySQL是关系型数据库。</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一、特点不同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1、关系型数据库：传统的关系型数据库采用表格的储存方式，数据以行和列的方式进行存储，要读取和查询都十分方便；</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2、非关系型数据库：一个集群是一个分布式系统；个集群是线性可伸缩的；一个Hibari集群是高度可用；所有的更新都是持久的；所有的更新都是强一致性；所有客户端操作是无锁的。</w:t>
      </w:r>
    </w:p>
    <w:p>
      <w:pPr>
        <w:widowControl/>
        <w:spacing w:before="100" w:beforeAutospacing="1" w:after="100" w:afterAutospacing="1"/>
        <w:jc w:val="left"/>
        <w:outlineLvl w:val="4"/>
        <w:rPr>
          <w:rFonts w:ascii="Open Sans" w:hAnsi="Open Sans" w:eastAsia="宋体" w:cs="Open Sans"/>
          <w:b/>
          <w:bCs/>
          <w:color w:val="333333"/>
          <w:kern w:val="0"/>
          <w:sz w:val="24"/>
          <w:szCs w:val="24"/>
        </w:rPr>
      </w:pPr>
      <w:r>
        <w:rPr>
          <w:rFonts w:ascii="Open Sans" w:hAnsi="Open Sans" w:eastAsia="宋体" w:cs="Open Sans"/>
          <w:b/>
          <w:bCs/>
          <w:color w:val="333333"/>
          <w:kern w:val="0"/>
          <w:sz w:val="20"/>
          <w:szCs w:val="20"/>
        </w:rPr>
        <w:t>二、功能不同</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1、关系型数据库：关系型数据库十分强调数据的一致性，并为此降低读写性能付出了巨大的代价，虽然关系型数据库存储数据和处理数据的可靠性很不错，但一旦面对海量数据的处理的时候效率就会变得很差，特别是遇到高并发读写的时候性能就会下降得非常厉害。</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2、非关系型数据库：可用于云计算应用，如Web电子邮件、社交网络服务，以及其它日常需要储存TB和PB级规模数据的服务。</w:t>
      </w:r>
    </w:p>
    <w:p>
      <w:pPr>
        <w:widowControl/>
        <w:pBdr>
          <w:bottom w:val="single" w:color="EEEEEE" w:sz="6" w:space="0"/>
        </w:pBdr>
        <w:spacing w:before="100" w:beforeAutospacing="1" w:after="100" w:afterAutospacing="1"/>
        <w:jc w:val="left"/>
        <w:outlineLvl w:val="0"/>
        <w:rPr>
          <w:rFonts w:ascii="Open Sans" w:hAnsi="Open Sans" w:eastAsia="宋体" w:cs="Open Sans"/>
          <w:b/>
          <w:bCs/>
          <w:color w:val="333333"/>
          <w:kern w:val="36"/>
          <w:sz w:val="54"/>
          <w:szCs w:val="54"/>
        </w:rPr>
      </w:pPr>
      <w:r>
        <w:rPr>
          <w:rFonts w:ascii="Open Sans" w:hAnsi="Open Sans" w:eastAsia="宋体" w:cs="Open Sans"/>
          <w:b/>
          <w:bCs/>
          <w:color w:val="333333"/>
          <w:kern w:val="36"/>
          <w:sz w:val="54"/>
          <w:szCs w:val="54"/>
        </w:rPr>
        <w:t>笔试题</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1、数组去重的方法</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981A1A"/>
          <w:kern w:val="0"/>
          <w:sz w:val="22"/>
          <w:lang w:eastAsia="zh-CN"/>
        </w:rPr>
      </w:pPr>
      <w:r>
        <w:rPr>
          <w:rFonts w:ascii="var(--monospace)" w:hAnsi="var(--monospace)" w:eastAsia="宋体" w:cs="宋体"/>
          <w:color w:val="981A1A"/>
          <w:kern w:val="0"/>
          <w:sz w:val="22"/>
        </w:rPr>
        <w:t>&lt;</w:t>
      </w:r>
      <w:r>
        <w:rPr>
          <w:rFonts w:ascii="var(--monospace)" w:hAnsi="var(--monospace)" w:eastAsia="宋体" w:cs="宋体"/>
          <w:color w:val="000000"/>
          <w:kern w:val="0"/>
          <w:sz w:val="22"/>
        </w:rPr>
        <w:t>script</w:t>
      </w:r>
      <w:r>
        <w:rPr>
          <w:rFonts w:ascii="var(--monospace)" w:hAnsi="var(--monospace)" w:eastAsia="宋体" w:cs="宋体"/>
          <w:color w:val="981A1A"/>
          <w:kern w:val="0"/>
          <w:sz w:val="22"/>
        </w:rPr>
        <w:t>&gt;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4</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4</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r>
        <w:rPr>
          <w:rFonts w:ascii="var(--monospace)" w:hAnsi="var(--monospace)" w:eastAsia="宋体" w:cs="宋体"/>
          <w:color w:val="116644"/>
          <w:kern w:val="0"/>
          <w:sz w:val="22"/>
        </w:rPr>
        <w:t>7</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6</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ES6的写法，把数组写成Set.Set是ES6新增的数据类型，默认不允许重复的</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AA5500"/>
          <w:kern w:val="0"/>
          <w:sz w:val="22"/>
        </w:rPr>
        <w:t>// 但是把数组变成Set了，在使用Array,from重新转换成数组，就可以了</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arr1</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Array</w:t>
      </w:r>
      <w:r>
        <w:rPr>
          <w:rFonts w:ascii="var(--monospace)" w:hAnsi="var(--monospace)" w:eastAsia="宋体" w:cs="宋体"/>
          <w:color w:val="333333"/>
          <w:kern w:val="0"/>
          <w:sz w:val="22"/>
        </w:rPr>
        <w:t>.</w:t>
      </w:r>
      <w:r>
        <w:rPr>
          <w:rFonts w:ascii="var(--monospace)" w:hAnsi="var(--monospace)" w:eastAsia="宋体" w:cs="宋体"/>
          <w:color w:val="000000"/>
          <w:kern w:val="0"/>
          <w:sz w:val="22"/>
        </w:rPr>
        <w:t>from</w:t>
      </w:r>
      <w:r>
        <w:rPr>
          <w:rFonts w:ascii="var(--monospace)" w:hAnsi="var(--monospace)" w:eastAsia="宋体" w:cs="宋体"/>
          <w:color w:val="333333"/>
          <w:kern w:val="0"/>
          <w:sz w:val="22"/>
        </w:rPr>
        <w:t>(</w:t>
      </w:r>
      <w:r>
        <w:rPr>
          <w:rFonts w:ascii="var(--monospace)" w:hAnsi="var(--monospace)" w:eastAsia="宋体" w:cs="宋体"/>
          <w:color w:val="770088"/>
          <w:kern w:val="0"/>
          <w:sz w:val="22"/>
        </w:rPr>
        <w:t>new</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Set</w:t>
      </w:r>
      <w:r>
        <w:rPr>
          <w:rFonts w:ascii="var(--monospace)" w:hAnsi="var(--monospace)" w:eastAsia="宋体" w:cs="宋体"/>
          <w:color w:val="333333"/>
          <w:kern w:val="0"/>
          <w:sz w:val="22"/>
        </w:rPr>
        <w:t>(</w:t>
      </w:r>
      <w:r>
        <w:rPr>
          <w:rFonts w:ascii="var(--monospace)" w:hAnsi="var(--monospace)" w:eastAsia="宋体" w:cs="宋体"/>
          <w:color w:val="000000"/>
          <w:kern w:val="0"/>
          <w:sz w:val="22"/>
        </w:rPr>
        <w:t>arr</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0000"/>
          <w:kern w:val="0"/>
          <w:sz w:val="22"/>
        </w:rPr>
        <w:t>arr1</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981A1A"/>
          <w:kern w:val="0"/>
          <w:sz w:val="22"/>
        </w:rPr>
        <w:t>&lt;</w:t>
      </w:r>
      <w:r>
        <w:rPr>
          <w:rFonts w:ascii="var(--monospace)" w:hAnsi="var(--monospace)" w:eastAsia="宋体" w:cs="宋体"/>
          <w:color w:val="FF5500"/>
          <w:kern w:val="0"/>
          <w:sz w:val="22"/>
        </w:rPr>
        <w:t>/script&gt;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2、闭包面试题（必考）？</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在面试笔试中必然出现的一种题</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 再做闭包面试题的时候</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=&gt; 注意: 你调用的是闭包函数还是原始函数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function</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fn</w:t>
      </w:r>
      <w:r>
        <w:rPr>
          <w:rFonts w:ascii="var(--monospace)" w:hAnsi="var(--monospace)" w:eastAsia="宋体" w:cs="宋体"/>
          <w:color w:val="333333"/>
          <w:kern w:val="0"/>
          <w:sz w:val="22"/>
        </w:rPr>
        <w:t>(</w:t>
      </w:r>
      <w:r>
        <w:rPr>
          <w:rFonts w:ascii="var(--monospace)" w:hAnsi="var(--monospace)" w:eastAsia="宋体" w:cs="宋体"/>
          <w:color w:val="0000FF"/>
          <w:kern w:val="0"/>
          <w:sz w:val="22"/>
        </w:rPr>
        <w:t>num</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55AA"/>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num</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return</w:t>
      </w: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function</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n</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55AA"/>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a</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n</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55AA"/>
          <w:kern w:val="0"/>
          <w:sz w:val="22"/>
        </w:rPr>
        <w:t>a</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f</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10</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w:t>
      </w:r>
      <w:r>
        <w:rPr>
          <w:rFonts w:ascii="var(--monospace)" w:hAnsi="var(--monospace)" w:eastAsia="宋体" w:cs="宋体"/>
          <w:color w:val="333333"/>
          <w:kern w:val="0"/>
          <w:sz w:val="22"/>
        </w:rPr>
        <w:t>(</w:t>
      </w:r>
      <w:r>
        <w:rPr>
          <w:rFonts w:ascii="var(--monospace)" w:hAnsi="var(--monospace)" w:eastAsia="宋体" w:cs="宋体"/>
          <w:color w:val="116644"/>
          <w:kern w:val="0"/>
          <w:sz w:val="22"/>
        </w:rPr>
        <w:t>20</w:t>
      </w:r>
      <w:r>
        <w:rPr>
          <w:rFonts w:ascii="var(--monospace)" w:hAnsi="var(--monospace)" w:eastAsia="宋体" w:cs="宋体"/>
          <w:color w:val="333333"/>
          <w:kern w:val="0"/>
          <w:sz w:val="22"/>
        </w:rPr>
        <w:t>)    </w:t>
      </w:r>
      <w:r>
        <w:rPr>
          <w:rFonts w:ascii="var(--monospace)" w:hAnsi="var(--monospace)" w:eastAsia="宋体" w:cs="宋体"/>
          <w:color w:val="AA5500"/>
          <w:kern w:val="0"/>
          <w:sz w:val="22"/>
        </w:rPr>
        <w:t>// 30 调用闭包函数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30</w:t>
      </w:r>
      <w:r>
        <w:rPr>
          <w:rFonts w:ascii="var(--monospace)" w:hAnsi="var(--monospace)" w:eastAsia="宋体" w:cs="宋体"/>
          <w:color w:val="333333"/>
          <w:kern w:val="0"/>
          <w:sz w:val="22"/>
        </w:rPr>
        <w:t>)(</w:t>
      </w:r>
      <w:r>
        <w:rPr>
          <w:rFonts w:ascii="var(--monospace)" w:hAnsi="var(--monospace)" w:eastAsia="宋体" w:cs="宋体"/>
          <w:color w:val="116644"/>
          <w:kern w:val="0"/>
          <w:sz w:val="22"/>
        </w:rPr>
        <w:t>40</w:t>
      </w:r>
      <w:r>
        <w:rPr>
          <w:rFonts w:ascii="var(--monospace)" w:hAnsi="var(--monospace)" w:eastAsia="宋体" w:cs="宋体"/>
          <w:color w:val="333333"/>
          <w:kern w:val="0"/>
          <w:sz w:val="22"/>
        </w:rPr>
        <w:t>)  </w:t>
      </w:r>
      <w:r>
        <w:rPr>
          <w:rFonts w:ascii="var(--monospace)" w:hAnsi="var(--monospace)" w:eastAsia="宋体" w:cs="宋体"/>
          <w:color w:val="AA5500"/>
          <w:kern w:val="0"/>
          <w:sz w:val="22"/>
        </w:rPr>
        <w:t>// 70 调用原始函数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40</w:t>
      </w:r>
      <w:r>
        <w:rPr>
          <w:rFonts w:ascii="var(--monospace)" w:hAnsi="var(--monospace)" w:eastAsia="宋体" w:cs="宋体"/>
          <w:color w:val="333333"/>
          <w:kern w:val="0"/>
          <w:sz w:val="22"/>
        </w:rPr>
        <w:t>)(</w:t>
      </w:r>
      <w:r>
        <w:rPr>
          <w:rFonts w:ascii="var(--monospace)" w:hAnsi="var(--monospace)" w:eastAsia="宋体" w:cs="宋体"/>
          <w:color w:val="116644"/>
          <w:kern w:val="0"/>
          <w:sz w:val="22"/>
        </w:rPr>
        <w:t>50</w:t>
      </w:r>
      <w:r>
        <w:rPr>
          <w:rFonts w:ascii="var(--monospace)" w:hAnsi="var(--monospace)" w:eastAsia="宋体" w:cs="宋体"/>
          <w:color w:val="333333"/>
          <w:kern w:val="0"/>
          <w:sz w:val="22"/>
        </w:rPr>
        <w:t>)  </w:t>
      </w:r>
      <w:r>
        <w:rPr>
          <w:rFonts w:ascii="var(--monospace)" w:hAnsi="var(--monospace)" w:eastAsia="宋体" w:cs="宋体"/>
          <w:color w:val="AA5500"/>
          <w:kern w:val="0"/>
          <w:sz w:val="22"/>
        </w:rPr>
        <w:t>// 90 调用原始函数</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 </w:t>
      </w:r>
      <w:r>
        <w:rPr>
          <w:rFonts w:ascii="var(--monospace)" w:hAnsi="var(--monospace)" w:eastAsia="宋体" w:cs="宋体"/>
          <w:color w:val="000000"/>
          <w:kern w:val="0"/>
          <w:sz w:val="22"/>
        </w:rPr>
        <w:t>f</w:t>
      </w:r>
      <w:r>
        <w:rPr>
          <w:rFonts w:ascii="var(--monospace)" w:hAnsi="var(--monospace)" w:eastAsia="宋体" w:cs="宋体"/>
          <w:color w:val="333333"/>
          <w:kern w:val="0"/>
          <w:sz w:val="22"/>
        </w:rPr>
        <w:t>(</w:t>
      </w:r>
      <w:r>
        <w:rPr>
          <w:rFonts w:ascii="var(--monospace)" w:hAnsi="var(--monospace)" w:eastAsia="宋体" w:cs="宋体"/>
          <w:color w:val="116644"/>
          <w:kern w:val="0"/>
          <w:sz w:val="22"/>
        </w:rPr>
        <w:t>60</w:t>
      </w:r>
      <w:r>
        <w:rPr>
          <w:rFonts w:ascii="var(--monospace)" w:hAnsi="var(--monospace)" w:eastAsia="宋体" w:cs="宋体"/>
          <w:color w:val="333333"/>
          <w:kern w:val="0"/>
          <w:sz w:val="22"/>
        </w:rPr>
        <w:t>)    </w:t>
      </w:r>
      <w:r>
        <w:rPr>
          <w:rFonts w:ascii="var(--monospace)" w:hAnsi="var(--monospace)" w:eastAsia="宋体" w:cs="宋体"/>
          <w:color w:val="AA5500"/>
          <w:kern w:val="0"/>
          <w:sz w:val="22"/>
        </w:rPr>
        <w:t>// 90 调用闭包函数</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3、递归手写</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AA5500"/>
          <w:kern w:val="0"/>
          <w:sz w:val="22"/>
        </w:rPr>
        <w:t>// 递归求4的阶乘</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function</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fn</w:t>
      </w:r>
      <w:r>
        <w:rPr>
          <w:rFonts w:ascii="var(--monospace)" w:hAnsi="var(--monospace)" w:eastAsia="宋体" w:cs="宋体"/>
          <w:color w:val="333333"/>
          <w:kern w:val="0"/>
          <w:sz w:val="22"/>
        </w:rPr>
        <w:t>(</w:t>
      </w:r>
      <w:r>
        <w:rPr>
          <w:rFonts w:ascii="var(--monospace)" w:hAnsi="var(--monospace)" w:eastAsia="宋体" w:cs="宋体"/>
          <w:color w:val="0000FF"/>
          <w:kern w:val="0"/>
          <w:sz w:val="22"/>
        </w:rPr>
        <w:t>n</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AA5500"/>
          <w:kern w:val="0"/>
          <w:sz w:val="22"/>
        </w:rPr>
        <w:t>// 当 数字===1 的时候，结束我们递进来的</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116644"/>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if</w:t>
      </w:r>
      <w:r>
        <w:rPr>
          <w:rFonts w:ascii="var(--monospace)" w:hAnsi="var(--monospace)" w:eastAsia="宋体" w:cs="宋体"/>
          <w:color w:val="333333"/>
          <w:kern w:val="0"/>
          <w:sz w:val="22"/>
        </w:rPr>
        <w:t>(</w:t>
      </w:r>
      <w:r>
        <w:rPr>
          <w:rFonts w:ascii="var(--monospace)" w:hAnsi="var(--monospace)" w:eastAsia="宋体" w:cs="宋体"/>
          <w:color w:val="0055AA"/>
          <w:kern w:val="0"/>
          <w:sz w:val="22"/>
        </w:rPr>
        <w:t>n</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770088"/>
          <w:kern w:val="0"/>
          <w:sz w:val="22"/>
        </w:rPr>
        <w:t>return</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AA5500"/>
          <w:kern w:val="0"/>
          <w:sz w:val="22"/>
          <w:lang w:eastAsia="zh-CN"/>
        </w:rPr>
      </w:pPr>
      <w:r>
        <w:rPr>
          <w:rFonts w:ascii="var(--monospace)" w:hAnsi="var(--monospace)" w:eastAsia="宋体" w:cs="宋体"/>
          <w:color w:val="333333"/>
          <w:kern w:val="0"/>
          <w:sz w:val="22"/>
        </w:rPr>
        <w:t xml:space="preserve">  </w:t>
      </w:r>
      <w:r>
        <w:rPr>
          <w:rFonts w:ascii="var(--monospace)" w:hAnsi="var(--monospace)" w:eastAsia="宋体" w:cs="宋体"/>
          <w:color w:val="AA5500"/>
          <w:kern w:val="0"/>
          <w:sz w:val="22"/>
        </w:rPr>
        <w:t>// 把每一个数字的阶乘转换为 数字 * 数字-1 的阶乘</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return</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n</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0055AA"/>
          <w:kern w:val="0"/>
          <w:sz w:val="22"/>
        </w:rPr>
        <w:t>n</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res</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fn</w:t>
      </w:r>
      <w:r>
        <w:rPr>
          <w:rFonts w:ascii="var(--monospace)" w:hAnsi="var(--monospace)" w:eastAsia="宋体" w:cs="宋体"/>
          <w:color w:val="333333"/>
          <w:kern w:val="0"/>
          <w:sz w:val="22"/>
        </w:rPr>
        <w:t>(</w:t>
      </w:r>
      <w:r>
        <w:rPr>
          <w:rFonts w:ascii="var(--monospace)" w:hAnsi="var(--monospace)" w:eastAsia="宋体" w:cs="宋体"/>
          <w:color w:val="116644"/>
          <w:kern w:val="0"/>
          <w:sz w:val="22"/>
        </w:rPr>
        <w:t>4</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000000"/>
          <w:kern w:val="0"/>
          <w:sz w:val="22"/>
        </w:rPr>
        <w:t>console</w:t>
      </w:r>
      <w:r>
        <w:rPr>
          <w:rFonts w:ascii="var(--monospace)" w:hAnsi="var(--monospace)" w:eastAsia="宋体" w:cs="宋体"/>
          <w:color w:val="333333"/>
          <w:kern w:val="0"/>
          <w:sz w:val="22"/>
        </w:rPr>
        <w:t>.</w:t>
      </w:r>
      <w:r>
        <w:rPr>
          <w:rFonts w:ascii="var(--monospace)" w:hAnsi="var(--monospace)" w:eastAsia="宋体" w:cs="宋体"/>
          <w:color w:val="000000"/>
          <w:kern w:val="0"/>
          <w:sz w:val="22"/>
        </w:rPr>
        <w:t>log</w:t>
      </w:r>
      <w:r>
        <w:rPr>
          <w:rFonts w:ascii="var(--monospace)" w:hAnsi="var(--monospace)" w:eastAsia="宋体" w:cs="宋体"/>
          <w:color w:val="333333"/>
          <w:kern w:val="0"/>
          <w:sz w:val="22"/>
        </w:rPr>
        <w:t>(</w:t>
      </w:r>
      <w:r>
        <w:rPr>
          <w:rFonts w:ascii="var(--monospace)" w:hAnsi="var(--monospace)" w:eastAsia="宋体" w:cs="宋体"/>
          <w:color w:val="000000"/>
          <w:kern w:val="0"/>
          <w:sz w:val="22"/>
        </w:rPr>
        <w:t>res</w:t>
      </w:r>
      <w:r>
        <w:rPr>
          <w:rFonts w:ascii="var(--monospace)" w:hAnsi="var(--monospace)" w:eastAsia="宋体" w:cs="宋体"/>
          <w:color w:val="333333"/>
          <w:kern w:val="0"/>
          <w:sz w:val="22"/>
        </w:rPr>
        <w:t>)</w:t>
      </w: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4、冒泡排序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口诀:</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ab/>
      </w:r>
      <w:r>
        <w:rPr>
          <w:rFonts w:ascii="Open Sans" w:hAnsi="Open Sans" w:eastAsia="宋体" w:cs="Open Sans"/>
          <w:color w:val="333333"/>
          <w:kern w:val="0"/>
          <w:sz w:val="24"/>
          <w:szCs w:val="24"/>
        </w:rPr>
        <w:t>先给一个数组</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双层 for 循环, 一层减 1 次</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里层再减外层变量</w:t>
      </w:r>
    </w:p>
    <w:p>
      <w:pPr>
        <w:widowControl/>
        <w:spacing w:before="192" w:after="192"/>
        <w:jc w:val="left"/>
        <w:rPr>
          <w:rFonts w:ascii="Open Sans" w:hAnsi="Open Sans" w:eastAsia="宋体" w:cs="Open Sans"/>
          <w:color w:val="333333"/>
          <w:kern w:val="0"/>
          <w:sz w:val="24"/>
          <w:szCs w:val="24"/>
        </w:rPr>
      </w:pPr>
      <w:r>
        <w:rPr>
          <w:rFonts w:ascii="Open Sans" w:hAnsi="Open Sans" w:eastAsia="宋体" w:cs="Open Sans"/>
          <w:color w:val="333333"/>
          <w:kern w:val="0"/>
          <w:sz w:val="24"/>
          <w:szCs w:val="24"/>
        </w:rPr>
        <w:t>用里层变量交换变量</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arr</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r>
        <w:rPr>
          <w:rFonts w:ascii="var(--monospace)" w:hAnsi="var(--monospace)" w:eastAsia="宋体" w:cs="宋体"/>
          <w:color w:val="116644"/>
          <w:kern w:val="0"/>
          <w:sz w:val="22"/>
        </w:rPr>
        <w:t>3</w:t>
      </w:r>
      <w:r>
        <w:rPr>
          <w:rFonts w:ascii="var(--monospace)" w:hAnsi="var(--monospace)" w:eastAsia="宋体" w:cs="宋体"/>
          <w:color w:val="333333"/>
          <w:kern w:val="0"/>
          <w:sz w:val="22"/>
        </w:rPr>
        <w:t>,</w:t>
      </w:r>
      <w:r>
        <w:rPr>
          <w:rFonts w:ascii="var(--monospace)" w:hAnsi="var(--monospace)" w:eastAsia="宋体" w:cs="宋体"/>
          <w:color w:val="116644"/>
          <w:kern w:val="0"/>
          <w:sz w:val="22"/>
        </w:rPr>
        <w:t>4</w:t>
      </w:r>
      <w:r>
        <w:rPr>
          <w:rFonts w:ascii="var(--monospace)" w:hAnsi="var(--monospace)" w:eastAsia="宋体" w:cs="宋体"/>
          <w:color w:val="333333"/>
          <w:kern w:val="0"/>
          <w:sz w:val="22"/>
        </w:rPr>
        <w:t>,</w:t>
      </w:r>
      <w:r>
        <w:rPr>
          <w:rFonts w:ascii="var(--monospace)" w:hAnsi="var(--monospace)" w:eastAsia="宋体" w:cs="宋体"/>
          <w:color w:val="116644"/>
          <w:kern w:val="0"/>
          <w:sz w:val="22"/>
        </w:rPr>
        <w:t>2</w:t>
      </w:r>
      <w:r>
        <w:rPr>
          <w:rFonts w:ascii="var(--monospace)" w:hAnsi="var(--monospace)" w:eastAsia="宋体" w:cs="宋体"/>
          <w:color w:val="333333"/>
          <w:kern w:val="0"/>
          <w:sz w:val="22"/>
        </w:rPr>
        <w:t>,</w:t>
      </w:r>
      <w:r>
        <w:rPr>
          <w:rFonts w:ascii="var(--monospace)" w:hAnsi="var(--monospace)" w:eastAsia="宋体" w:cs="宋体"/>
          <w:color w:val="116644"/>
          <w:kern w:val="0"/>
          <w:sz w:val="22"/>
        </w:rPr>
        <w:t>8</w:t>
      </w:r>
      <w:r>
        <w:rPr>
          <w:rFonts w:ascii="var(--monospace)" w:hAnsi="var(--monospace)" w:eastAsia="宋体" w:cs="宋体"/>
          <w:color w:val="333333"/>
          <w:kern w:val="0"/>
          <w:sz w:val="22"/>
        </w:rPr>
        <w:t>,</w:t>
      </w:r>
      <w:r>
        <w:rPr>
          <w:rFonts w:ascii="var(--monospace)" w:hAnsi="var(--monospace)" w:eastAsia="宋体" w:cs="宋体"/>
          <w:color w:val="116644"/>
          <w:kern w:val="0"/>
          <w:sz w:val="22"/>
        </w:rPr>
        <w:t>5</w:t>
      </w:r>
      <w:r>
        <w:rPr>
          <w:rFonts w:ascii="var(--monospace)" w:hAnsi="var(--monospace)" w:eastAsia="宋体" w:cs="宋体"/>
          <w:color w:val="333333"/>
          <w:kern w:val="0"/>
          <w:sz w:val="22"/>
        </w:rPr>
        <w:t>,</w:t>
      </w:r>
      <w:r>
        <w:rPr>
          <w:rFonts w:ascii="var(--monospace)" w:hAnsi="var(--monospace)" w:eastAsia="宋体" w:cs="宋体"/>
          <w:color w:val="116644"/>
          <w:kern w:val="0"/>
          <w:sz w:val="22"/>
        </w:rPr>
        <w:t>89</w:t>
      </w:r>
      <w:r>
        <w:rPr>
          <w:rFonts w:ascii="var(--monospace)" w:hAnsi="var(--monospace)" w:eastAsia="宋体" w:cs="宋体"/>
          <w:color w:val="333333"/>
          <w:kern w:val="0"/>
          <w:sz w:val="22"/>
        </w:rPr>
        <w:t>,</w:t>
      </w:r>
      <w:r>
        <w:rPr>
          <w:rFonts w:ascii="var(--monospace)" w:hAnsi="var(--monospace)" w:eastAsia="宋体" w:cs="宋体"/>
          <w:color w:val="116644"/>
          <w:kern w:val="0"/>
          <w:sz w:val="22"/>
        </w:rPr>
        <w:t>54</w:t>
      </w:r>
      <w:r>
        <w:rPr>
          <w:rFonts w:ascii="var(--monospace)" w:hAnsi="var(--monospace)" w:eastAsia="宋体" w:cs="宋体"/>
          <w:color w:val="333333"/>
          <w:kern w:val="0"/>
          <w:sz w:val="22"/>
        </w:rPr>
        <w:t>,</w:t>
      </w:r>
      <w:r>
        <w:rPr>
          <w:rFonts w:ascii="var(--monospace)" w:hAnsi="var(--monospace)" w:eastAsia="宋体" w:cs="宋体"/>
          <w:color w:val="116644"/>
          <w:kern w:val="0"/>
          <w:sz w:val="22"/>
        </w:rPr>
        <w:t>12</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for</w:t>
      </w:r>
      <w:r>
        <w:rPr>
          <w:rFonts w:ascii="var(--monospace)" w:hAnsi="var(--monospace)" w:eastAsia="宋体" w:cs="宋体"/>
          <w:color w:val="333333"/>
          <w:kern w:val="0"/>
          <w:sz w:val="22"/>
        </w:rPr>
        <w:t>(</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i</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0</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0000"/>
          <w:kern w:val="0"/>
          <w:sz w:val="22"/>
        </w:rPr>
        <w:t>length</w:t>
      </w:r>
      <w:r>
        <w:rPr>
          <w:rFonts w:ascii="var(--monospace)" w:hAnsi="var(--monospace)" w:eastAsia="宋体" w:cs="宋体"/>
          <w:color w:val="981A1A"/>
          <w:kern w:val="0"/>
          <w:sz w:val="22"/>
        </w:rPr>
        <w:t>-</w:t>
      </w: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i</w:t>
      </w:r>
      <w:r>
        <w:rPr>
          <w:rFonts w:ascii="var(--monospace)" w:hAnsi="var(--monospace)" w:eastAsia="宋体" w:cs="宋体"/>
          <w:color w:val="981A1A"/>
          <w:kern w:val="0"/>
          <w:sz w:val="22"/>
        </w:rPr>
        <w:t>++</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for</w:t>
      </w:r>
      <w:r>
        <w:rPr>
          <w:rFonts w:ascii="var(--monospace)" w:hAnsi="var(--monospace)" w:eastAsia="宋体" w:cs="宋体"/>
          <w:color w:val="333333"/>
          <w:kern w:val="0"/>
          <w:sz w:val="22"/>
        </w:rPr>
        <w:t>(</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0</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0000"/>
          <w:kern w:val="0"/>
          <w:sz w:val="22"/>
        </w:rPr>
        <w:t>length</w:t>
      </w:r>
      <w:r>
        <w:rPr>
          <w:rFonts w:ascii="var(--monospace)" w:hAnsi="var(--monospace)" w:eastAsia="宋体" w:cs="宋体"/>
          <w:color w:val="981A1A"/>
          <w:kern w:val="0"/>
          <w:sz w:val="22"/>
        </w:rPr>
        <w:t>-</w:t>
      </w:r>
      <w:r>
        <w:rPr>
          <w:rFonts w:ascii="var(--monospace)" w:hAnsi="var(--monospace)" w:eastAsia="宋体" w:cs="宋体"/>
          <w:color w:val="000000"/>
          <w:kern w:val="0"/>
          <w:sz w:val="22"/>
        </w:rPr>
        <w:t>i</w:t>
      </w:r>
      <w:r>
        <w:rPr>
          <w:rFonts w:ascii="var(--monospace)" w:hAnsi="var(--monospace)" w:eastAsia="宋体" w:cs="宋体"/>
          <w:color w:val="333333"/>
          <w:kern w:val="0"/>
          <w:sz w:val="22"/>
        </w:rPr>
        <w:t xml:space="preserve">; </w:t>
      </w:r>
      <w:r>
        <w:rPr>
          <w:rFonts w:ascii="var(--monospace)" w:hAnsi="var(--monospace)" w:eastAsia="宋体" w:cs="宋体"/>
          <w:color w:val="0055AA"/>
          <w:kern w:val="0"/>
          <w:sz w:val="22"/>
        </w:rPr>
        <w:t>j</w:t>
      </w:r>
      <w:r>
        <w:rPr>
          <w:rFonts w:ascii="var(--monospace)" w:hAnsi="var(--monospace)" w:eastAsia="宋体" w:cs="宋体"/>
          <w:color w:val="981A1A"/>
          <w:kern w:val="0"/>
          <w:sz w:val="22"/>
        </w:rPr>
        <w:t>++</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770088"/>
          <w:kern w:val="0"/>
          <w:sz w:val="22"/>
        </w:rPr>
        <w:t>if</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&gt;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770088"/>
          <w:kern w:val="0"/>
          <w:sz w:val="22"/>
        </w:rPr>
        <w:t>var</w:t>
      </w:r>
      <w:r>
        <w:rPr>
          <w:rFonts w:ascii="var(--monospace)" w:hAnsi="var(--monospace)" w:eastAsia="宋体" w:cs="宋体"/>
          <w:color w:val="333333"/>
          <w:kern w:val="0"/>
          <w:sz w:val="22"/>
        </w:rPr>
        <w:t xml:space="preserve"> </w:t>
      </w:r>
      <w:r>
        <w:rPr>
          <w:rFonts w:ascii="var(--monospace)" w:hAnsi="var(--monospace)" w:eastAsia="宋体" w:cs="宋体"/>
          <w:color w:val="0000FF"/>
          <w:kern w:val="0"/>
          <w:sz w:val="22"/>
        </w:rPr>
        <w:t>tmp</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000000"/>
          <w:kern w:val="0"/>
          <w:sz w:val="22"/>
          <w:lang w:eastAsia="zh-CN"/>
        </w:rPr>
      </w:pPr>
      <w:r>
        <w:rPr>
          <w:rFonts w:ascii="var(--monospace)" w:hAnsi="var(--monospace)" w:eastAsia="宋体" w:cs="宋体"/>
          <w:color w:val="333333"/>
          <w:kern w:val="0"/>
          <w:sz w:val="22"/>
        </w:rPr>
        <w:t>         </w:t>
      </w:r>
      <w:r>
        <w:rPr>
          <w:rFonts w:ascii="var(--monospace)" w:hAnsi="var(--monospace)" w:eastAsia="宋体" w:cs="宋体"/>
          <w:color w:val="000000"/>
          <w:kern w:val="0"/>
          <w:sz w:val="22"/>
        </w:rPr>
        <w:t>arr</w:t>
      </w:r>
      <w:r>
        <w:rPr>
          <w:rFonts w:ascii="var(--monospace)" w:hAnsi="var(--monospace)" w:eastAsia="宋体" w:cs="宋体"/>
          <w:color w:val="333333"/>
          <w:kern w:val="0"/>
          <w:sz w:val="22"/>
        </w:rPr>
        <w:t>[</w:t>
      </w:r>
      <w:r>
        <w:rPr>
          <w:rFonts w:ascii="var(--monospace)" w:hAnsi="var(--monospace)" w:eastAsia="宋体" w:cs="宋体"/>
          <w:color w:val="0055AA"/>
          <w:kern w:val="0"/>
          <w:sz w:val="22"/>
        </w:rPr>
        <w:t>j</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116644"/>
          <w:kern w:val="0"/>
          <w:sz w:val="22"/>
        </w:rPr>
        <w:t>1</w:t>
      </w:r>
      <w:r>
        <w:rPr>
          <w:rFonts w:ascii="var(--monospace)" w:hAnsi="var(--monospace)" w:eastAsia="宋体" w:cs="宋体"/>
          <w:color w:val="333333"/>
          <w:kern w:val="0"/>
          <w:sz w:val="22"/>
        </w:rPr>
        <w:t xml:space="preserve">] </w:t>
      </w:r>
      <w:r>
        <w:rPr>
          <w:rFonts w:ascii="var(--monospace)" w:hAnsi="var(--monospace)" w:eastAsia="宋体" w:cs="宋体"/>
          <w:color w:val="981A1A"/>
          <w:kern w:val="0"/>
          <w:sz w:val="22"/>
        </w:rPr>
        <w:t>=</w:t>
      </w:r>
      <w:r>
        <w:rPr>
          <w:rFonts w:ascii="var(--monospace)" w:hAnsi="var(--monospace)" w:eastAsia="宋体" w:cs="宋体"/>
          <w:color w:val="333333"/>
          <w:kern w:val="0"/>
          <w:sz w:val="22"/>
        </w:rPr>
        <w:t xml:space="preserve"> </w:t>
      </w:r>
      <w:r>
        <w:rPr>
          <w:rFonts w:ascii="var(--monospace)" w:hAnsi="var(--monospace)" w:eastAsia="宋体" w:cs="宋体"/>
          <w:color w:val="000000"/>
          <w:kern w:val="0"/>
          <w:sz w:val="22"/>
        </w:rPr>
        <w:t>tmp</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      }</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lang w:eastAsia="zh-CN"/>
        </w:rPr>
      </w:pPr>
      <w:r>
        <w:rPr>
          <w:rFonts w:ascii="var(--monospace)" w:hAnsi="var(--monospace)" w:eastAsia="宋体" w:cs="宋体"/>
          <w:color w:val="333333"/>
          <w:kern w:val="0"/>
          <w:sz w:val="22"/>
        </w:rPr>
        <w:t>}</w:t>
      </w:r>
    </w:p>
    <w:p>
      <w:pPr>
        <w:widowControl/>
        <w:pBdr>
          <w:top w:val="single" w:color="E7EAED" w:sz="6" w:space="6"/>
          <w:left w:val="single" w:color="E7EAED" w:sz="6" w:space="3"/>
          <w:bottom w:val="single" w:color="E7EAED" w:sz="6" w:space="5"/>
          <w:right w:val="single" w:color="E7EAED" w:sz="6" w:space="3"/>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jc w:val="left"/>
        <w:rPr>
          <w:rFonts w:hint="eastAsia" w:ascii="var(--monospace)" w:hAnsi="var(--monospace)" w:eastAsia="宋体" w:cs="宋体"/>
          <w:color w:val="333333"/>
          <w:kern w:val="0"/>
          <w:sz w:val="22"/>
        </w:rPr>
      </w:pPr>
      <w:r>
        <w:rPr>
          <w:rFonts w:ascii="var(--monospace)" w:hAnsi="var(--monospace)" w:eastAsia="宋体" w:cs="宋体"/>
          <w:color w:val="333333"/>
          <w:kern w:val="0"/>
          <w:sz w:val="22"/>
        </w:rPr>
        <w:t>}</w:t>
      </w:r>
    </w:p>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实践题</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经过二个月“测评项目“开发，测试，上线，”测评项目“服务于学校实施的第一站，参与测评学校的学生上午8点集中开测。市场反馈有如下情况：</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1）打开网站出现502</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2）登录进不去系统</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3）提交数据一致反复</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4）有时出现白屏现象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对于市场反馈情况谈谈你的认识？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首先，502错误，意思是worker忙不过来，参与测评学校的学生上午8点集中开测，在短时间内访问人数过多导致积累了大量的请求，后台服务器忙不过来。解决方法贵公司可以看一下PHP到底在忙些啥，如果是 CPU 密集型计算（应该不会），看看CPU和内存满没满，没满就多开一些worker，满了就多加一些机子。我猜测可能是数据库响应缓慢，然后人多了数据库是否能撑住也是一个考虑，多用一些缓存吧。防流量攻击真没啥好办法，找牛逼一些的机房/CDN 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第二个问题，结合502报错来看，登录不进系统的原因估计也是短时间内访问人数过多导致服务器崩了。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提交数据一直反复就相对复杂了，可能出现的使用场景也有很多。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比如说我们在提交表单的时候，有可能是网络延迟或内存不足，导致点击一次提交按钮，页面没有反应，结果强迫症就犯了，就疯狂的点提交恨不得把手机屏幕点烂来。也有可能是有些毛孩子，点完提交按钮立马点击刷新页面，或直接返回上层页面想卡bug，不为别的，哎~就是玩儿。</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对于这种情况，我以前工作的做法就是设置蒙版层，不管你怎么点，只要你点提交，我就给你弹出蒙版层。其实这个问题最根本的原因是程序没有进行重复判断，导致数据库重复写入。前端后端都可以添加一个重复判断逻辑，判断后台数据库中是否已经存在当前提交的数据，避免重复添加。但是这种判断只解决了两次表单依次提交的问题，如果不同用户同时提交表单，数据就不一定会正确了。这种问题就是我们常说的并发问题，并发问题的解决方案也有很多，比如：加锁排队处理等。</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最后提到解决白屏问题，我个人在白屏优化实践上尝试过SSR、预渲染、还有骨架屏等一些方案，每个方案都个有自己的优劣，需要根据实际的业务场景进行取舍。</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SSR服务端渲染，这个方案可以让页面直接在服务端渲染，但是不利于前后端分离，开发的效率也比客户端渲染低，同时也加大了服务器的压力。而且由于地理位置的不同，不同用户看到的页面也是不一样的，也就是所谓的千人千面，这也为缓存造成了一定困难。</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使用预渲染的话，预渲染插件会在编译阶段就将对应的路由编译好插入到app节点，这样就能在js文件解析过程中有内容展示，js解析完成后，项目使用的单页面应用框架会将app节点内的内容替换成它渲染好的内容。但是当真实访问页面的时候，真实数据可能已经和预渲染的数据有了很大的出入，会导致涉及到一些价格、金额、地理位置的地方甚至会导致用户做出一些错误的决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使用骨架屏的话，实现原理和预加载类似，也可以很好的完善预渲染的不足。但是也存在与业务深度耦合，页面复杂度变高的问题。当应对需求变更时，骨架屏结构成本，工具实现成本，配置成本，项目的维护成本，都比较高。</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25"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二、项目中的挑战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项目开发中有遇到什么挑战没？</w:t>
      </w:r>
    </w:p>
    <w:p>
      <w:pPr>
        <w:widowControl/>
        <w:shd w:val="clear" w:color="auto" w:fill="FFFFFF"/>
        <w:spacing w:after="204"/>
        <w:jc w:val="left"/>
        <w:rPr>
          <w:rFonts w:ascii="Helvetica" w:hAnsi="Helvetica" w:eastAsia="宋体" w:cs="Helvetica"/>
          <w:color w:val="858585"/>
          <w:spacing w:val="3"/>
          <w:kern w:val="0"/>
          <w:sz w:val="24"/>
          <w:szCs w:val="24"/>
        </w:rPr>
      </w:pPr>
      <w:r>
        <w:rPr>
          <w:rFonts w:ascii="Helvetica" w:hAnsi="Helvetica" w:eastAsia="宋体" w:cs="Helvetica"/>
          <w:color w:val="858585"/>
          <w:spacing w:val="3"/>
          <w:kern w:val="0"/>
          <w:sz w:val="24"/>
          <w:szCs w:val="24"/>
        </w:rPr>
        <w:t>1.问题描述：1）简单介绍这个项目规模、背景2）什么情况下遇到什么样的问题</w:t>
      </w:r>
    </w:p>
    <w:p>
      <w:pPr>
        <w:widowControl/>
        <w:shd w:val="clear" w:color="auto" w:fill="FFFFFF"/>
        <w:spacing w:after="204"/>
        <w:jc w:val="left"/>
        <w:rPr>
          <w:rFonts w:ascii="Helvetica" w:hAnsi="Helvetica" w:eastAsia="宋体" w:cs="Helvetica"/>
          <w:color w:val="858585"/>
          <w:spacing w:val="3"/>
          <w:kern w:val="0"/>
          <w:sz w:val="24"/>
          <w:szCs w:val="24"/>
        </w:rPr>
      </w:pPr>
      <w:r>
        <w:rPr>
          <w:rFonts w:ascii="Helvetica" w:hAnsi="Helvetica" w:eastAsia="宋体" w:cs="Helvetica"/>
          <w:color w:val="858585"/>
          <w:spacing w:val="3"/>
          <w:kern w:val="0"/>
          <w:sz w:val="24"/>
          <w:szCs w:val="24"/>
        </w:rPr>
        <w:t>2.你处理这个问题的过程及结果：1）遇到问题你如何思考；2）你如何执行的；3）处理结果如何</w:t>
      </w:r>
    </w:p>
    <w:p>
      <w:pPr>
        <w:widowControl/>
        <w:shd w:val="clear" w:color="auto" w:fill="FFFFFF"/>
        <w:jc w:val="left"/>
        <w:rPr>
          <w:rFonts w:ascii="Helvetica" w:hAnsi="Helvetica" w:eastAsia="宋体" w:cs="Helvetica"/>
          <w:color w:val="858585"/>
          <w:spacing w:val="3"/>
          <w:kern w:val="0"/>
          <w:sz w:val="24"/>
          <w:szCs w:val="24"/>
        </w:rPr>
      </w:pPr>
      <w:r>
        <w:rPr>
          <w:rFonts w:ascii="Helvetica" w:hAnsi="Helvetica" w:eastAsia="宋体" w:cs="Helvetica"/>
          <w:color w:val="858585"/>
          <w:spacing w:val="3"/>
          <w:kern w:val="0"/>
          <w:sz w:val="24"/>
          <w:szCs w:val="24"/>
        </w:rPr>
        <w:t>3.通过处理这个问题，你学到了什么或者说通过这个问题，你看到了你们什么不足，后续动作（采用什么样的方式，在以后的项目中避免再出现这类问题）</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1.（使用缓存处理）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做Vue开发移动端APP时，有个页面比较常见，左边是对所有菜谱品类的展示，右边是对对应菜谱的展示，一开始在开发的时候没注意，就直接在mounted()前面使用async,里面使用await调了两边接口后，又通过watch监听了品类索引变化，调了一遍接口。后面发现每次切换品类时，页面都有一闪而过的感觉，发现每次都调了一遍接口，这对性能消耗挺大。所以就尝试的走了Vuex做缓存处理。当时解决这个缓存问题用了一些巧妙的方法，首先缓存的数据，采用的是对象形式，不是数组。这样写起来更快，因为用品类的下标直接做缓存数据的key值，非常好写。不过后面又有点坑，就是我监听的是引用数据类型，不管是vue还是react，引用数据类型发生变化时，页面可能不会更新。后面又在mutation中对vuex中的数据更新时，做了一下深复制，就做好了缓存处理。因为我是根据判断这个对象中有没有数据去调接口的，如果存在，就不调接口。现在做了缓存没错，那如果以后后台的数据发生了变化的话，那我这里也不调接口了，后台数据就没有在页面上实现更新，所以在跳出这个页面的时候还要清下缓存。清缓存要在生命周期结束的时候清，如果碰到了动态组件把APP页面下的 Tap 栏包住的时候， Keep-alive。就不能用 destroyed 生命周期清除，要用 deactivated 生命周期去清除。这样才有始有终，完成缓存处理。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2.（解决关键词高亮问题----&gt;原理和字符串敏感词替换一样，但是用在关键词高亮上算是一个技术亮点吧）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用户配置一堆关键词，在页面上将这些关键词高亮，也许你会觉得这有什么难度？用正则匹配一下出来高亮不就行了吗？但是，一开始，用户的词不多，我确实使用的是遍历，时间复杂度为n2。后来用户会配置100w量级的词，使用遍历就会使页面卡死崩溃。解决的方法就是：优化性能，高亮分三步，生成字典树，遍历页面文字，取出文字进行匹配。使用字典树代替遍历，整个页面100w量级的词绘制可以实现在1秒以内。</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3.（封装自定义组件）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一个小程序项目需求中，要求页面头部tab栏切换的同时，对应tab栏品类的页面也要展示出来。你可能会觉得这个需求用个taroUI组件库中的tabs标签页组件不就可以完成吗？但是这个需求想满足用户的沉浸式体验，切换页面时需要有独特丝滑的专场特效。所以当时面临的问题就是，使用的UI库的组件默认样式生硬，满足不了需求。我当时是对小程序原生swiper组件进行了二次封装，主要实现了几点自定义需求：头部Tab栏品类样式使用flex动态布局，实现品类数量可变；使用 slot 插槽来动态渲染 Tab区块中的内容，配合原生swiper组件使用定义插槽；小程序原生组件&lt;swiper&gt;是有默认高度的，必须手动设置其高度，这里使用wx.getSystemInfo来动态获取屏幕尺寸。自己封装组件，踩了不少坑，但从中我学习到了：使用小程序的原生组件，并修改其默认的样式；学会使用 slot 插槽，实现组件内容的差异化；学会了使用小程序原生 api 获取手机信息，用 js 改变组件样式等等</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4.（遇到了难用的轮子）</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写XXX小程序项目中需要实现音频播放的功能，官方已经推荐使用新的API了，然而这个小程序官方文档文档写得并不好，很多时候我们会遇到一些需求，或者改变而这些需求文档里又写得非常模糊，这就比较头疼了。小程序官方文档更新十分频繁，坑非常多。所以很多时候，我就要去不断地从文档的字里行间猜测，并结合源码一步一步地去跟踪，去尝试解决这个音频播放问题。但有时候确实超出了我的能力范围，那么我就会把我的问题提炼成一个小demo，到知乎、segmentfault思否去问，或者提问一些同样用这个轮子的作者，最终找到了新API的使用规范。</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注意</w:t>
      </w:r>
      <w:r>
        <w:rPr>
          <w:rFonts w:ascii="Helvetica" w:hAnsi="Helvetica" w:eastAsia="宋体" w:cs="Helvetica"/>
          <w:color w:val="333333"/>
          <w:spacing w:val="3"/>
          <w:kern w:val="0"/>
          <w:sz w:val="24"/>
          <w:szCs w:val="24"/>
        </w:rPr>
        <w:t>：这个时候你就要说你最擅长的，一定是你最擅长的点，告诉他这个问题怎么解决，一定是你最懂的，而且经得起推敲的解决方案。</w:t>
      </w:r>
      <w:r>
        <w:rPr>
          <w:rFonts w:ascii="Helvetica" w:hAnsi="Helvetica" w:eastAsia="宋体" w:cs="Helvetica"/>
          <w:b/>
          <w:bCs/>
          <w:color w:val="333333"/>
          <w:spacing w:val="3"/>
          <w:kern w:val="0"/>
          <w:sz w:val="24"/>
          <w:szCs w:val="24"/>
        </w:rPr>
        <w:t>你要准备的不仅仅是你的项目中有哪些难点，更重要的是和这个难点相关的知识都要准备充分。</w:t>
      </w:r>
      <w:r>
        <w:rPr>
          <w:rFonts w:ascii="Helvetica" w:hAnsi="Helvetica" w:eastAsia="宋体" w:cs="Helvetica"/>
          <w:color w:val="333333"/>
          <w:spacing w:val="3"/>
          <w:kern w:val="0"/>
          <w:sz w:val="24"/>
          <w:szCs w:val="24"/>
        </w:rPr>
        <w:t>所以，</w:t>
      </w:r>
      <w:r>
        <w:rPr>
          <w:rFonts w:ascii="Helvetica" w:hAnsi="Helvetica" w:eastAsia="宋体" w:cs="Helvetica"/>
          <w:b/>
          <w:bCs/>
          <w:color w:val="333333"/>
          <w:spacing w:val="3"/>
          <w:kern w:val="0"/>
          <w:sz w:val="24"/>
          <w:szCs w:val="24"/>
        </w:rPr>
        <w:t>你的答案并不是这个项目中最难的点，而是一个最能让你回答好整套相关问题的难点</w:t>
      </w:r>
      <w:r>
        <w:rPr>
          <w:rFonts w:ascii="Helvetica" w:hAnsi="Helvetica" w:eastAsia="宋体" w:cs="Helvetica"/>
          <w:color w:val="333333"/>
          <w:spacing w:val="3"/>
          <w:kern w:val="0"/>
          <w:sz w:val="24"/>
          <w:szCs w:val="24"/>
        </w:rPr>
        <w:t>。</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26"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三、最难得项目 </w:t>
      </w:r>
      <w:r>
        <w:rPr>
          <w:rFonts w:ascii="Segoe UI Symbol" w:hAnsi="Segoe UI Symbol" w:eastAsia="宋体" w:cs="Segoe UI Symbol"/>
          <w:b/>
          <w:bCs/>
          <w:color w:val="333333"/>
          <w:spacing w:val="3"/>
          <w:kern w:val="0"/>
          <w:sz w:val="42"/>
          <w:szCs w:val="42"/>
        </w:rPr>
        <w:t>★★★</w:t>
      </w:r>
      <w:r>
        <w:rPr>
          <w:rFonts w:ascii="Helvetica" w:hAnsi="Helvetica" w:eastAsia="宋体" w:cs="Helvetica"/>
          <w:b/>
          <w:bCs/>
          <w:color w:val="333333"/>
          <w:spacing w:val="3"/>
          <w:kern w:val="0"/>
          <w:sz w:val="42"/>
          <w:szCs w:val="42"/>
        </w:rPr>
        <w:t xml:space="preserve"> (同上)</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对哪个项目印象比较深刻深刻，遇到最难的项目是啥？</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【同上】</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1.问题描述：1）简单介绍这个项目规模、背景2）什么情况下遇到什么样的问题</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2.你处理这个问题的过程及结果：1）遇到问题你如何思考；2）你如何执行的；3）处理结果如何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3.通过处理这个问题，你学到了什么或者说通过这个问题，你看到了你们什么不足，后续动作（采用什么样的方式，在以后的项目中避免再出现这类问题）</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1.（使用缓存处理）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做Vue开发移动端APP时，有个页面比较常见，左边是对所有菜谱品类的展示，右边是对对应菜谱的展示，一开始在开发的时候没注意，就直接在mounted()前面使用async,里面使用await调了两边接口后，又通过watch监听了品类索引变化，调了一遍接口。后面发现每次切换品类时，页面都有一闪而过的感觉，发现每次都调了一遍接口，这对性能消耗挺大。所以就尝试的走了Vuex做缓存处理。当时解决这个缓存问题用了一些巧妙的方法，首先缓存的数据，采用的是对象形式，不是数组。这样写起来更快，因为用品类的下标直接做缓存数据的key值，非常好写。不过后面又有点坑，就是我监听的是引用数据类型，不管是vue还是react，引用数据类型发生变化时，页面可能不会更新。后面又在mutation中对vuex中的数据更新时，做了一下深复制，就做好了缓存处理。因为我是根据判断这个对象中有没有数据去调接口的，如果存在，就不调接口。现在做了缓存没错，那如果以后后台的数据发生了变化的话，那我这里也不调接口了，后台数据就没有在页面上实现更新，所以在跳出这个页面的时候还要清下缓存。清缓存要在生命周期结束的时候清，如果碰到了动态组件把APP页面下的 Tap 栏包住的时候， Keep-alive。就不能用 destroyed 生命周期清除，要用 deactivated 生命周期去清除。这样才有始有终，完成缓存处理。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2.（解决关键词高亮问题----&gt;原理和字符串敏感词替换一样，但是用在关键词高亮上算是一个技术亮点吧）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用户配置一堆关键词，在页面上将这些关键词高亮，也许你会觉得这有什么难度？用正则匹配一下出来高亮不就行了吗？但是，一开始，用户的词不多，我确实使用的是遍历，时间复杂度为n2。后来用户会配置100w量级的词，使用遍历就会使页面卡死崩溃。解决的方法就是：优化性能，高亮分三步，生成字典树，遍历页面文字，取出文字进行匹配。使用字典树代替遍历，整个页面100w量级的词绘制可以实现在1秒以内。</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3.（封装自定义组件）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一个小程序项目需求中，要求页面头部tab栏切换的同时，对应tab栏品类的页面也要展示出来。你可能会觉得这个需求用个taroUI组件库中的tabs标签页组件不就可以完成吗？但是这个需求想满足用户的沉浸式体验，切换页面时需要有独特丝滑的专场特效。所以当时面临的问题就是，使用的UI库的组件默认样式生硬，满足不了需求。我当时是对小程序原生swiper组件进行了二次封装，主要实现了几点自定义需求：头部Tab栏品类样式使用flex动态布局，实现品类数量可变；使用 slot 插槽来动态渲染 Tab区块中的内容，配合原生swiper组件使用定义插槽；小程序原生组件&lt;swiper&gt;是有默认高度的，必须手动设置其高度，这里使用wx.getSystemInfo来动态获取屏幕尺寸。自己封装组件，踩了不少坑，但从中我学习到了：使用小程序的原生组件，并修改其默认的样式；学会使用 slot 插槽，实现组件内容的差异化；学会了使用小程序原生 api 获取手机信息，用 js 改变组件样式等等</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4.（遇到了难用的轮子）</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写XXX小程序项目中需要实现音频播放的功能，官方已经推荐使用新的API了，然而这个小程序官方文档文档写得并不好，很多时候我们会遇到一些需求，或者改变而这些需求文档里又写得非常模糊，这就比较头疼了。小程序官方文档更新十分频繁，坑非常多。所以很多时候，我就要去不断地从文档的字里行间猜测，并结合源码一步一步地去跟踪，去尝试解决这个音频播放问题。但有时候确实超出了我的能力范围，那么我就会把我的问题提炼成一个小demo，到知乎、segmentfault思否去问，或者提问一些同样用这个轮子的作者，最终找到了新API的使用规范。</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注意</w:t>
      </w:r>
      <w:r>
        <w:rPr>
          <w:rFonts w:ascii="Helvetica" w:hAnsi="Helvetica" w:eastAsia="宋体" w:cs="Helvetica"/>
          <w:color w:val="333333"/>
          <w:spacing w:val="3"/>
          <w:kern w:val="0"/>
          <w:sz w:val="24"/>
          <w:szCs w:val="24"/>
        </w:rPr>
        <w:t>：这个时候你就要说你最擅长的，一定是你最擅长的点，告诉他这个问题怎么解决，一定是你最懂的，而且经得起推敲的解决方案。</w:t>
      </w:r>
      <w:r>
        <w:rPr>
          <w:rFonts w:ascii="Helvetica" w:hAnsi="Helvetica" w:eastAsia="宋体" w:cs="Helvetica"/>
          <w:b/>
          <w:bCs/>
          <w:color w:val="333333"/>
          <w:spacing w:val="3"/>
          <w:kern w:val="0"/>
          <w:sz w:val="24"/>
          <w:szCs w:val="24"/>
        </w:rPr>
        <w:t>你要准备的不仅仅是你的项目中有哪些难点，更重要的是和这个难点相关的知识都要准备充分。</w:t>
      </w:r>
      <w:r>
        <w:rPr>
          <w:rFonts w:ascii="Helvetica" w:hAnsi="Helvetica" w:eastAsia="宋体" w:cs="Helvetica"/>
          <w:color w:val="333333"/>
          <w:spacing w:val="3"/>
          <w:kern w:val="0"/>
          <w:sz w:val="24"/>
          <w:szCs w:val="24"/>
        </w:rPr>
        <w:t>所以，</w:t>
      </w:r>
      <w:r>
        <w:rPr>
          <w:rFonts w:ascii="Helvetica" w:hAnsi="Helvetica" w:eastAsia="宋体" w:cs="Helvetica"/>
          <w:b/>
          <w:bCs/>
          <w:color w:val="333333"/>
          <w:spacing w:val="3"/>
          <w:kern w:val="0"/>
          <w:sz w:val="24"/>
          <w:szCs w:val="24"/>
        </w:rPr>
        <w:t>你的答案并不是这个项目中最难的点，而是一个最能让你回答好整套相关问题的难点</w:t>
      </w:r>
      <w:r>
        <w:rPr>
          <w:rFonts w:ascii="Helvetica" w:hAnsi="Helvetica" w:eastAsia="宋体" w:cs="Helvetica"/>
          <w:color w:val="333333"/>
          <w:spacing w:val="3"/>
          <w:kern w:val="0"/>
          <w:sz w:val="24"/>
          <w:szCs w:val="24"/>
        </w:rPr>
        <w:t>。</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27"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四、前端扮演的角色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项目研发流程中作为前端开发一般扮演的啥角色？</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前端开发一般扮演着一个“团队核心废物”的角色。为什么这么说，首先在项目的研发中，UI小姐姐总感觉前端开发的页面满足不了她们的设计理念，说你没品味；后端小哥哥觉得前端开发就像只会写写样式的js交互工程师，像极了一个破美工的；测试小哥哥拿着测试报告说：这锅谁他娘的来背一下。还记得当年那个请你根据手机壳的颜色，来实现APP启动的颜色的产品经理嘛？这些对前端开发的误会难道不能折射出前端是团队里最应该学会沟通的人嘛？</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界面有问题需要和UI沟通,数据有问题需要和后台沟通,功能有问题需要和产品沟通,测试的时候给你提bug你还需要和测试沟通……毕竟前端是最接近用户的人,用户对一个网站,软件最直观的感受是反映到前端；交互体验更是前端项目的核心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和UI的沟通,在工作中我们不应该是被动的实现UI的设计,而是应该合理化的提出自己的想法,不然日后返工浪费的是双方的时间。比如通用组件的设计，每次页面的提示弹窗设计，再比如你需要做一个图表,用到了echarts,你完全可以让UI基于echarts去设计样式,而不是让她在那里自由发挥，因为你永远不知道设计师的脑子里装了多少创意,这样节省的是两个人的时间,不会出现他做好样式而你实现不了的尴尬。</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和后端联调接口前，先要对业务需求了解透彻，需要哪些数据，有时候明明后台来处理某个事件很简单,后台非要你来做,这就需要我们对一个需求,一个任务的要有清晰认识了,如果对任务含糊不清,自己都没搞明白,你只能受后台摆布了.最后可能也会因为任务没有完成而备受责难了。有理有据,后台开发人员是不会说什么的,否则,后台会很不耐烦的,甚至骂你的可能都有,本身做后台比较难,尤其在查询数据,取数据,封装数据方面都比较难处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面对产品经理的需求，前端应该深刻理解需求，毕竟工作性质影响了一个人的思维逻辑，前端能站在一个产品经理的角度去思考每一个需求，便显得尤其重要。不放过每一个细节也很重要。产品经理在设计一个产品的时候，都是从大方向去想问题的，大方向没有错就行了，细节脱离不了大方向。这是他们想的。但是对于程序来说，却万万不能。因为一个细节的逻辑往往决定了整个大方向。</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举个例子：有一个需求，用户的作品需要提交审核，经过审核才可以让所有人看到。当产品经理交这个需求给你的时候，你能察觉到什么问题了吗？这里面有几个细节：1.用户提交审核后，用户可以不可以再编辑作品；2.作品是否会多次审核；3.需不需要记录审核历史；4.用户作品是否需要有版本的控制，如要产生版本，版本又是如何产生的；5.审核通过后，用户可以不可以再修改作品，若不可以，那么是不是其他人就看不见用户作品等等。</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我认为前端开发是团队里最应该学会沟通的人，一个好的前端开发模式可以推动整个项目的进步的，尽管有时可能会被误解成废物，但是这何尝不是大家公认的核心呢？</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28"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五、项目有啥优化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现在有的项目中觉得哪些项目可以继续优化，为啥没有优化？</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之前用vue做了一个动态官网项目，后期客户要求seo，百度上之前搜索不到官网地址，后来在项目的入口文件index.html页面加上了，固定的meta标签，加上name名为keywords、description的meta标签。以上做了个简单的seo优化，这个项目有几个官网，但是其中只有一个官网要求seo，也就是在百度能够搜索到，当时为了应急，就写死了，但是，其它的网站也就会受到干扰了，也就是对于一个项目对应几个官网，写死的meta标签做seo是不科学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如果这个项目要解决seo优化，可以用服务端渲染（ssr），如果项目刚开始就考虑到seo，采用服务端渲染，那么就用服务端渲染就得了。但是一般来讲，项目做到后期才会考虑到seo的问题，这时再去搞服务端渲染，相当于重头写项目，非常耗费人力物力。</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所以先只考虑在首页加入 meta 标签提供一些元数据，使用简单、具有表意性的 title 以及使用 h5 提供的具有语义化的标签（不要一堆 div），生成对 search engine 友好的 sitemap，使用合理的 html 结构（比如按标题、内容、页脚这样的顺序、或者将重要的内容放在 html 前，其他放在后）</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29"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六、总结过项目吗？</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平时写项目总结么，一般总结哪些东西？</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平时在写项目的时候，会写项目总结，常常会遇到什么技术难点后，先用自己积累的知识点去尝试解决，如果遇到不会的，我就会在网上查看文档，通过翻阅资料解决问题。在解决问题后，一般我会将我认为有坑的地方记录下来。</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比如，最近我做的一个比较有特点的项目，用的是 React + taro + koa框架，完成类似听书小程序。里面有个书城页面，是自己封装了品类筛选的组件。用的是小程序 scroll-view 的原生API，这里面有好多个坑，首先他有一个API，是scrollintoView,这个API的值不能数字开头，但是后端给的数字一般都是id，数字嘛。这只能自己把后端传的数字处理成string类型。最后还有一个样式的坑，你一定要按照官方文档中给的CSS样式来，给scroll-wrap加上white-space：nowrap和宽度百分百，才能实现滚动的效果。</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除了总结遇到的问题，还会总结一下自己负责模块的一些规范，比如打包技术，图片的使用，自己使用了那些UI库的组件实现了什么具体的功能。自己负责的模块中联调了哪些接口。最后总结下大概完成了哪些需求。</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0"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七、持续学习么？</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工作中能够持续学习么？</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工作中当然可以持续学习，我认为每次对自己的总结就是很好学习机会，可以是工作上的总结，生活上的总结，某一件小事的总结都可以学习。</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总结自己掌握的前端知识体系，总结知识体系的过程是一个查缺补漏的过程。遇到没掌握或者了解不深的知识点，务必去了解、搞清楚，否则就不算掌握。还可以，总结自己做过的项目中有哪些难点，或者技术架构。涉及到的所有技术点都可以挖一下，看看有没有某个点是自己描述不清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有空闲时间，会去leetcode社区上找点算法题，可以去bestofjs社区看看社区又出了什么比较前沿的技术，框架 。还可以去Git上看看别人写的代码，或者翻翻Vue，React源码研究研究。</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1"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八、学习动力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学习的动力怎么来的，如何维持？</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我对前端开发学习动力来自对解决问题的成就感，这一个过程，是让人享受的。比如刚步入前端的时候，当我刚学会怎么使用css属性，去给静态页面添加旋转，缩放，背景颜色渐变的时候，那时候满脑子都是花里花哨的效果，在练习的demo中，一些地方本来朴实无华，但我偏偏想用用动画，渐变去玩一玩。后面学到用js操作dom元素，自己玩玩计时器，页面上能玩的更花里胡哨了，就感觉非常舒服。在又学会了jq,ajax配合表单的使用，向后端传递数据时，感觉就非常到位。慢慢就觉得前端开发非常有成就感。现在前端开发，知识体系庞大，各种框架组件，组件写法百花齐放，这难道不是一种让人兴奋的事嘛？我在工作中不但可以做着让人兴奋的事，还可以拿工资，这难道不舒服嘛？</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2"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FF0000"/>
          <w:spacing w:val="3"/>
          <w:kern w:val="0"/>
          <w:sz w:val="42"/>
          <w:szCs w:val="42"/>
        </w:rPr>
        <w:t xml:space="preserve">九、未来规划 </w:t>
      </w:r>
      <w:r>
        <w:rPr>
          <w:rFonts w:ascii="Segoe UI Symbol" w:hAnsi="Segoe UI Symbol" w:eastAsia="宋体" w:cs="Segoe UI Symbol"/>
          <w:b/>
          <w:bCs/>
          <w:color w:val="FF0000"/>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未来会有什么样的规划？</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我近期的规划首先先把咱们公司的项目做好。另外夯实我自己的技术，多学一些组件、插件，再多学一到两个框架。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这是我近期的规划，对于中长期的规划。我打算将来我研究研究Vue，react，源码。深入了解一下前端工程化和实践，我会持续关注业界的新话题和新技术，并锻炼一下自己进行项目或者业务的技术选型的能力，尝试制定前端的技术规范，制定文档。前段时间也研究过一下webpack，用webpack自己手动搭建了一个React脚手架，把以前工作写的后台管理系统重新在在自己搭的脚手架中简单的跑了一下。我觉得这让我对前端工程化思想有很大的帮助。所以未来希望自己的技术水平能再上一个台阶，也为了更好的为我们公司服务。</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3"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FF0000"/>
          <w:spacing w:val="3"/>
          <w:kern w:val="0"/>
          <w:sz w:val="42"/>
          <w:szCs w:val="42"/>
        </w:rPr>
        <w:t xml:space="preserve">十、你对加班的看法 </w:t>
      </w:r>
      <w:r>
        <w:rPr>
          <w:rFonts w:ascii="Segoe UI Symbol" w:hAnsi="Segoe UI Symbol" w:eastAsia="宋体" w:cs="Segoe UI Symbol"/>
          <w:b/>
          <w:bCs/>
          <w:color w:val="FF0000"/>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对于加班你是怎么看的？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现在每个行业都竞争激烈。企业要想在竞争中占据主动地位，就必须付出更多的努力。比如华为提倡的奋斗者精神。所以我认为正常的加班是可以理解的，如果是工作需要，我会义不容辞的加班。我现在单身，没有任何的家庭负担，可以全身心的投入工作，但是同时，我会提升工作效率，不至于存在加班很严重的情况。如果公司遇到了紧急的任务，我肯定是全力配合公司来完成。</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4"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十一、学习前端的历程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说下你学习前端的历程吧？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【按照个人简历上历程的来回答，不穿帮即可】</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5"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十二、前端的未来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前端未来展望？</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看好，非常看好。很多人以为，前端入门门槛比较低，随便学学HTML,CSS就能只做网页，随便网上看看教程，看几本书就能学会了。这样的话，岂不是随便在家看看，就能入职前端开发工程师了？那当然不是，前端虽然入门容易，但是越往后学的越慢。很多人只是看一点点基础，随便学点东西，只会一点点皮毛就不再深入拓展。那这样的人，市场当然早就饱和了。其实每个行业都是这样，金字塔原理，顶尖的人群可能只占百分之几，而下面的百分之八十，可能都是往这个门里挤的人。这之中，能力强的挤上去了，而能力不足又不努力的，只能被拒之门外。在未来，专业的前端开发工程师才是企业真正争夺的香饽饽。而被淘汰的不是前端开发，而是淘汰技术落后和技术不精的开发者。③关于这个行业的未来刚刚也有提到过，这个行业正处于一个高速发展的阶段，短期内还看不到任何衰退的迹象。随着前端的不断发展，移动端应用、小程序、H5游戏等全新产品的出现，前端开发应用场景不断拓展。走向更专业和工程化的发展。前端还有太多的道路没有探索，没有挖掘，很难判断前端没有现在火的时候行业会怎么样。</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前端工程师面向的范围很广，学习的知识也很广泛。不过，要想成为全栈工程师，还是有很长一段距离的，有很多全新知识需要学习。会不会变成全栈工程师，可能更多跟你自己的想法相关吧。不成为全栈工程师，做专一的前端开发工作，也不是不行。</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6"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十三、前端的发展 </w:t>
      </w:r>
      <w:r>
        <w:rPr>
          <w:rFonts w:ascii="Segoe UI Symbol" w:hAnsi="Segoe UI Symbol" w:eastAsia="宋体" w:cs="Segoe UI Symbol"/>
          <w:b/>
          <w:bCs/>
          <w:color w:val="333333"/>
          <w:spacing w:val="3"/>
          <w:kern w:val="0"/>
          <w:sz w:val="42"/>
          <w:szCs w:val="42"/>
        </w:rPr>
        <w:t>★★★</w:t>
      </w:r>
      <w:r>
        <w:rPr>
          <w:rFonts w:ascii="Helvetica" w:hAnsi="Helvetica" w:eastAsia="宋体" w:cs="Helvetica"/>
          <w:b/>
          <w:bCs/>
          <w:color w:val="333333"/>
          <w:spacing w:val="3"/>
          <w:kern w:val="0"/>
          <w:sz w:val="42"/>
          <w:szCs w:val="42"/>
        </w:rPr>
        <w:t xml:space="preserve"> (同上)</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你看好前端发展吗？</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【同上】</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看好，非常看好。很多人以为，前端入门门槛比较低，随便学学HTML,CSS就能只做网页，随便网上看看教程，看几本书就能学会了。这样的话，岂不是随便在家看看，就能入职前端开发工程师了？那当然不是，前端虽然入门容易，但是越往后学的越慢。很多人只是看一点点基础，随便学点东西，只会一点点皮毛就不再深入拓展。那这样的人，市场当然早就饱和了。其实每个行业都是这样，金字塔原理，顶尖的人群可能只占百分之几，而下面的百分之八十，可能都是往这个门里挤的人。这之中，能力强的挤上去了，而能力不足又不努力的，只能被拒之门外。在未来，专业的前端开发工程师才是企业真正争夺的香饽饽。而被淘汰的不是前端开发，而是淘汰技术落后和技术不精的开发者。③关于这个行业的未来刚刚也有提到过，这个行业正处于一个高速发展的阶段，短期内还看不到任何衰退的迹象。随着前端的不断发展，移动端应用、小程序、H5游戏等全新产品的出现，前端开发应用场景不断拓展。走向更专业和工程化的发展。前端还有太多的道路没有探索，没有挖掘，很难判断前端没有现在火的时候行业会怎么样。</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前端工程师面向的范围很广，学习的知识也很广泛。不过，要想成为全栈工程师，还是有很长一段距离的，有很多全新知识需要学习。会不会变成全栈工程师，可能更多跟你自己的想法相关吧。不成为全栈工程师，做专一的前端开发工作，也不是不行。</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7"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十四、登录的流程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请简单绘制登录场景的业务流程图，如不熟悉登录业务，也可以选择自己之前项目的业务简单说明。</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React做的后台管理系统的登录。【鉴权，不同角色的权限管理】</w: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十五、项目上线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项目上线后，会将 index.html 给后端，在地址栏上输入 www.abc.com，当在地址后面缀上 /layout 回车后，页面会报 404，是否遇见过这个问题，又该如何去解决？</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修改配置文件，把默认首页从index.html改成5ox.html就可以了。</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8"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十六、项目流程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项目中由谁定接口，公司文档如何管理，由谁负责上传代码，怎么上传代码的，项目发布都是怎么做的？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首先，接口文档不应以前端作为主导方提出，而是由服务端进行接口文档的编写工作，在编写完成后，和前端一起协商补充，这样做是最好的。前端只负责数据的展示，所以没必要由前端进行接口定义，因为服务端的逻辑处理如果完全按照前端提出的来，那还咋设计。。最重要的是沟通，并且熟悉业务逻辑。</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公司文档，</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项目上传由运维上传，</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39"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十七、前端工程师区别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请你说说高级前端工程师和初级以及中级有什么区别？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初级前端工程师：能熟练使用HTML、CSS、JS主要工作还是搭建静态页面。一套代码能适配PC+手机端。以外，还需要会使用一些框架之类的东西，像bootstrap、jquery之类的。会ajax了解怎么与后台交互是学习Ajax的关键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中级前端工程师：首先就是前端工程化有一定的了解，框架angular、vue、react 。那它和jquery有着很大区别。vue是数据控制页面渲染及状态，而jquery是DOM节点控制渲染，vue渲染页面更容易更优雅。vue能够把前端项目彻底工程化，有配置文件、可以安装第三方模块、配合webpack打包、可以实现模块化开发..等等，当然简单是它最大的优势。熟练es6 7 语法、vuex、Element_ui （开发pc端框架）、vux（开发手机端框架）、Mint UI（开发手机端框架）、Nodejs（后端语言，js语法）。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高级前端工程师：要求编写的模块更具有可复用性，不用怎么修改，后续要加新功能时，也不需要改动原有代码，就能让项目逐渐的稳定下来。有卓越的技术方案设计和架构能力了。能从原理层面来解决问题。对前端工程化、数据可视化、Webkit、可视化搭建、跨端、移动端动画等领域极为精通。来自于深耕，基本上有什么问题、需求或者技术评审，叫上他们就行。钻研和解决问题的能力。时刻关注业界新动态，能快速研究一项新技术，了解和思考如何应用以及对已有业务的帮助。如何提升体验以及赋能。遇到问题就解决问题，不抱怨。执行力和沟通能力。跨部门、团队协调合作，做一件事情能有始有终做好并且拿到成绩，拿到之后还可以汇报展示出来。</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0"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十八、使用 echars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用过echars与highchars么，你遇到哪些问题及如何解决的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用React项目中集成过echars图标表，首先引入之后，用window来访问，如果访问成功，就说明安装成功。指的注意的是echars图表初始化实例其实是dom操作，当用React的hooks写法时，这个初始化实例的操作要放在副作用里，就是用useEffect包起来，不然的话就影响性能。有时候还要注意样式，如果不给，图表就会没有高度，就不会显示出来。一般是从后端动态数据，先做一层处理，在一般是叫 options 生成器，把后端数据处理成 echars 的规范的数据，在引入到视图展示。还有注意调数据是异步的，所以要确保拿到数据后在显示图表。如果做大量图表，我们就需要封装一个个的 option ，不然数据会非常复杂。我们调接口肯定是走状态管理，一般的做法会使用两个useEffect，一个用来初始化，一个用来触发调接口。因为图表的实例化是dom操作，所以我们还有可以用hooks中useRef这个API去优化一下。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在工作中也是用过Ant-V，不过大都是看着文档来，思路都是一样的，实在有搞不定的问题，只能面向百度编程了。</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1"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十九、使用加密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你写过的项目中有没有使用过加密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没有使用过加密</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2"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二十、包管理工具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项目开发中是用什么工具来管理代码的；说一下你是用过的工具用法（git、svn）</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git包管理工具，加入一个项目组，正式开始开发，一般有以下几个步骤：</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1、git clone git@gitlab.com ——使用git clone克隆远程项目到本地，克隆到本地后只有一个分支master</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2、git checkout -b test ——本地创建一个test分支并为测试环境代码分支并切换至test，这里根据原项目仓库的测试环境代码分支命名，有些使用dev，这里假定原项目测试环境代码分支为test，测试test分支代码跟master分支代码相同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3、git pull origin test ——拉取远程test分支代码并合并到本地test分支，经过本步操作，本地test分支就是测试环境代码了，以后开发分支的代码都要先合并到test分支推到远程测试环境经过测试后才能进行线上部署</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4、git checkout master ——再切回master分支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5、git checkout -b develop-branch ——创建开发分支develop-branch并切换至develop-branch分支，这一步就是要进入开发了，一个需求一个开发分支，直到功能开发完毕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6、git add new_file.php ——把开发过程中新建的文件添加进版本管理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7、git commit -m '备注' ——提交所有变更</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8、git checkout test ——切换至测试分支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9、git merge develop-branch ——合并新开发的变更到test分支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10、git push origin test ——test推到远程分支，此时测试环境可以拉取test分支代码，然后进行测试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11、git checkout master &amp;&amp; git merge develop-branch ——测试通过后，切换到master分支然后合并develop-branch到master分支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12、git push origin master ——master分支推到远程仓库，进行后续的部署上线</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3"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二十一、前后端分离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谈谈对前后端分离的理解。</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我看来，前后端分离给开发工作带来了很多好处，在以前，没有这个概念的时候，一种经典的设计模式MVC模式。前端开发很不盛行，几乎很多后端程序员就兼顾了前端开发工作，前后端耦合性极强，在jsp时代，前端写好的页面最后要和后端实现交互，需要程序员手动的更改代码，这是很大的一个工作量，这种事情交给前端还是后端？谁都不愿意做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前后端分离过后，通过预先定义好接口规范，前端后端独立部署独立开发，后端只需要提供接口供调用即可，解耦效果是真的强，这对工作效率的提升是巨大的，对于后期的维护只需要前后端单独完成即可！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【可引导拓展至对 MVC、MVVM模式的理解】</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4"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二十二、路由跳转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请你说一下我从A页面路由跳到B页面如何让它不记录路由跳转</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this.$router.replace： 跳转到指定url路径，但是history栈中不会有记录，点击返回会跳转到上上个页面 (就是直接替换了当前页面)</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5"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FF0000"/>
          <w:spacing w:val="3"/>
          <w:kern w:val="0"/>
          <w:sz w:val="42"/>
          <w:szCs w:val="42"/>
        </w:rPr>
        <w:t xml:space="preserve">二十三、为什么辞职 </w:t>
      </w:r>
      <w:r>
        <w:rPr>
          <w:rFonts w:ascii="Segoe UI Symbol" w:hAnsi="Segoe UI Symbol" w:eastAsia="宋体" w:cs="Segoe UI Symbol"/>
          <w:b/>
          <w:bCs/>
          <w:color w:val="FF0000"/>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简单的自我介绍为什么辞职？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上一家公司，我也想过要早些辞职，但是考虑某个未完成的重要项目、或是继任者短期内还不能胜任角色所以晚了一些。主要的原因是在上一家公司待的时间比较长了，公司的各种业务已经非常熟练了，感觉工作成了流水线般的生产工具，技术达到了一定的瓶颈，我觉得我应该跳出舒适圈去接触更多的新技术与新的业务从而扩展自己的技术广度。我觉得贵公司的技术要求与我非常符合，有一些我自己非常熟练或精通的技术，更重要的事有一些我之前只是自己业余时间研究过但一直没有几乎用于实战的技术。我相信贵公司的岗位对我虽然有一定的挑战信但是会给我带来更多的提升机会。同时我上一家公司中用的React加koa框架做的项目也有很多设计上的亮点，我也可以将上一家优秀完整的项目开发流程与管理经验，项目设计思路与贵公司分享。完成互利互惠共同成长。</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6"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二十四、项目负责什么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讲一下最近的这个项目中都负责什么</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1. 这个项目的列表展示与详情页是我负责的。我对于后端传递的数据进行了怎样的处理，在异步请求中选择了一定的异步分割处理数据，拆分一次性阻塞主线程的时间，可以减少用户的等待，页面滚动时选择节流，减少无效的axios请求等等，对自己模块所负责的内容，进行梳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2. 这个项目的登录，注册，模块是我负责的。我对不同角色的鉴权是怎么实现的。。。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3. 这个项目的表单提交页是我负责的。。。。用了什么UI组件。。。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【问法同一、二大题类似，展开自己最拿手的回答即可】</w:t>
      </w:r>
    </w:p>
    <w:p>
      <w:pPr>
        <w:widowControl/>
        <w:spacing w:before="408" w:after="408"/>
        <w:jc w:val="left"/>
        <w:rPr>
          <w:rFonts w:ascii="宋体" w:hAnsi="宋体" w:eastAsia="宋体" w:cs="宋体"/>
          <w:kern w:val="0"/>
          <w:sz w:val="24"/>
          <w:szCs w:val="24"/>
        </w:rPr>
      </w:pPr>
      <w:r>
        <w:rPr>
          <w:rFonts w:ascii="宋体" w:hAnsi="宋体" w:eastAsia="宋体" w:cs="宋体"/>
          <w:kern w:val="0"/>
          <w:sz w:val="24"/>
          <w:szCs w:val="24"/>
        </w:rPr>
        <w:pict>
          <v:rect id="_x0000_i1047" o:spt="1" style="height:3pt;width:0pt;" fillcolor="#333333" filled="t" stroked="f" coordsize="21600,21600" o:hr="t" o:hrstd="t" o:hrnoshade="t" o:hralign="center">
            <v:path/>
            <v:fill on="t" focussize="0,0"/>
            <v:stroke on="f"/>
            <v:imagedata o:title=""/>
            <o:lock v:ext="edit"/>
            <w10:wrap type="none"/>
            <w10:anchorlock/>
          </v:rect>
        </w:pict>
      </w:r>
    </w:p>
    <w:p>
      <w:pPr>
        <w:widowControl/>
        <w:shd w:val="clear" w:color="auto" w:fill="FFFFFF"/>
        <w:spacing w:before="306" w:after="204"/>
        <w:jc w:val="left"/>
        <w:outlineLvl w:val="1"/>
        <w:rPr>
          <w:rFonts w:ascii="Helvetica" w:hAnsi="Helvetica" w:eastAsia="宋体" w:cs="Helvetica"/>
          <w:b/>
          <w:bCs/>
          <w:color w:val="333333"/>
          <w:spacing w:val="3"/>
          <w:kern w:val="0"/>
          <w:sz w:val="42"/>
          <w:szCs w:val="42"/>
        </w:rPr>
      </w:pPr>
      <w:r>
        <w:rPr>
          <w:rFonts w:ascii="Helvetica" w:hAnsi="Helvetica" w:eastAsia="宋体" w:cs="Helvetica"/>
          <w:b/>
          <w:bCs/>
          <w:color w:val="333333"/>
          <w:spacing w:val="3"/>
          <w:kern w:val="0"/>
          <w:sz w:val="42"/>
          <w:szCs w:val="42"/>
        </w:rPr>
        <w:t xml:space="preserve">二十五、判断成产、打包 </w:t>
      </w:r>
      <w:r>
        <w:rPr>
          <w:rFonts w:ascii="Segoe UI Symbol" w:hAnsi="Segoe UI Symbol" w:eastAsia="宋体" w:cs="Segoe UI Symbol"/>
          <w:b/>
          <w:bCs/>
          <w:color w:val="333333"/>
          <w:spacing w:val="3"/>
          <w:kern w:val="0"/>
          <w:sz w:val="42"/>
          <w:szCs w:val="42"/>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Segoe UI Symbol" w:hAnsi="Segoe UI Symbol" w:eastAsia="宋体" w:cs="Segoe UI Symbol"/>
          <w:color w:val="333333"/>
          <w:spacing w:val="3"/>
          <w:kern w:val="0"/>
          <w:sz w:val="24"/>
          <w:szCs w:val="24"/>
        </w:rPr>
        <w:t>★★★</w:t>
      </w:r>
      <w:r>
        <w:rPr>
          <w:rFonts w:ascii="Helvetica" w:hAnsi="Helvetica" w:eastAsia="宋体" w:cs="Helvetica"/>
          <w:color w:val="333333"/>
          <w:spacing w:val="3"/>
          <w:kern w:val="0"/>
          <w:sz w:val="24"/>
          <w:szCs w:val="24"/>
        </w:rPr>
        <w:t xml:space="preserve"> 怎么判断是开发环境 生产环境</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在node中，我们有一个对象process对象，它里面包括的一些信息，env和它的一些属性，当然NODE_ENV是我们自己加上去的自定义属性，用来区分环境变量，也就是通过这个变量来进行区别是开发环境还是生产环境；但是有个问题，不同电脑上设置的方式是不一样的，所以cross-env就来了，它可以跨平台设置环境和使用环境变量。</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npm install cross-env</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我们在webpack.base.conf.js文件中修改代码：</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const NODE_ENV=process.env.NODE_ENV;</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console.log(NODE_ENV);</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然后我们修改package.json文件：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//--config是可以设置我们执行哪个webpack文件，默认是执行webpack.config.js,但是我们现在修改文件名了，所以我们要设置一下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"build": "cross-env NODE_ENV=production webpack --config webpack.config.prod.js",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"dev": "cross-env NODE_ENV=development webpack-dev-server --config webpack.config.dev.js"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就这样，我们就实现了利用webpack来区分开发环境和生产环境，当我们用npm run dev运行的时候就是开发环境，当我们运行npm run build的时候就是构建生产环境打包；</w:t>
      </w:r>
    </w:p>
    <w:p/>
    <w:p>
      <w:pPr>
        <w:widowControl/>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1、作用域：</w:t>
      </w:r>
    </w:p>
    <w:p>
      <w:pPr>
        <w:spacing w:line="440" w:lineRule="exact"/>
        <w:rPr>
          <w:rFonts w:ascii="宋体" w:hAnsi="宋体" w:eastAsia="宋体" w:cs="宋体"/>
          <w:sz w:val="24"/>
        </w:rPr>
      </w:pPr>
      <w:r>
        <w:rPr>
          <w:rFonts w:hint="eastAsia" w:ascii="宋体" w:hAnsi="宋体" w:eastAsia="宋体" w:cs="宋体"/>
          <w:sz w:val="24"/>
          <w:szCs w:val="24"/>
        </w:rPr>
        <w:t>作用域就是它定义了变量的可访问范围，控制变量的可见性和生命周期。</w:t>
      </w:r>
    </w:p>
    <w:p>
      <w:pPr>
        <w:spacing w:line="440" w:lineRule="exact"/>
        <w:rPr>
          <w:rFonts w:ascii="宋体" w:hAnsi="宋体" w:eastAsia="宋体" w:cs="宋体"/>
          <w:sz w:val="24"/>
        </w:rPr>
      </w:pPr>
      <w:r>
        <w:rPr>
          <w:rFonts w:hint="eastAsia" w:ascii="宋体" w:hAnsi="宋体" w:eastAsia="宋体" w:cs="宋体"/>
          <w:sz w:val="24"/>
          <w:szCs w:val="24"/>
        </w:rPr>
        <w:t>作用域链的作用主要用于查找标识符</w:t>
      </w:r>
    </w:p>
    <w:p>
      <w:pPr>
        <w:spacing w:line="440" w:lineRule="exact"/>
        <w:rPr>
          <w:rFonts w:ascii="宋体" w:hAnsi="宋体" w:eastAsia="宋体" w:cs="宋体"/>
          <w:sz w:val="24"/>
        </w:rPr>
      </w:pPr>
      <w:r>
        <w:rPr>
          <w:rFonts w:hint="eastAsia" w:ascii="宋体" w:hAnsi="宋体" w:eastAsia="宋体" w:cs="宋体"/>
          <w:sz w:val="24"/>
          <w:szCs w:val="24"/>
          <w:shd w:val="clear" w:color="auto" w:fill="FFFFFF"/>
        </w:rPr>
        <w:t>作用域链的原理和原型链很类似，如果这个变量在自己的作用域中没有，那么它会寻找父级的，直到最顶层。 注意：JS没有块级作用域，若要形成块级作用域，可通过（function（）｛｝）（）；立即执行的形式实现。 </w:t>
      </w:r>
      <w:r>
        <w:rPr>
          <w:rFonts w:hint="eastAsia" w:ascii="宋体" w:hAnsi="宋体" w:eastAsia="宋体" w:cs="宋体"/>
          <w:sz w:val="24"/>
          <w:szCs w:val="24"/>
        </w:rPr>
        <w:t xml:space="preserve">                                        </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4、什么是闭包(closure),为什么要用它？</w:t>
      </w:r>
    </w:p>
    <w:p>
      <w:pPr>
        <w:widowControl/>
        <w:snapToGrid w:val="0"/>
        <w:spacing w:line="440" w:lineRule="exact"/>
        <w:jc w:val="left"/>
        <w:rPr>
          <w:rFonts w:ascii="宋体" w:hAnsi="宋体" w:eastAsia="宋体" w:cs="宋体"/>
          <w:kern w:val="0"/>
          <w:sz w:val="24"/>
        </w:rPr>
      </w:pPr>
      <w:r>
        <w:rPr>
          <w:rFonts w:hint="eastAsia" w:ascii="宋体" w:hAnsi="宋体" w:eastAsia="宋体" w:cs="宋体"/>
          <w:kern w:val="0"/>
          <w:sz w:val="24"/>
          <w:szCs w:val="24"/>
        </w:rPr>
        <w:t>闭包就是能够读取其他函数内部变量的函数。在本质上，闭包是将函数内部和函数外部连接起来的桥梁。</w:t>
      </w:r>
    </w:p>
    <w:p>
      <w:p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常见的构造方法，是在一个函数内部定义另外一个函数。内部函数可以引用外层的变量；外层变量不会被垃圾回收机制回收。 注意，闭包的原理是作用域链，所以闭包访问的上级作用域中的变量是个对象，其值为运算结束后的最后一个值。</w:t>
      </w:r>
    </w:p>
    <w:p>
      <w:p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优点：避免全局变量污染。缺点：容易造成内存泄漏。</w:t>
      </w:r>
    </w:p>
    <w:p>
      <w:pPr>
        <w:widowControl/>
        <w:snapToGrid w:val="0"/>
        <w:spacing w:line="440" w:lineRule="exact"/>
        <w:jc w:val="left"/>
        <w:rPr>
          <w:rFonts w:ascii="宋体" w:hAnsi="宋体" w:eastAsia="宋体" w:cs="宋体"/>
          <w:kern w:val="0"/>
          <w:sz w:val="24"/>
        </w:rPr>
      </w:pPr>
      <w:r>
        <w:rPr>
          <w:rFonts w:hint="eastAsia" w:ascii="宋体" w:hAnsi="宋体" w:eastAsia="宋体" w:cs="宋体"/>
          <w:kern w:val="0"/>
          <w:sz w:val="24"/>
          <w:szCs w:val="24"/>
        </w:rPr>
        <w:t>使用闭包可以形成独立的空间，延长变量的生命周期，保存中间状态值</w:t>
      </w:r>
    </w:p>
    <w:p>
      <w:pPr>
        <w:widowControl/>
        <w:snapToGrid w:val="0"/>
        <w:spacing w:line="440" w:lineRule="exact"/>
        <w:jc w:val="left"/>
        <w:outlineLvl w:val="4"/>
        <w:rPr>
          <w:rFonts w:ascii="宋体" w:hAnsi="宋体" w:eastAsia="宋体" w:cs="宋体"/>
          <w:kern w:val="0"/>
          <w:sz w:val="24"/>
        </w:rPr>
      </w:pPr>
      <w:r>
        <w:rPr>
          <w:rFonts w:hint="eastAsia" w:ascii="宋体" w:hAnsi="宋体" w:eastAsia="宋体" w:cs="宋体"/>
          <w:kern w:val="0"/>
          <w:sz w:val="24"/>
          <w:szCs w:val="24"/>
        </w:rPr>
        <w:t>闭包的应用场景：定时器</w:t>
      </w:r>
      <w:r>
        <w:rPr>
          <w:rFonts w:hint="eastAsia" w:ascii="宋体" w:hAnsi="宋体" w:eastAsia="宋体" w:cs="宋体"/>
          <w:kern w:val="0"/>
          <w:sz w:val="24"/>
          <w:szCs w:val="24"/>
        </w:rPr>
        <w:tab/>
      </w:r>
      <w:r>
        <w:rPr>
          <w:rFonts w:hint="eastAsia" w:ascii="宋体" w:hAnsi="宋体" w:eastAsia="宋体" w:cs="宋体"/>
          <w:kern w:val="0"/>
          <w:sz w:val="24"/>
          <w:szCs w:val="24"/>
        </w:rPr>
        <w:t>回调</w:t>
      </w:r>
      <w:r>
        <w:rPr>
          <w:rFonts w:hint="eastAsia" w:ascii="宋体" w:hAnsi="宋体" w:eastAsia="宋体" w:cs="宋体"/>
          <w:kern w:val="0"/>
          <w:sz w:val="24"/>
          <w:szCs w:val="24"/>
        </w:rPr>
        <w:tab/>
      </w:r>
      <w:r>
        <w:rPr>
          <w:rFonts w:hint="eastAsia" w:ascii="宋体" w:hAnsi="宋体" w:eastAsia="宋体" w:cs="宋体"/>
          <w:kern w:val="0"/>
          <w:sz w:val="24"/>
          <w:szCs w:val="24"/>
        </w:rPr>
        <w:t>函数防抖</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5、async、await 优缺点</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bdr w:val="single" w:color="E7EAED" w:sz="6" w:space="0"/>
          <w:shd w:val="clear" w:color="auto" w:fill="F3F4F4"/>
        </w:rPr>
        <w:t>async</w:t>
      </w:r>
      <w:r>
        <w:rPr>
          <w:rFonts w:hint="eastAsia" w:ascii="宋体" w:hAnsi="宋体" w:eastAsia="宋体" w:cs="宋体"/>
          <w:kern w:val="0"/>
          <w:sz w:val="24"/>
          <w:szCs w:val="24"/>
        </w:rPr>
        <w:t xml:space="preserve"> 和 </w:t>
      </w:r>
      <w:r>
        <w:rPr>
          <w:rFonts w:hint="eastAsia" w:ascii="宋体" w:hAnsi="宋体" w:eastAsia="宋体" w:cs="宋体"/>
          <w:kern w:val="0"/>
          <w:sz w:val="24"/>
          <w:szCs w:val="24"/>
          <w:bdr w:val="single" w:color="E7EAED" w:sz="6" w:space="0"/>
          <w:shd w:val="clear" w:color="auto" w:fill="F3F4F4"/>
        </w:rPr>
        <w:t>await</w:t>
      </w:r>
      <w:r>
        <w:rPr>
          <w:rFonts w:hint="eastAsia" w:ascii="宋体" w:hAnsi="宋体" w:eastAsia="宋体" w:cs="宋体"/>
          <w:kern w:val="0"/>
          <w:sz w:val="24"/>
          <w:szCs w:val="24"/>
        </w:rPr>
        <w:t xml:space="preserve"> 相比直接使用 </w:t>
      </w:r>
      <w:r>
        <w:rPr>
          <w:rFonts w:hint="eastAsia" w:ascii="宋体" w:hAnsi="宋体" w:eastAsia="宋体" w:cs="宋体"/>
          <w:kern w:val="0"/>
          <w:sz w:val="24"/>
          <w:szCs w:val="24"/>
          <w:bdr w:val="single" w:color="E7EAED" w:sz="6" w:space="0"/>
          <w:shd w:val="clear" w:color="auto" w:fill="F3F4F4"/>
        </w:rPr>
        <w:t>Promise</w:t>
      </w:r>
      <w:r>
        <w:rPr>
          <w:rFonts w:hint="eastAsia" w:ascii="宋体" w:hAnsi="宋体" w:eastAsia="宋体" w:cs="宋体"/>
          <w:kern w:val="0"/>
          <w:sz w:val="24"/>
          <w:szCs w:val="24"/>
        </w:rPr>
        <w:t xml:space="preserve"> 来说，</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优势在于处理 then 的调用链，能够更清晰准确的写出代码。</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 xml:space="preserve">缺点在于滥用 </w:t>
      </w:r>
      <w:r>
        <w:rPr>
          <w:rFonts w:hint="eastAsia" w:ascii="宋体" w:hAnsi="宋体" w:eastAsia="宋体" w:cs="宋体"/>
          <w:kern w:val="0"/>
          <w:sz w:val="24"/>
          <w:szCs w:val="24"/>
          <w:bdr w:val="single" w:color="E7EAED" w:sz="6" w:space="0"/>
          <w:shd w:val="clear" w:color="auto" w:fill="F3F4F4"/>
        </w:rPr>
        <w:t>await</w:t>
      </w:r>
      <w:r>
        <w:rPr>
          <w:rFonts w:hint="eastAsia" w:ascii="宋体" w:hAnsi="宋体" w:eastAsia="宋体" w:cs="宋体"/>
          <w:kern w:val="0"/>
          <w:sz w:val="24"/>
          <w:szCs w:val="24"/>
        </w:rPr>
        <w:t xml:space="preserve"> 可能会导致性能问题，因为 </w:t>
      </w:r>
      <w:r>
        <w:rPr>
          <w:rFonts w:hint="eastAsia" w:ascii="宋体" w:hAnsi="宋体" w:eastAsia="宋体" w:cs="宋体"/>
          <w:kern w:val="0"/>
          <w:sz w:val="24"/>
          <w:szCs w:val="24"/>
          <w:bdr w:val="single" w:color="E7EAED" w:sz="6" w:space="0"/>
          <w:shd w:val="clear" w:color="auto" w:fill="F3F4F4"/>
        </w:rPr>
        <w:t>await</w:t>
      </w:r>
      <w:r>
        <w:rPr>
          <w:rFonts w:hint="eastAsia" w:ascii="宋体" w:hAnsi="宋体" w:eastAsia="宋体" w:cs="宋体"/>
          <w:kern w:val="0"/>
          <w:sz w:val="24"/>
          <w:szCs w:val="24"/>
        </w:rPr>
        <w:t xml:space="preserve"> 会阻塞代码，也许之后的异步代码并不依赖于前者，但仍然需要等待前者完成，导致代码失去了并发性</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6、谈谈this的理解 </w:t>
      </w:r>
    </w:p>
    <w:p>
      <w:pPr>
        <w:numPr>
          <w:ilvl w:val="0"/>
          <w:numId w:val="170"/>
        </w:num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this总是指向函数的直接调用者（而非间接调用者）</w:t>
      </w:r>
    </w:p>
    <w:p>
      <w:pPr>
        <w:numPr>
          <w:ilvl w:val="0"/>
          <w:numId w:val="170"/>
        </w:num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如果有new关键字，this指向new出来的那个对象</w:t>
      </w:r>
    </w:p>
    <w:p>
      <w:pPr>
        <w:numPr>
          <w:ilvl w:val="0"/>
          <w:numId w:val="170"/>
        </w:num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在事件中，this指向目标元素，特殊的是IE的attachEvent中的this总是指向全局对象window。</w:t>
      </w:r>
    </w:p>
    <w:p>
      <w:pPr>
        <w:numPr>
          <w:ilvl w:val="0"/>
          <w:numId w:val="170"/>
        </w:num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普通函数的this：指向它的调用者，如果没有调用者则默认指向window.</w:t>
      </w:r>
    </w:p>
    <w:p>
      <w:pPr>
        <w:numPr>
          <w:ilvl w:val="0"/>
          <w:numId w:val="170"/>
        </w:num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箭头函数的this: 指向箭头函数定义时所处的对象，而不是箭头函数使用时所在的对象，默认使用父级的this.</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7、普通函数和箭头函数的区别？</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外形不同，箭头函数是【 () =&gt; {()}】，普通函数是function（）</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箭头函数是匿名函数，普通函数有匿名函数和具名函数</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箭头函数不能作为构造函数，不能使用new</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普通函数有构造函数，可以用new创造实例化对象</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This指向不同，箭头函数本身没有this，但是它在声明的时候，默认使用的是富集的this，普通函数中的this总是指向调用它的那个对象，默认指向window</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箭头函数没有原型属性</w:t>
      </w:r>
    </w:p>
    <w:p>
      <w:pPr>
        <w:numPr>
          <w:ilvl w:val="0"/>
          <w:numId w:val="171"/>
        </w:numPr>
        <w:tabs>
          <w:tab w:val="left" w:pos="720"/>
        </w:tabs>
        <w:spacing w:line="400" w:lineRule="exact"/>
        <w:rPr>
          <w:rFonts w:ascii="宋体" w:hAnsi="宋体" w:eastAsia="宋体" w:cs="宋体"/>
          <w:sz w:val="24"/>
        </w:rPr>
      </w:pPr>
      <w:r>
        <w:rPr>
          <w:rFonts w:hint="eastAsia" w:ascii="宋体" w:hAnsi="宋体" w:eastAsia="宋体" w:cs="宋体"/>
          <w:sz w:val="24"/>
          <w:szCs w:val="24"/>
        </w:rPr>
        <w:t>箭头函数通过call()或apply()方法调用一个函数时，只传入了一个参数，对this并没有影响。</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8、ES6的新特性</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可以使用let和const定义一个变量，都是块级作用域</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模板字符串（倒引号）</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解构赋值</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For of循环，但是他不能循环对象</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展开运算符（...）他可以展开数组和对象的多个元素</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箭头函数</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用class定义一个类</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定义一个函数function</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引入import</w:t>
      </w:r>
    </w:p>
    <w:p>
      <w:pPr>
        <w:numPr>
          <w:ilvl w:val="0"/>
          <w:numId w:val="172"/>
        </w:numPr>
        <w:tabs>
          <w:tab w:val="left" w:pos="720"/>
        </w:tabs>
        <w:spacing w:line="440" w:lineRule="atLeast"/>
        <w:rPr>
          <w:rFonts w:ascii="宋体" w:hAnsi="宋体" w:eastAsia="宋体" w:cs="宋体"/>
          <w:sz w:val="24"/>
        </w:rPr>
      </w:pPr>
      <w:r>
        <w:rPr>
          <w:rFonts w:hint="eastAsia" w:ascii="宋体" w:hAnsi="宋体" w:eastAsia="宋体" w:cs="宋体"/>
          <w:sz w:val="24"/>
          <w:szCs w:val="24"/>
        </w:rPr>
        <w:t>新增了this的方法call()，apply()</w:t>
      </w:r>
    </w:p>
    <w:p>
      <w:pPr>
        <w:numPr>
          <w:ilvl w:val="0"/>
          <w:numId w:val="172"/>
        </w:numPr>
        <w:tabs>
          <w:tab w:val="left" w:pos="720"/>
        </w:tabs>
        <w:spacing w:line="440" w:lineRule="atLeast"/>
        <w:rPr>
          <w:rFonts w:ascii="宋体" w:hAnsi="宋体" w:eastAsia="宋体" w:cs="宋体"/>
          <w:kern w:val="0"/>
          <w:sz w:val="24"/>
        </w:rPr>
      </w:pPr>
      <w:r>
        <w:rPr>
          <w:rFonts w:hint="eastAsia" w:ascii="宋体" w:hAnsi="宋体" w:eastAsia="宋体" w:cs="宋体"/>
          <w:sz w:val="24"/>
          <w:szCs w:val="24"/>
        </w:rPr>
        <w:t>新增了数组的方法forEach()，map()，filter()，reduce()</w:t>
      </w:r>
    </w:p>
    <w:p>
      <w:pPr>
        <w:numPr>
          <w:ilvl w:val="0"/>
          <w:numId w:val="172"/>
        </w:numPr>
        <w:tabs>
          <w:tab w:val="left" w:pos="720"/>
        </w:tabs>
        <w:spacing w:line="440" w:lineRule="atLeast"/>
        <w:rPr>
          <w:rFonts w:ascii="宋体" w:hAnsi="宋体" w:eastAsia="宋体" w:cs="宋体"/>
          <w:kern w:val="0"/>
          <w:sz w:val="24"/>
        </w:rPr>
      </w:pPr>
      <w:r>
        <w:rPr>
          <w:rFonts w:hint="eastAsia" w:ascii="宋体" w:hAnsi="宋体" w:eastAsia="宋体" w:cs="宋体"/>
          <w:sz w:val="24"/>
          <w:szCs w:val="24"/>
        </w:rPr>
        <w:t>Symbol用来做对象的key值</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9、原型链</w:t>
      </w:r>
    </w:p>
    <w:p>
      <w:p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原型链就是多个对象通过 __proto__ 的方式连接了起来。每个 JS 对象都有 __proto__ 属性，对象可以直接访问 __proto__ ⾥⾯的属性和⽅法，这个属性指向了原型</w:t>
      </w:r>
    </w:p>
    <w:p>
      <w:pPr>
        <w:spacing w:line="440" w:lineRule="exact"/>
        <w:outlineLvl w:val="0"/>
        <w:rPr>
          <w:rFonts w:ascii="楷体" w:hAnsi="楷体" w:eastAsia="楷体" w:cs="楷体"/>
          <w:b/>
          <w:bCs/>
          <w:sz w:val="30"/>
          <w:szCs w:val="30"/>
          <w:shd w:val="clear" w:color="auto" w:fill="FFFFFF"/>
        </w:rPr>
      </w:pPr>
      <w:r>
        <w:rPr>
          <w:rFonts w:hint="eastAsia" w:ascii="楷体" w:hAnsi="楷体" w:eastAsia="楷体" w:cs="楷体"/>
          <w:b/>
          <w:bCs/>
          <w:sz w:val="30"/>
          <w:szCs w:val="30"/>
          <w:shd w:val="clear" w:color="auto" w:fill="FFFFFF"/>
        </w:rPr>
        <w:t>prototype：</w:t>
      </w:r>
    </w:p>
    <w:p>
      <w:p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每⼀个函数都有⼀个prototype这个属性，⽽这个属性指向⼀个对象，这个对象我们叫做原型对象，对象没有prototype属性</w:t>
      </w:r>
    </w:p>
    <w:p>
      <w:pPr>
        <w:spacing w:line="440" w:lineRule="exact"/>
        <w:rPr>
          <w:rFonts w:ascii="宋体" w:hAnsi="宋体" w:eastAsia="宋体" w:cs="宋体"/>
          <w:sz w:val="24"/>
          <w:shd w:val="clear" w:color="auto" w:fill="FFFFFF"/>
        </w:rPr>
      </w:pPr>
      <w:r>
        <w:rPr>
          <w:rFonts w:hint="eastAsia" w:ascii="宋体" w:hAnsi="宋体" w:eastAsia="宋体" w:cs="宋体"/>
          <w:sz w:val="24"/>
          <w:szCs w:val="24"/>
          <w:shd w:val="clear" w:color="auto" w:fill="FFFFFF"/>
        </w:rPr>
        <w:t>作⽤：节约内存，扩展属性和⽅法，可以实现类之间的继承</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10、微任务和宏任务</w:t>
      </w:r>
    </w:p>
    <w:p>
      <w:pPr>
        <w:numPr>
          <w:ilvl w:val="0"/>
          <w:numId w:val="173"/>
        </w:numPr>
        <w:tabs>
          <w:tab w:val="left" w:pos="720"/>
        </w:tabs>
        <w:spacing w:line="440" w:lineRule="exact"/>
        <w:rPr>
          <w:rFonts w:ascii="宋体" w:hAnsi="宋体" w:eastAsia="宋体" w:cs="宋体"/>
          <w:kern w:val="0"/>
          <w:sz w:val="24"/>
        </w:rPr>
      </w:pPr>
      <w:r>
        <w:rPr>
          <w:rFonts w:hint="eastAsia" w:ascii="宋体" w:hAnsi="宋体" w:eastAsia="宋体" w:cs="宋体"/>
          <w:kern w:val="0"/>
          <w:sz w:val="24"/>
          <w:szCs w:val="24"/>
        </w:rPr>
        <w:t>宏任务：当前栈中执行的代码是宏任务</w:t>
      </w:r>
    </w:p>
    <w:p>
      <w:pPr>
        <w:numPr>
          <w:ilvl w:val="0"/>
          <w:numId w:val="173"/>
        </w:numPr>
        <w:tabs>
          <w:tab w:val="left" w:pos="720"/>
        </w:tabs>
        <w:spacing w:line="440" w:lineRule="exact"/>
        <w:rPr>
          <w:rFonts w:ascii="宋体" w:hAnsi="宋体" w:eastAsia="宋体" w:cs="宋体"/>
          <w:kern w:val="0"/>
          <w:sz w:val="24"/>
        </w:rPr>
      </w:pPr>
      <w:r>
        <w:rPr>
          <w:rFonts w:hint="eastAsia" w:ascii="宋体" w:hAnsi="宋体" w:eastAsia="宋体" w:cs="宋体"/>
          <w:kern w:val="0"/>
          <w:sz w:val="24"/>
          <w:szCs w:val="24"/>
        </w:rPr>
        <w:t>微任务：当前宏任务执行完，在下一个宏任务开始之前需要执行的任务，就是微任务，又被称为回调事件。</w:t>
      </w:r>
    </w:p>
    <w:p>
      <w:pPr>
        <w:numPr>
          <w:ilvl w:val="0"/>
          <w:numId w:val="173"/>
        </w:numPr>
        <w:tabs>
          <w:tab w:val="left" w:pos="720"/>
        </w:tabs>
        <w:spacing w:line="440" w:lineRule="exact"/>
        <w:rPr>
          <w:rFonts w:ascii="宋体" w:hAnsi="宋体" w:eastAsia="宋体" w:cs="宋体"/>
          <w:sz w:val="24"/>
        </w:rPr>
      </w:pPr>
      <w:r>
        <w:rPr>
          <w:rFonts w:hint="eastAsia" w:ascii="宋体" w:hAnsi="宋体" w:eastAsia="宋体" w:cs="宋体"/>
          <w:kern w:val="0"/>
          <w:sz w:val="24"/>
          <w:szCs w:val="24"/>
        </w:rPr>
        <w:t>运行：</w:t>
      </w:r>
      <w:r>
        <w:rPr>
          <w:rFonts w:hint="eastAsia" w:ascii="宋体" w:hAnsi="宋体" w:eastAsia="宋体" w:cs="宋体"/>
          <w:sz w:val="24"/>
          <w:szCs w:val="24"/>
        </w:rPr>
        <w:t>从宏任务开始，先执行一次宏任务，再询问一次微任务，微任务队列有任务就清空微任务队列，循环往复，直到无宏任务和微任务时事件轮询结束。轮流询问宏任务队列和微任务队列。</w:t>
      </w:r>
    </w:p>
    <w:p>
      <w:pPr>
        <w:pStyle w:val="21"/>
        <w:numPr>
          <w:ilvl w:val="0"/>
          <w:numId w:val="173"/>
        </w:numPr>
        <w:shd w:val="clear" w:color="auto" w:fill="FFFFFF"/>
        <w:tabs>
          <w:tab w:val="left" w:pos="720"/>
        </w:tabs>
        <w:spacing w:before="0" w:beforeAutospacing="0" w:after="192" w:afterAutospacing="0" w:line="440" w:lineRule="exact"/>
        <w:rPr>
          <w:shd w:val="clear" w:color="auto" w:fill="FFFFFF"/>
        </w:rPr>
      </w:pPr>
      <w:r>
        <w:rPr>
          <w:rStyle w:val="24"/>
          <w:rFonts w:hint="eastAsia"/>
          <w:shd w:val="clear" w:color="auto" w:fill="FFFFFF"/>
        </w:rPr>
        <w:t>微任务</w:t>
      </w:r>
      <w:r>
        <w:rPr>
          <w:rFonts w:hint="eastAsia"/>
          <w:shd w:val="clear" w:color="auto" w:fill="FFFFFF"/>
        </w:rPr>
        <w:t>：promise   nextTick</w:t>
      </w:r>
    </w:p>
    <w:p>
      <w:pPr>
        <w:pStyle w:val="21"/>
        <w:numPr>
          <w:ilvl w:val="0"/>
          <w:numId w:val="173"/>
        </w:numPr>
        <w:shd w:val="clear" w:color="auto" w:fill="FFFFFF"/>
        <w:tabs>
          <w:tab w:val="left" w:pos="720"/>
        </w:tabs>
        <w:spacing w:before="0" w:beforeAutospacing="0" w:after="192" w:afterAutospacing="0" w:line="440" w:lineRule="exact"/>
      </w:pPr>
      <w:r>
        <w:rPr>
          <w:rStyle w:val="24"/>
          <w:rFonts w:hint="eastAsia"/>
          <w:shd w:val="clear" w:color="auto" w:fill="FFFFFF"/>
        </w:rPr>
        <w:t>宏任务：原生的js就是宏任务，如</w:t>
      </w:r>
      <w:r>
        <w:rPr>
          <w:rFonts w:hint="eastAsia"/>
          <w:shd w:val="clear" w:color="auto" w:fill="FFFFFF"/>
        </w:rPr>
        <w:t>setTimeout  setInterval</w:t>
      </w:r>
    </w:p>
    <w:p>
      <w:pPr>
        <w:pStyle w:val="21"/>
        <w:numPr>
          <w:ilvl w:val="0"/>
          <w:numId w:val="173"/>
        </w:numPr>
        <w:shd w:val="clear" w:color="auto" w:fill="FFFFFF"/>
        <w:tabs>
          <w:tab w:val="left" w:pos="720"/>
        </w:tabs>
        <w:spacing w:before="0" w:beforeAutospacing="0" w:after="192" w:afterAutospacing="0" w:line="440" w:lineRule="exact"/>
        <w:rPr>
          <w:shd w:val="clear" w:color="auto" w:fill="FFFFFF"/>
        </w:rPr>
      </w:pPr>
      <w:r>
        <w:rPr>
          <w:rFonts w:hint="eastAsia"/>
          <w:shd w:val="clear" w:color="auto" w:fill="FFFFFF"/>
        </w:rPr>
        <w:t>JS执行顺序：先执行宏任务列，微任务队列</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11、为什么使用key?</w:t>
      </w:r>
    </w:p>
    <w:p>
      <w:pPr>
        <w:pStyle w:val="21"/>
        <w:spacing w:beforeAutospacing="0" w:afterAutospacing="0" w:line="440" w:lineRule="exact"/>
      </w:pPr>
      <w:r>
        <w:rPr>
          <w:rFonts w:hint="eastAsia"/>
        </w:rPr>
        <w:t>需要使用key来给每个节点做一个唯一标识，Diff算法就可以正确的识别此节点。作用主要是为了高效的更新虚拟DOM。</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12、axios及安装?</w:t>
      </w:r>
    </w:p>
    <w:p>
      <w:pPr>
        <w:pStyle w:val="21"/>
        <w:spacing w:beforeAutospacing="0" w:afterAutospacing="0" w:line="440" w:lineRule="exact"/>
      </w:pPr>
      <w:r>
        <w:rPr>
          <w:rFonts w:hint="eastAsia"/>
        </w:rPr>
        <w:t>请求后台资源的模块。npm i axios -S装好，</w:t>
      </w:r>
    </w:p>
    <w:p>
      <w:pPr>
        <w:pStyle w:val="21"/>
        <w:spacing w:beforeAutospacing="0" w:afterAutospacing="0" w:line="440" w:lineRule="exact"/>
      </w:pPr>
      <w:r>
        <w:rPr>
          <w:rFonts w:hint="eastAsia"/>
        </w:rPr>
        <w:t>js中使用import进来，然后.get或.post。返回在.then函数中如果成功，失败则是在.catch函数中。</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13、$nextTick的使用</w:t>
      </w:r>
    </w:p>
    <w:p>
      <w:pPr>
        <w:pStyle w:val="21"/>
        <w:spacing w:beforeAutospacing="0" w:afterAutospacing="0" w:line="440" w:lineRule="exact"/>
      </w:pPr>
      <w:r>
        <w:rPr>
          <w:rFonts w:hint="eastAsia"/>
        </w:rPr>
        <w:t>当你修改了data的值然后马上获取这个dom元素的值，是不能获取到更新后的值，</w:t>
      </w:r>
    </w:p>
    <w:p>
      <w:pPr>
        <w:pStyle w:val="21"/>
        <w:spacing w:beforeAutospacing="0" w:afterAutospacing="0" w:line="440" w:lineRule="exact"/>
      </w:pPr>
      <w:r>
        <w:rPr>
          <w:rFonts w:hint="eastAsia"/>
        </w:rPr>
        <w:t>你需要使用$nextTick这个回调，让修改后的data值渲染更新到dom元素之后在获取，才能成功。</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14、并行和并发的区别</w:t>
      </w:r>
    </w:p>
    <w:p>
      <w:pPr>
        <w:pStyle w:val="21"/>
        <w:spacing w:beforeAutospacing="0" w:afterAutospacing="0" w:line="440" w:lineRule="exact"/>
      </w:pPr>
      <w:r>
        <w:rPr>
          <w:rFonts w:hint="eastAsia"/>
        </w:rPr>
        <w:t>并发是指一个处理器同时处理多个任务。</w:t>
      </w:r>
    </w:p>
    <w:p>
      <w:pPr>
        <w:pStyle w:val="21"/>
        <w:spacing w:beforeAutospacing="0" w:afterAutospacing="0" w:line="440" w:lineRule="exact"/>
      </w:pPr>
      <w:r>
        <w:rPr>
          <w:rFonts w:hint="eastAsia"/>
        </w:rPr>
        <w:t>并行是指多个处理器或者是多核的处理器同时处理多个不同的任务。</w:t>
      </w:r>
    </w:p>
    <w:p>
      <w:pPr>
        <w:pStyle w:val="21"/>
        <w:spacing w:beforeAutospacing="0" w:afterAutospacing="0" w:line="440" w:lineRule="exact"/>
      </w:pPr>
      <w:r>
        <w:rPr>
          <w:rFonts w:hint="eastAsia"/>
        </w:rPr>
        <w:t>并发是逻辑上的同时发生（simultaneous），而并行是物理上的同时发生。</w:t>
      </w:r>
    </w:p>
    <w:p>
      <w:pPr>
        <w:pStyle w:val="21"/>
        <w:spacing w:beforeAutospacing="0" w:afterAutospacing="0" w:line="440" w:lineRule="exact"/>
      </w:pPr>
      <w:r>
        <w:rPr>
          <w:rFonts w:hint="eastAsia"/>
        </w:rPr>
        <w:t>来个比喻：并发是一个人同时吃三个馒头，而并行是三个人同时吃三个馒头。</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15、new操作符具体干了什么呢?</w:t>
      </w:r>
    </w:p>
    <w:p>
      <w:pPr>
        <w:pStyle w:val="21"/>
        <w:numPr>
          <w:ilvl w:val="0"/>
          <w:numId w:val="174"/>
        </w:numPr>
        <w:shd w:val="clear" w:color="auto" w:fill="FFFFFF"/>
        <w:tabs>
          <w:tab w:val="left" w:pos="720"/>
        </w:tabs>
        <w:spacing w:before="0" w:beforeAutospacing="0" w:after="0" w:afterAutospacing="0" w:line="440" w:lineRule="exact"/>
        <w:rPr>
          <w:shd w:val="clear" w:color="auto" w:fill="FFFFFF"/>
        </w:rPr>
      </w:pPr>
      <w:r>
        <w:rPr>
          <w:rFonts w:hint="eastAsia"/>
          <w:shd w:val="clear" w:color="auto" w:fill="FFFFFF"/>
        </w:rPr>
        <w:t>创建一个空对象，并且 this 变量引用该对象，同时还继承了该函数的原型。</w:t>
      </w:r>
    </w:p>
    <w:p>
      <w:pPr>
        <w:pStyle w:val="21"/>
        <w:numPr>
          <w:ilvl w:val="0"/>
          <w:numId w:val="174"/>
        </w:numPr>
        <w:shd w:val="clear" w:color="auto" w:fill="FFFFFF"/>
        <w:tabs>
          <w:tab w:val="left" w:pos="720"/>
        </w:tabs>
        <w:spacing w:before="0" w:beforeAutospacing="0" w:after="0" w:afterAutospacing="0" w:line="440" w:lineRule="exact"/>
        <w:rPr>
          <w:shd w:val="clear" w:color="auto" w:fill="FFFFFF"/>
        </w:rPr>
      </w:pPr>
      <w:r>
        <w:rPr>
          <w:rFonts w:hint="eastAsia"/>
          <w:shd w:val="clear" w:color="auto" w:fill="FFFFFF"/>
        </w:rPr>
        <w:t>属性和方法被加入到 this 引用的对象中。</w:t>
      </w:r>
    </w:p>
    <w:p>
      <w:pPr>
        <w:pStyle w:val="21"/>
        <w:numPr>
          <w:ilvl w:val="0"/>
          <w:numId w:val="174"/>
        </w:numPr>
        <w:shd w:val="clear" w:color="auto" w:fill="FFFFFF"/>
        <w:tabs>
          <w:tab w:val="left" w:pos="720"/>
        </w:tabs>
        <w:spacing w:before="0" w:beforeAutospacing="0" w:after="0" w:afterAutospacing="0" w:line="440" w:lineRule="exact"/>
        <w:rPr>
          <w:shd w:val="clear" w:color="auto" w:fill="FFFFFF"/>
        </w:rPr>
      </w:pPr>
      <w:r>
        <w:rPr>
          <w:rFonts w:hint="eastAsia"/>
          <w:shd w:val="clear" w:color="auto" w:fill="FFFFFF"/>
        </w:rPr>
        <w:t>新创建的对象由 this 所引用，并且最后隐式的返回 this 。</w:t>
      </w:r>
    </w:p>
    <w:p>
      <w:pPr>
        <w:widowControl/>
        <w:spacing w:before="156" w:beforeLines="50" w:after="156" w:afterLines="50"/>
        <w:jc w:val="left"/>
        <w:outlineLvl w:val="0"/>
        <w:rPr>
          <w:rFonts w:ascii="楷体" w:hAnsi="楷体" w:eastAsia="楷体" w:cs="楷体"/>
          <w:b/>
          <w:bCs/>
          <w:color w:val="C00000"/>
          <w:kern w:val="0"/>
          <w:sz w:val="30"/>
          <w:szCs w:val="30"/>
        </w:rPr>
      </w:pPr>
      <w:r>
        <w:rPr>
          <w:rFonts w:ascii="楷体" w:hAnsi="楷体" w:eastAsia="楷体" w:cs="楷体"/>
          <w:b/>
          <w:bCs/>
          <w:color w:val="C00000"/>
          <w:kern w:val="0"/>
          <w:sz w:val="30"/>
          <w:szCs w:val="30"/>
        </w:rPr>
        <w:t>1</w:t>
      </w:r>
      <w:r>
        <w:rPr>
          <w:rFonts w:hint="eastAsia" w:ascii="楷体" w:hAnsi="楷体" w:eastAsia="楷体" w:cs="楷体"/>
          <w:b/>
          <w:bCs/>
          <w:color w:val="C00000"/>
          <w:kern w:val="0"/>
          <w:sz w:val="30"/>
          <w:szCs w:val="30"/>
        </w:rPr>
        <w:t>6</w:t>
      </w:r>
      <w:r>
        <w:rPr>
          <w:rFonts w:ascii="楷体" w:hAnsi="楷体" w:eastAsia="楷体" w:cs="楷体"/>
          <w:b/>
          <w:bCs/>
          <w:color w:val="C00000"/>
          <w:kern w:val="0"/>
          <w:sz w:val="30"/>
          <w:szCs w:val="30"/>
        </w:rPr>
        <w:t>、为什么操作dom慢</w:t>
      </w:r>
    </w:p>
    <w:p>
      <w:pPr>
        <w:spacing w:line="440" w:lineRule="exact"/>
        <w:rPr>
          <w:rFonts w:ascii="宋体" w:hAnsi="宋体" w:eastAsia="宋体" w:cs="宋体"/>
          <w:kern w:val="0"/>
          <w:sz w:val="24"/>
        </w:rPr>
      </w:pPr>
      <w:r>
        <w:rPr>
          <w:rFonts w:hint="eastAsia" w:ascii="宋体" w:hAnsi="宋体" w:eastAsia="宋体" w:cs="宋体"/>
          <w:kern w:val="0"/>
          <w:sz w:val="24"/>
          <w:szCs w:val="24"/>
        </w:rPr>
        <w:t>JS引擎和和渲染引擎的模块化设计，使得它们可以独立优化，运行速度更快，但是这种设计带来的后果就是DOM操作会越来越慢</w:t>
      </w:r>
    </w:p>
    <w:p>
      <w:pPr>
        <w:widowControl/>
        <w:numPr>
          <w:ilvl w:val="0"/>
          <w:numId w:val="175"/>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了解promise吗？</w:t>
      </w:r>
    </w:p>
    <w:p>
      <w:pPr>
        <w:widowControl/>
        <w:numPr>
          <w:ilvl w:val="0"/>
          <w:numId w:val="176"/>
        </w:numPr>
        <w:tabs>
          <w:tab w:val="left" w:pos="720"/>
        </w:tabs>
        <w:spacing w:line="440" w:lineRule="exact"/>
        <w:jc w:val="left"/>
        <w:rPr>
          <w:rFonts w:ascii="宋体" w:hAnsi="宋体" w:eastAsia="宋体" w:cs="宋体"/>
          <w:kern w:val="0"/>
          <w:sz w:val="24"/>
          <w:lang w:bidi="ar"/>
        </w:rPr>
      </w:pPr>
      <w:r>
        <w:rPr>
          <w:rFonts w:hint="eastAsia" w:ascii="宋体" w:hAnsi="宋体" w:eastAsia="宋体" w:cs="宋体"/>
          <w:kern w:val="0"/>
          <w:sz w:val="24"/>
          <w:szCs w:val="24"/>
          <w:lang w:bidi="ar"/>
        </w:rPr>
        <w:t>Promise就是异步操作的同步代码，是ES6新增的一个构造函数。</w:t>
      </w:r>
      <w:r>
        <w:rPr>
          <w:rFonts w:hint="eastAsia" w:ascii="宋体" w:hAnsi="宋体" w:eastAsia="宋体" w:cs="宋体"/>
          <w:sz w:val="24"/>
          <w:szCs w:val="24"/>
        </w:rPr>
        <w:t>构造函数内部的代码是立即执行的。</w:t>
      </w:r>
    </w:p>
    <w:p>
      <w:pPr>
        <w:widowControl/>
        <w:numPr>
          <w:ilvl w:val="0"/>
          <w:numId w:val="176"/>
        </w:numPr>
        <w:tabs>
          <w:tab w:val="left" w:pos="720"/>
        </w:tabs>
        <w:spacing w:line="440" w:lineRule="exact"/>
        <w:jc w:val="left"/>
        <w:rPr>
          <w:rFonts w:ascii="宋体" w:hAnsi="宋体" w:eastAsia="宋体" w:cs="宋体"/>
          <w:kern w:val="0"/>
          <w:sz w:val="24"/>
          <w:lang w:bidi="ar"/>
        </w:rPr>
      </w:pPr>
      <w:r>
        <w:rPr>
          <w:rFonts w:hint="eastAsia" w:ascii="宋体" w:hAnsi="宋体" w:eastAsia="宋体" w:cs="宋体"/>
          <w:kern w:val="0"/>
          <w:sz w:val="24"/>
          <w:szCs w:val="24"/>
          <w:lang w:bidi="ar"/>
        </w:rPr>
        <w:t>Promise是解决异步以及回调地狱</w:t>
      </w:r>
      <w:r>
        <w:rPr>
          <w:rFonts w:hint="eastAsia" w:ascii="宋体" w:hAnsi="宋体" w:eastAsia="宋体" w:cs="宋体"/>
          <w:sz w:val="24"/>
          <w:szCs w:val="24"/>
        </w:rPr>
        <w:t>的问题</w:t>
      </w:r>
      <w:r>
        <w:rPr>
          <w:rFonts w:hint="eastAsia" w:ascii="宋体" w:hAnsi="宋体" w:eastAsia="宋体" w:cs="宋体"/>
          <w:kern w:val="0"/>
          <w:sz w:val="24"/>
          <w:szCs w:val="24"/>
          <w:lang w:bidi="ar"/>
        </w:rPr>
        <w:t>（</w:t>
      </w:r>
      <w:r>
        <w:rPr>
          <w:rFonts w:hint="eastAsia" w:ascii="宋体" w:hAnsi="宋体" w:eastAsia="宋体" w:cs="宋体"/>
          <w:sz w:val="24"/>
          <w:szCs w:val="24"/>
        </w:rPr>
        <w:t>回调函数：回调函数就是一个被作为参数传递的函数</w:t>
      </w:r>
      <w:r>
        <w:rPr>
          <w:rFonts w:hint="eastAsia" w:ascii="宋体" w:hAnsi="宋体" w:eastAsia="宋体" w:cs="宋体"/>
          <w:kern w:val="0"/>
          <w:sz w:val="24"/>
          <w:szCs w:val="24"/>
          <w:lang w:bidi="ar"/>
        </w:rPr>
        <w:t>）（</w:t>
      </w:r>
      <w:r>
        <w:rPr>
          <w:rFonts w:hint="eastAsia" w:ascii="宋体" w:hAnsi="宋体" w:eastAsia="宋体" w:cs="宋体"/>
          <w:sz w:val="24"/>
          <w:szCs w:val="24"/>
        </w:rPr>
        <w:t>嵌套太多导致代码维护成本增加，代码可读性降低的情况）</w:t>
      </w:r>
    </w:p>
    <w:p>
      <w:pPr>
        <w:widowControl/>
        <w:numPr>
          <w:ilvl w:val="0"/>
          <w:numId w:val="176"/>
        </w:numPr>
        <w:tabs>
          <w:tab w:val="left" w:pos="720"/>
        </w:tabs>
        <w:spacing w:line="440" w:lineRule="exact"/>
        <w:jc w:val="left"/>
        <w:rPr>
          <w:rFonts w:ascii="宋体" w:hAnsi="宋体" w:eastAsia="宋体" w:cs="宋体"/>
          <w:sz w:val="24"/>
        </w:rPr>
      </w:pPr>
      <w:r>
        <w:rPr>
          <w:rFonts w:hint="eastAsia" w:ascii="宋体" w:hAnsi="宋体" w:eastAsia="宋体" w:cs="宋体"/>
          <w:kern w:val="0"/>
          <w:sz w:val="24"/>
          <w:szCs w:val="24"/>
          <w:lang w:bidi="ar"/>
        </w:rPr>
        <w:t xml:space="preserve">promise的基本使⽤ </w:t>
      </w:r>
    </w:p>
    <w:p>
      <w:pPr>
        <w:widowControl/>
        <w:spacing w:line="440" w:lineRule="exact"/>
        <w:ind w:left="479" w:leftChars="228"/>
        <w:jc w:val="left"/>
        <w:rPr>
          <w:rFonts w:ascii="宋体" w:hAnsi="宋体" w:eastAsia="宋体" w:cs="宋体"/>
          <w:kern w:val="0"/>
          <w:sz w:val="24"/>
          <w:lang w:bidi="ar"/>
        </w:rPr>
      </w:pPr>
      <w:r>
        <w:rPr>
          <w:rFonts w:hint="eastAsia" w:ascii="宋体" w:hAnsi="宋体" w:eastAsia="宋体" w:cs="宋体"/>
          <w:kern w:val="0"/>
          <w:sz w:val="24"/>
          <w:szCs w:val="24"/>
          <w:lang w:bidi="ar"/>
        </w:rPr>
        <w:t>通过new promise创建⼀个promise对象，⾥⾯有⼀个参数，参数是⼀个回调函数，回调函数中 有2个参数，resolve，reject ：</w:t>
      </w:r>
    </w:p>
    <w:p>
      <w:pPr>
        <w:spacing w:line="440" w:lineRule="exact"/>
        <w:ind w:firstLine="480" w:firstLineChars="200"/>
        <w:rPr>
          <w:rFonts w:ascii="宋体" w:hAnsi="宋体" w:eastAsia="宋体" w:cs="宋体"/>
          <w:sz w:val="24"/>
        </w:rPr>
      </w:pPr>
      <w:r>
        <w:rPr>
          <w:rFonts w:hint="eastAsia" w:ascii="宋体" w:hAnsi="宋体" w:eastAsia="宋体" w:cs="宋体"/>
          <w:sz w:val="24"/>
          <w:szCs w:val="24"/>
        </w:rPr>
        <w:t>完成了（resolve）</w:t>
      </w:r>
      <w:r>
        <w:rPr>
          <w:rFonts w:hint="eastAsia" w:ascii="宋体" w:hAnsi="宋体" w:eastAsia="宋体" w:cs="宋体"/>
          <w:kern w:val="0"/>
          <w:sz w:val="24"/>
          <w:szCs w:val="24"/>
          <w:lang w:bidi="ar"/>
        </w:rPr>
        <w:t>当异步执⾏成功的时候调⽤的⽅法</w:t>
      </w:r>
    </w:p>
    <w:p>
      <w:pPr>
        <w:spacing w:line="440" w:lineRule="exact"/>
        <w:ind w:firstLine="480" w:firstLineChars="200"/>
        <w:rPr>
          <w:rFonts w:ascii="宋体" w:hAnsi="宋体" w:eastAsia="宋体" w:cs="宋体"/>
          <w:sz w:val="24"/>
        </w:rPr>
      </w:pPr>
      <w:r>
        <w:rPr>
          <w:rFonts w:hint="eastAsia" w:ascii="宋体" w:hAnsi="宋体" w:eastAsia="宋体" w:cs="宋体"/>
          <w:sz w:val="24"/>
          <w:szCs w:val="24"/>
        </w:rPr>
        <w:t>拒绝了（reject）</w:t>
      </w:r>
      <w:r>
        <w:rPr>
          <w:rFonts w:hint="eastAsia" w:ascii="宋体" w:hAnsi="宋体" w:eastAsia="宋体" w:cs="宋体"/>
          <w:kern w:val="0"/>
          <w:sz w:val="24"/>
          <w:szCs w:val="24"/>
          <w:lang w:bidi="ar"/>
        </w:rPr>
        <w:t>当异步失败的时候调⽤的⽅法</w:t>
      </w:r>
    </w:p>
    <w:p>
      <w:pPr>
        <w:numPr>
          <w:ilvl w:val="0"/>
          <w:numId w:val="176"/>
        </w:numPr>
        <w:tabs>
          <w:tab w:val="left" w:pos="720"/>
        </w:tabs>
        <w:spacing w:line="440" w:lineRule="exact"/>
        <w:rPr>
          <w:sz w:val="24"/>
        </w:rPr>
      </w:pPr>
      <w:r>
        <w:rPr>
          <w:rFonts w:hint="eastAsia" w:ascii="宋体" w:hAnsi="宋体" w:eastAsia="宋体" w:cs="宋体"/>
          <w:sz w:val="24"/>
          <w:szCs w:val="24"/>
        </w:rPr>
        <w:t>resolved是一个函数，直接调用会把本次的状态改为成功，rejected也是一个函数直接调用会讲本次promise的状态改为失败，成功后执行.then里面的函数，失败后执行.catch里面的函数；每次return出来的都是一个新的promise。原因也是因为状态不可变。</w:t>
      </w:r>
    </w:p>
    <w:p>
      <w:pPr>
        <w:widowControl/>
        <w:spacing w:line="440" w:lineRule="exact"/>
        <w:jc w:val="left"/>
        <w:rPr>
          <w:rFonts w:ascii="楷体" w:hAnsi="楷体" w:eastAsia="楷体" w:cs="楷体"/>
          <w:b/>
          <w:bCs/>
          <w:color w:val="C00000"/>
          <w:kern w:val="0"/>
          <w:sz w:val="28"/>
          <w:szCs w:val="28"/>
          <w:lang w:bidi="ar"/>
        </w:rPr>
      </w:pPr>
      <w:r>
        <w:rPr>
          <w:rFonts w:hint="eastAsia" w:ascii="楷体" w:hAnsi="楷体" w:eastAsia="楷体" w:cs="楷体"/>
          <w:b/>
          <w:bCs/>
          <w:color w:val="C00000"/>
          <w:kern w:val="0"/>
          <w:sz w:val="28"/>
          <w:szCs w:val="28"/>
          <w:lang w:bidi="ar"/>
        </w:rPr>
        <w:t>二、优点和缺点</w:t>
      </w:r>
    </w:p>
    <w:p>
      <w:pPr>
        <w:spacing w:line="440" w:lineRule="exact"/>
        <w:rPr>
          <w:rFonts w:ascii="宋体" w:hAnsi="宋体" w:eastAsia="宋体" w:cs="宋体"/>
          <w:sz w:val="24"/>
        </w:rPr>
      </w:pPr>
      <w:r>
        <w:rPr>
          <w:rFonts w:hint="eastAsia" w:ascii="宋体" w:hAnsi="宋体" w:eastAsia="宋体" w:cs="宋体"/>
          <w:sz w:val="24"/>
          <w:szCs w:val="24"/>
        </w:rPr>
        <w:t>优点：Promise 实现了链式调用，也就是说每次调用 then 之后返回的都是一个 Promise，并且是一个全新的 Promise，原因也是因为状态不可变。</w:t>
      </w:r>
    </w:p>
    <w:p>
      <w:pPr>
        <w:spacing w:line="440" w:lineRule="exact"/>
        <w:rPr>
          <w:rFonts w:ascii="宋体" w:hAnsi="宋体" w:eastAsia="宋体" w:cs="宋体"/>
          <w:sz w:val="24"/>
        </w:rPr>
      </w:pPr>
      <w:r>
        <w:rPr>
          <w:rFonts w:hint="eastAsia" w:ascii="宋体" w:hAnsi="宋体" w:eastAsia="宋体" w:cs="宋体"/>
          <w:sz w:val="24"/>
          <w:szCs w:val="24"/>
        </w:rPr>
        <w:t>缺点：无法取消 Promise，错误需要通过回调函数捕获。</w:t>
      </w:r>
    </w:p>
    <w:p>
      <w:pPr>
        <w:spacing w:line="440" w:lineRule="exact"/>
        <w:rPr>
          <w:rFonts w:ascii="宋体" w:hAnsi="宋体" w:eastAsia="宋体" w:cs="宋体"/>
          <w:sz w:val="24"/>
        </w:rPr>
      </w:pPr>
      <w:r>
        <w:rPr>
          <w:rFonts w:hint="eastAsia" w:ascii="宋体" w:hAnsi="宋体" w:eastAsia="宋体" w:cs="宋体"/>
          <w:sz w:val="24"/>
          <w:szCs w:val="24"/>
        </w:rPr>
        <w:t>promise过程：</w:t>
      </w:r>
    </w:p>
    <w:p>
      <w:pPr>
        <w:spacing w:line="440" w:lineRule="exact"/>
        <w:rPr>
          <w:rFonts w:ascii="宋体" w:hAnsi="宋体" w:eastAsia="宋体" w:cs="宋体"/>
          <w:sz w:val="24"/>
        </w:rPr>
      </w:pPr>
      <w:r>
        <w:rPr>
          <w:rFonts w:hint="eastAsia" w:ascii="宋体" w:hAnsi="宋体" w:eastAsia="宋体" w:cs="宋体"/>
          <w:sz w:val="24"/>
          <w:szCs w:val="24"/>
        </w:rPr>
        <w:t>（1）生成Promise实例</w:t>
      </w:r>
    </w:p>
    <w:p>
      <w:pPr>
        <w:spacing w:line="440" w:lineRule="exact"/>
        <w:rPr>
          <w:rFonts w:ascii="宋体" w:hAnsi="宋体" w:eastAsia="宋体" w:cs="宋体"/>
          <w:sz w:val="24"/>
        </w:rPr>
      </w:pPr>
      <w:r>
        <w:rPr>
          <w:rFonts w:hint="eastAsia" w:ascii="宋体" w:hAnsi="宋体" w:eastAsia="宋体" w:cs="宋体"/>
          <w:sz w:val="24"/>
          <w:szCs w:val="24"/>
        </w:rPr>
        <w:t>（2）执行一系列同步操作</w:t>
      </w:r>
    </w:p>
    <w:p>
      <w:pPr>
        <w:spacing w:line="440" w:lineRule="exact"/>
        <w:rPr>
          <w:rFonts w:ascii="宋体" w:hAnsi="宋体" w:eastAsia="宋体" w:cs="宋体"/>
          <w:sz w:val="24"/>
        </w:rPr>
      </w:pPr>
      <w:r>
        <w:rPr>
          <w:rFonts w:hint="eastAsia" w:ascii="宋体" w:hAnsi="宋体" w:eastAsia="宋体" w:cs="宋体"/>
          <w:sz w:val="24"/>
          <w:szCs w:val="24"/>
        </w:rPr>
        <w:t>（3）使用resolve函数将异步操作的结果传递出去, reject函数传递异步操作的错误</w:t>
      </w:r>
    </w:p>
    <w:p>
      <w:pPr>
        <w:spacing w:line="440" w:lineRule="exact"/>
        <w:rPr>
          <w:rFonts w:ascii="宋体" w:hAnsi="宋体" w:eastAsia="宋体" w:cs="宋体"/>
          <w:sz w:val="24"/>
        </w:rPr>
      </w:pPr>
      <w:r>
        <w:rPr>
          <w:rFonts w:hint="eastAsia" w:ascii="宋体" w:hAnsi="宋体" w:eastAsia="宋体" w:cs="宋体"/>
          <w:sz w:val="24"/>
          <w:szCs w:val="24"/>
        </w:rPr>
        <w:t>（4）用then方法分别指定Resolve状态和Reject状态的函数,then方法返回一个新的Promise实例,因此可以采用链式写法</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18、”==”和“===”的不同</w:t>
      </w:r>
    </w:p>
    <w:p>
      <w:pPr>
        <w:spacing w:line="440" w:lineRule="exact"/>
        <w:rPr>
          <w:rFonts w:ascii="宋体" w:hAnsi="宋体" w:eastAsia="宋体" w:cs="宋体"/>
          <w:sz w:val="24"/>
        </w:rPr>
      </w:pPr>
      <w:bookmarkStart w:id="8" w:name="6667-1620347760205"/>
      <w:bookmarkEnd w:id="8"/>
      <w:r>
        <w:rPr>
          <w:rFonts w:ascii="宋体" w:hAnsi="宋体" w:eastAsia="宋体" w:cs="宋体"/>
          <w:sz w:val="24"/>
          <w:szCs w:val="24"/>
        </w:rPr>
        <w:t>前者会自动转换类型</w:t>
      </w:r>
      <w:bookmarkStart w:id="9" w:name="6781-1620347760207"/>
      <w:bookmarkEnd w:id="9"/>
      <w:r>
        <w:rPr>
          <w:rFonts w:hint="eastAsia" w:ascii="宋体" w:hAnsi="宋体" w:eastAsia="宋体" w:cs="宋体"/>
          <w:sz w:val="24"/>
          <w:szCs w:val="24"/>
        </w:rPr>
        <w:t>，</w:t>
      </w:r>
      <w:r>
        <w:rPr>
          <w:rFonts w:ascii="宋体" w:hAnsi="宋体" w:eastAsia="宋体" w:cs="宋体"/>
          <w:sz w:val="24"/>
          <w:szCs w:val="24"/>
        </w:rPr>
        <w:t>后者不会</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19、请说出</w:t>
      </w:r>
      <w:r>
        <w:rPr>
          <w:rFonts w:ascii="楷体" w:hAnsi="楷体" w:eastAsia="楷体" w:cs="楷体"/>
          <w:b/>
          <w:bCs/>
          <w:color w:val="C00000"/>
          <w:kern w:val="0"/>
          <w:sz w:val="30"/>
          <w:szCs w:val="30"/>
        </w:rPr>
        <w:t xml:space="preserve">call、apply、bind的区别 </w:t>
      </w:r>
    </w:p>
    <w:p>
      <w:pPr>
        <w:widowControl/>
        <w:numPr>
          <w:ilvl w:val="0"/>
          <w:numId w:val="177"/>
        </w:numPr>
        <w:tabs>
          <w:tab w:val="left" w:pos="720"/>
        </w:tabs>
        <w:spacing w:line="440" w:lineRule="exact"/>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kern w:val="0"/>
          <w:sz w:val="24"/>
          <w:szCs w:val="24"/>
          <w:lang w:bidi="ar"/>
          <w14:textFill>
            <w14:solidFill>
              <w14:schemeClr w14:val="tx1"/>
            </w14:solidFill>
          </w14:textFill>
        </w:rPr>
        <w:t xml:space="preserve">bind:bind绑定完this的指向后会返回⼀个新的函数体，不会被⽴即调⽤ </w:t>
      </w:r>
    </w:p>
    <w:p>
      <w:pPr>
        <w:widowControl/>
        <w:numPr>
          <w:ilvl w:val="0"/>
          <w:numId w:val="177"/>
        </w:numPr>
        <w:tabs>
          <w:tab w:val="left" w:pos="720"/>
        </w:tabs>
        <w:spacing w:line="440" w:lineRule="exact"/>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kern w:val="0"/>
          <w:sz w:val="24"/>
          <w:szCs w:val="24"/>
          <w:lang w:bidi="ar"/>
          <w14:textFill>
            <w14:solidFill>
              <w14:schemeClr w14:val="tx1"/>
            </w14:solidFill>
          </w14:textFill>
        </w:rPr>
        <w:t xml:space="preserve">call和apply:绑定完this的指向后会⽴即调⽤ </w:t>
      </w:r>
    </w:p>
    <w:p>
      <w:pPr>
        <w:widowControl/>
        <w:numPr>
          <w:ilvl w:val="0"/>
          <w:numId w:val="177"/>
        </w:numPr>
        <w:tabs>
          <w:tab w:val="left" w:pos="720"/>
        </w:tabs>
        <w:spacing w:line="440" w:lineRule="exact"/>
        <w:jc w:val="left"/>
        <w:rPr>
          <w:rFonts w:ascii="宋体" w:hAnsi="宋体" w:eastAsia="宋体" w:cs="宋体"/>
          <w:color w:val="C00000"/>
          <w:sz w:val="24"/>
        </w:rPr>
      </w:pPr>
      <w:r>
        <w:rPr>
          <w:rFonts w:hint="eastAsia" w:ascii="宋体" w:hAnsi="宋体" w:eastAsia="宋体" w:cs="宋体"/>
          <w:color w:val="C00000"/>
          <w:kern w:val="0"/>
          <w:sz w:val="24"/>
          <w:szCs w:val="24"/>
          <w:lang w:bidi="ar"/>
        </w:rPr>
        <w:t xml:space="preserve">call与apply的区别： </w:t>
      </w:r>
    </w:p>
    <w:p>
      <w:pPr>
        <w:widowControl/>
        <w:spacing w:line="440" w:lineRule="exact"/>
        <w:jc w:val="left"/>
        <w:rPr>
          <w:rFonts w:ascii="宋体" w:hAnsi="宋体" w:eastAsia="宋体" w:cs="宋体"/>
          <w:color w:val="000000" w:themeColor="text1"/>
          <w:sz w:val="24"/>
          <w14:textFill>
            <w14:solidFill>
              <w14:schemeClr w14:val="tx1"/>
            </w14:solidFill>
          </w14:textFill>
        </w:rPr>
      </w:pPr>
      <w:r>
        <w:rPr>
          <w:rFonts w:hint="eastAsia" w:ascii="宋体" w:hAnsi="宋体" w:eastAsia="宋体" w:cs="宋体"/>
          <w:color w:val="000000" w:themeColor="text1"/>
          <w:kern w:val="0"/>
          <w:sz w:val="24"/>
          <w:szCs w:val="24"/>
          <w:lang w:bidi="ar"/>
          <w14:textFill>
            <w14:solidFill>
              <w14:schemeClr w14:val="tx1"/>
            </w14:solidFill>
          </w14:textFill>
        </w:rPr>
        <w:t xml:space="preserve">call:第⼀个参数是this的指向，第⼆个以及后⾯的所有参数需要⼀个个进⾏传递 </w:t>
      </w:r>
    </w:p>
    <w:p>
      <w:pPr>
        <w:widowControl/>
        <w:spacing w:line="440" w:lineRule="exact"/>
        <w:jc w:val="left"/>
        <w:rPr>
          <w:rFonts w:ascii="宋体" w:hAnsi="宋体" w:eastAsia="宋体" w:cs="宋体"/>
          <w:color w:val="000000" w:themeColor="text1"/>
          <w:kern w:val="0"/>
          <w:sz w:val="24"/>
          <w:lang w:bidi="ar"/>
          <w14:textFill>
            <w14:solidFill>
              <w14:schemeClr w14:val="tx1"/>
            </w14:solidFill>
          </w14:textFill>
        </w:rPr>
      </w:pPr>
      <w:r>
        <w:rPr>
          <w:rFonts w:hint="eastAsia" w:ascii="宋体" w:hAnsi="宋体" w:eastAsia="宋体" w:cs="宋体"/>
          <w:color w:val="000000" w:themeColor="text1"/>
          <w:kern w:val="0"/>
          <w:sz w:val="24"/>
          <w:szCs w:val="24"/>
          <w:lang w:bidi="ar"/>
          <w14:textFill>
            <w14:solidFill>
              <w14:schemeClr w14:val="tx1"/>
            </w14:solidFill>
          </w14:textFill>
        </w:rPr>
        <w:t>apply:第⼀个参数是this</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20、shouldComponentUpdate 是做什么的？</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shouldComponentUpdate 这个方法用来判断是否需要调用 render 方法重新描绘 dom。因为 dom 的描绘非常消耗性能，如果我们能在 shouldComponentUpdate 方法中能够写出更优化的 dom diff 算法，可以极大的提高性能。</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虚拟DOM和DIFF算法？</w:t>
      </w:r>
    </w:p>
    <w:p>
      <w:pPr>
        <w:widowControl/>
        <w:spacing w:line="440" w:lineRule="exact"/>
        <w:jc w:val="left"/>
        <w:outlineLvl w:val="0"/>
        <w:rPr>
          <w:rFonts w:ascii="宋体" w:hAnsi="宋体" w:eastAsia="宋体" w:cs="宋体"/>
          <w:kern w:val="0"/>
          <w:sz w:val="24"/>
          <w:lang w:bidi="ar"/>
        </w:rPr>
      </w:pPr>
      <w:r>
        <w:rPr>
          <w:rFonts w:hint="eastAsia" w:ascii="宋体" w:hAnsi="宋体" w:eastAsia="宋体" w:cs="宋体"/>
          <w:kern w:val="0"/>
          <w:sz w:val="24"/>
          <w:szCs w:val="24"/>
        </w:rPr>
        <w:t>虚拟DOm是相对于浏览器所渲染出来的真实DOM，</w:t>
      </w:r>
      <w:r>
        <w:rPr>
          <w:rFonts w:ascii="宋体" w:hAnsi="宋体" w:eastAsia="宋体" w:cs="宋体"/>
          <w:kern w:val="0"/>
          <w:sz w:val="24"/>
          <w:szCs w:val="24"/>
          <w:lang w:bidi="ar"/>
        </w:rPr>
        <w:t xml:space="preserve">将DOM抽象为虚拟DOM, 然后通过新旧虚拟DOM 这两个对象的差异(Diff算法),最终只把变化的部分重新渲染,提高渲染效率的过程; </w:t>
      </w:r>
    </w:p>
    <w:p>
      <w:pPr>
        <w:widowControl/>
        <w:spacing w:line="440" w:lineRule="exact"/>
        <w:jc w:val="left"/>
        <w:rPr>
          <w:rFonts w:ascii="宋体" w:hAnsi="宋体" w:eastAsia="宋体" w:cs="宋体"/>
          <w:kern w:val="0"/>
          <w:sz w:val="24"/>
          <w:lang w:bidi="ar"/>
        </w:rPr>
      </w:pPr>
      <w:r>
        <w:rPr>
          <w:rFonts w:ascii="宋体" w:hAnsi="宋体" w:eastAsia="宋体" w:cs="宋体"/>
          <w:kern w:val="0"/>
          <w:sz w:val="24"/>
          <w:szCs w:val="24"/>
          <w:lang w:bidi="ar"/>
        </w:rPr>
        <w:t>diff 是通过JS层面的计算，返回一个patch对象，即补丁对象，在通过特定的操作解析patch对象，完成页面的重新渲染</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函数组件和类组件的区别</w:t>
      </w:r>
    </w:p>
    <w:p>
      <w:pPr>
        <w:widowControl/>
        <w:numPr>
          <w:ilvl w:val="0"/>
          <w:numId w:val="178"/>
        </w:numPr>
        <w:tabs>
          <w:tab w:val="left" w:pos="720"/>
        </w:tabs>
        <w:spacing w:before="156" w:beforeLines="50" w:after="156" w:afterLines="50"/>
        <w:jc w:val="left"/>
        <w:outlineLvl w:val="0"/>
        <w:rPr>
          <w:rFonts w:ascii="宋体" w:hAnsi="宋体" w:eastAsia="宋体" w:cs="宋体"/>
          <w:kern w:val="0"/>
          <w:sz w:val="24"/>
        </w:rPr>
      </w:pPr>
      <w:r>
        <w:rPr>
          <w:rFonts w:hint="eastAsia" w:ascii="宋体" w:hAnsi="宋体" w:eastAsia="宋体" w:cs="宋体"/>
          <w:kern w:val="0"/>
          <w:sz w:val="24"/>
          <w:szCs w:val="24"/>
        </w:rPr>
        <w:t>类组件有this指向，生命周期，有状态state。函数组件没有</w:t>
      </w:r>
    </w:p>
    <w:p>
      <w:pPr>
        <w:widowControl/>
        <w:numPr>
          <w:ilvl w:val="0"/>
          <w:numId w:val="178"/>
        </w:numPr>
        <w:tabs>
          <w:tab w:val="left" w:pos="720"/>
        </w:tabs>
        <w:spacing w:before="156" w:beforeLines="50" w:after="156" w:afterLines="50"/>
        <w:jc w:val="left"/>
        <w:outlineLvl w:val="0"/>
        <w:rPr>
          <w:rFonts w:ascii="宋体" w:hAnsi="宋体" w:eastAsia="宋体" w:cs="宋体"/>
          <w:kern w:val="0"/>
          <w:sz w:val="24"/>
        </w:rPr>
      </w:pPr>
      <w:r>
        <w:rPr>
          <w:rFonts w:hint="eastAsia" w:ascii="宋体" w:hAnsi="宋体" w:eastAsia="宋体" w:cs="宋体"/>
          <w:sz w:val="24"/>
          <w:szCs w:val="24"/>
          <w:shd w:val="clear" w:color="auto" w:fill="FFFFFF"/>
        </w:rPr>
        <w:t xml:space="preserve">函数组件接收一个单一的 </w:t>
      </w:r>
      <w:r>
        <w:rPr>
          <w:rStyle w:val="28"/>
          <w:rFonts w:hint="eastAsia"/>
          <w:bdr w:val="single" w:color="E7EAED" w:sz="4" w:space="0"/>
          <w:shd w:val="clear" w:color="auto" w:fill="F3F4F4"/>
        </w:rPr>
        <w:t>props</w:t>
      </w:r>
      <w:r>
        <w:rPr>
          <w:rFonts w:hint="eastAsia" w:ascii="宋体" w:hAnsi="宋体" w:eastAsia="宋体" w:cs="宋体"/>
          <w:sz w:val="24"/>
          <w:szCs w:val="24"/>
          <w:shd w:val="clear" w:color="auto" w:fill="FFFFFF"/>
        </w:rPr>
        <w:t xml:space="preserve"> 对象并返回了一个React元素</w:t>
      </w:r>
    </w:p>
    <w:p>
      <w:pPr>
        <w:widowControl/>
        <w:spacing w:before="156" w:beforeLines="50" w:after="156" w:afterLines="50"/>
        <w:jc w:val="left"/>
        <w:outlineLvl w:val="0"/>
        <w:rPr>
          <w:rFonts w:ascii="宋体" w:hAnsi="宋体" w:eastAsia="宋体" w:cs="宋体"/>
          <w:b/>
          <w:bCs/>
          <w:color w:val="C00000"/>
          <w:kern w:val="0"/>
          <w:sz w:val="24"/>
        </w:rPr>
      </w:pPr>
      <w:r>
        <w:rPr>
          <w:rFonts w:hint="eastAsia" w:ascii="宋体" w:hAnsi="宋体" w:eastAsia="宋体" w:cs="宋体"/>
          <w:b/>
          <w:bCs/>
          <w:color w:val="C00000"/>
          <w:sz w:val="24"/>
          <w:szCs w:val="24"/>
          <w:shd w:val="clear" w:color="auto" w:fill="FFFFFF"/>
        </w:rPr>
        <w:t>类组件</w:t>
      </w:r>
    </w:p>
    <w:p>
      <w:pPr>
        <w:widowControl/>
        <w:numPr>
          <w:ilvl w:val="0"/>
          <w:numId w:val="179"/>
        </w:numPr>
        <w:tabs>
          <w:tab w:val="left" w:pos="720"/>
        </w:tabs>
        <w:spacing w:line="440" w:lineRule="exact"/>
        <w:ind w:left="0" w:firstLine="0"/>
        <w:jc w:val="left"/>
        <w:outlineLvl w:val="0"/>
        <w:rPr>
          <w:rFonts w:ascii="宋体" w:hAnsi="宋体" w:eastAsia="宋体" w:cs="宋体"/>
          <w:kern w:val="0"/>
          <w:sz w:val="24"/>
        </w:rPr>
      </w:pPr>
      <w:r>
        <w:rPr>
          <w:rFonts w:hint="eastAsia" w:ascii="宋体" w:hAnsi="宋体" w:eastAsia="宋体" w:cs="宋体"/>
          <w:kern w:val="0"/>
          <w:sz w:val="24"/>
          <w:szCs w:val="24"/>
        </w:rPr>
        <w:t>无论是使用函数或是类来声明一个组件，它决不能修改它自己的 `props`。</w:t>
      </w:r>
    </w:p>
    <w:p>
      <w:pPr>
        <w:widowControl/>
        <w:numPr>
          <w:ilvl w:val="0"/>
          <w:numId w:val="179"/>
        </w:numPr>
        <w:tabs>
          <w:tab w:val="left" w:pos="720"/>
        </w:tabs>
        <w:spacing w:line="440" w:lineRule="exact"/>
        <w:ind w:left="0" w:firstLine="0"/>
        <w:jc w:val="left"/>
        <w:outlineLvl w:val="0"/>
        <w:rPr>
          <w:rFonts w:ascii="宋体" w:hAnsi="宋体" w:eastAsia="宋体" w:cs="宋体"/>
          <w:kern w:val="0"/>
          <w:sz w:val="24"/>
        </w:rPr>
      </w:pPr>
      <w:r>
        <w:rPr>
          <w:rFonts w:hint="eastAsia" w:ascii="宋体" w:hAnsi="宋体" w:eastAsia="宋体" w:cs="宋体"/>
          <w:kern w:val="0"/>
          <w:sz w:val="24"/>
          <w:szCs w:val="24"/>
        </w:rPr>
        <w:t>所有 React 组件都必须是纯函数，并禁止修改其自身 `props` 。</w:t>
      </w:r>
    </w:p>
    <w:p>
      <w:pPr>
        <w:widowControl/>
        <w:numPr>
          <w:ilvl w:val="0"/>
          <w:numId w:val="179"/>
        </w:numPr>
        <w:tabs>
          <w:tab w:val="left" w:pos="720"/>
        </w:tabs>
        <w:spacing w:line="440" w:lineRule="exact"/>
        <w:ind w:left="0" w:firstLine="0"/>
        <w:jc w:val="left"/>
        <w:outlineLvl w:val="0"/>
        <w:rPr>
          <w:rFonts w:ascii="宋体" w:hAnsi="宋体" w:eastAsia="宋体" w:cs="宋体"/>
          <w:kern w:val="0"/>
          <w:sz w:val="24"/>
        </w:rPr>
      </w:pPr>
      <w:r>
        <w:rPr>
          <w:rFonts w:hint="eastAsia" w:ascii="宋体" w:hAnsi="宋体" w:eastAsia="宋体" w:cs="宋体"/>
          <w:kern w:val="0"/>
          <w:sz w:val="24"/>
          <w:szCs w:val="24"/>
        </w:rPr>
        <w:t>React是单项数据流，父组件改变了属性，那么子组件视图会更新。</w:t>
      </w:r>
    </w:p>
    <w:p>
      <w:pPr>
        <w:widowControl/>
        <w:numPr>
          <w:ilvl w:val="0"/>
          <w:numId w:val="179"/>
        </w:numPr>
        <w:tabs>
          <w:tab w:val="left" w:pos="720"/>
        </w:tabs>
        <w:spacing w:line="440" w:lineRule="exact"/>
        <w:ind w:left="0" w:firstLine="0"/>
        <w:jc w:val="left"/>
        <w:outlineLvl w:val="0"/>
        <w:rPr>
          <w:rFonts w:ascii="宋体" w:hAnsi="宋体" w:eastAsia="宋体" w:cs="宋体"/>
          <w:kern w:val="0"/>
          <w:sz w:val="24"/>
        </w:rPr>
      </w:pPr>
      <w:r>
        <w:rPr>
          <w:rFonts w:hint="eastAsia" w:ascii="宋体" w:hAnsi="宋体" w:eastAsia="宋体" w:cs="宋体"/>
          <w:kern w:val="0"/>
          <w:sz w:val="24"/>
          <w:szCs w:val="24"/>
        </w:rPr>
        <w:t>属性 `props` 是外界传递过来的，状态 `state` 是组件本身的，状态可以在组件中任意修改</w:t>
      </w:r>
    </w:p>
    <w:p>
      <w:pPr>
        <w:widowControl/>
        <w:numPr>
          <w:ilvl w:val="0"/>
          <w:numId w:val="179"/>
        </w:numPr>
        <w:tabs>
          <w:tab w:val="left" w:pos="720"/>
        </w:tabs>
        <w:spacing w:line="440" w:lineRule="exact"/>
        <w:ind w:left="0" w:firstLine="0"/>
        <w:jc w:val="left"/>
        <w:outlineLvl w:val="0"/>
        <w:rPr>
          <w:rFonts w:ascii="宋体" w:hAnsi="宋体" w:eastAsia="宋体" w:cs="宋体"/>
          <w:kern w:val="0"/>
          <w:sz w:val="24"/>
        </w:rPr>
      </w:pPr>
      <w:r>
        <w:rPr>
          <w:rFonts w:hint="eastAsia" w:ascii="宋体" w:hAnsi="宋体" w:eastAsia="宋体" w:cs="宋体"/>
          <w:kern w:val="0"/>
          <w:sz w:val="24"/>
          <w:szCs w:val="24"/>
        </w:rPr>
        <w:t>组件的属性和状态改变都会更新视图。</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v-if 和 v-show 区别</w:t>
      </w:r>
    </w:p>
    <w:p>
      <w:pPr>
        <w:widowControl/>
        <w:spacing w:line="440" w:lineRule="exact"/>
        <w:jc w:val="left"/>
        <w:rPr>
          <w:rFonts w:ascii="宋体" w:hAnsi="宋体" w:eastAsia="宋体" w:cs="宋体"/>
          <w:kern w:val="0"/>
          <w:sz w:val="24"/>
        </w:rPr>
      </w:pPr>
      <w:r>
        <w:rPr>
          <w:rFonts w:hint="eastAsia" w:ascii="宋体" w:hAnsi="宋体" w:eastAsia="宋体" w:cs="宋体"/>
          <w:kern w:val="0"/>
          <w:sz w:val="24"/>
          <w:szCs w:val="24"/>
        </w:rPr>
        <w:t>v-if</w:t>
      </w:r>
      <w:r>
        <w:rPr>
          <w:rFonts w:hint="eastAsia" w:ascii="宋体" w:hAnsi="宋体" w:eastAsia="宋体" w:cs="宋体"/>
          <w:kern w:val="0"/>
          <w:sz w:val="24"/>
          <w:szCs w:val="24"/>
          <w:bdr w:val="single" w:color="E7EAED" w:sz="6" w:space="0"/>
          <w:shd w:val="clear" w:color="auto" w:fill="F3F4F4"/>
        </w:rPr>
        <w:t>按照条件是否渲染，</w:t>
      </w:r>
      <w:r>
        <w:rPr>
          <w:rFonts w:hint="eastAsia" w:ascii="宋体" w:hAnsi="宋体" w:eastAsia="宋体" w:cs="宋体"/>
          <w:kern w:val="0"/>
          <w:sz w:val="24"/>
          <w:szCs w:val="24"/>
        </w:rPr>
        <w:t>v-show</w:t>
      </w:r>
      <w:r>
        <w:rPr>
          <w:rFonts w:hint="eastAsia" w:ascii="宋体" w:hAnsi="宋体" w:eastAsia="宋体" w:cs="宋体"/>
          <w:kern w:val="0"/>
          <w:sz w:val="24"/>
          <w:szCs w:val="24"/>
          <w:bdr w:val="single" w:color="E7EAED" w:sz="6" w:space="0"/>
          <w:shd w:val="clear" w:color="auto" w:fill="F3F4F4"/>
        </w:rPr>
        <w:t>是</w:t>
      </w:r>
      <w:r>
        <w:rPr>
          <w:rFonts w:hint="eastAsia" w:ascii="宋体" w:hAnsi="宋体" w:eastAsia="宋体" w:cs="宋体"/>
          <w:kern w:val="0"/>
          <w:sz w:val="24"/>
          <w:szCs w:val="24"/>
        </w:rPr>
        <w:t>display</w:t>
      </w:r>
      <w:r>
        <w:rPr>
          <w:rFonts w:hint="eastAsia" w:ascii="宋体" w:hAnsi="宋体" w:eastAsia="宋体" w:cs="宋体"/>
          <w:kern w:val="0"/>
          <w:sz w:val="24"/>
          <w:szCs w:val="24"/>
          <w:bdr w:val="single" w:color="E7EAED" w:sz="6" w:space="0"/>
          <w:shd w:val="clear" w:color="auto" w:fill="F3F4F4"/>
        </w:rPr>
        <w:t>的</w:t>
      </w:r>
      <w:r>
        <w:rPr>
          <w:rFonts w:hint="eastAsia" w:ascii="宋体" w:hAnsi="宋体" w:eastAsia="宋体" w:cs="宋体"/>
          <w:kern w:val="0"/>
          <w:sz w:val="24"/>
          <w:szCs w:val="24"/>
        </w:rPr>
        <w:t>block</w:t>
      </w:r>
      <w:r>
        <w:rPr>
          <w:rFonts w:hint="eastAsia" w:ascii="宋体" w:hAnsi="宋体" w:eastAsia="宋体" w:cs="宋体"/>
          <w:kern w:val="0"/>
          <w:sz w:val="24"/>
          <w:szCs w:val="24"/>
          <w:bdr w:val="single" w:color="E7EAED" w:sz="6" w:space="0"/>
          <w:shd w:val="clear" w:color="auto" w:fill="F3F4F4"/>
        </w:rPr>
        <w:t>或</w:t>
      </w:r>
      <w:r>
        <w:rPr>
          <w:rFonts w:hint="eastAsia" w:ascii="宋体" w:hAnsi="宋体" w:eastAsia="宋体" w:cs="宋体"/>
          <w:kern w:val="0"/>
          <w:sz w:val="24"/>
          <w:szCs w:val="24"/>
        </w:rPr>
        <w:t>none</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let，const，var的区别</w:t>
      </w:r>
    </w:p>
    <w:p>
      <w:pPr>
        <w:widowControl/>
        <w:numPr>
          <w:ilvl w:val="0"/>
          <w:numId w:val="180"/>
        </w:numPr>
        <w:tabs>
          <w:tab w:val="left" w:pos="720"/>
        </w:tabs>
        <w:spacing w:line="440" w:lineRule="exact"/>
        <w:jc w:val="left"/>
        <w:outlineLvl w:val="0"/>
        <w:rPr>
          <w:rFonts w:ascii="宋体" w:hAnsi="宋体" w:eastAsia="宋体" w:cs="宋体"/>
          <w:kern w:val="0"/>
          <w:sz w:val="24"/>
        </w:rPr>
      </w:pPr>
      <w:r>
        <w:rPr>
          <w:rFonts w:hint="eastAsia" w:ascii="宋体" w:hAnsi="宋体" w:eastAsia="宋体" w:cs="宋体"/>
          <w:kern w:val="0"/>
          <w:sz w:val="24"/>
          <w:szCs w:val="24"/>
        </w:rPr>
        <w:t>let没有变量提升，但是他有作用域，不可以重复命名，他只有跳出作用域时才可以重复命名</w:t>
      </w:r>
    </w:p>
    <w:p>
      <w:pPr>
        <w:widowControl/>
        <w:numPr>
          <w:ilvl w:val="0"/>
          <w:numId w:val="180"/>
        </w:numPr>
        <w:tabs>
          <w:tab w:val="left" w:pos="720"/>
        </w:tabs>
        <w:spacing w:line="440" w:lineRule="exact"/>
        <w:jc w:val="left"/>
        <w:outlineLvl w:val="0"/>
        <w:rPr>
          <w:rFonts w:ascii="宋体" w:hAnsi="宋体" w:eastAsia="宋体" w:cs="宋体"/>
          <w:kern w:val="0"/>
          <w:sz w:val="24"/>
        </w:rPr>
      </w:pPr>
      <w:r>
        <w:rPr>
          <w:rFonts w:hint="eastAsia" w:ascii="宋体" w:hAnsi="宋体" w:eastAsia="宋体" w:cs="宋体"/>
          <w:kern w:val="0"/>
          <w:sz w:val="24"/>
          <w:szCs w:val="24"/>
        </w:rPr>
        <w:t>Const他就是一个常量</w:t>
      </w:r>
    </w:p>
    <w:p>
      <w:pPr>
        <w:widowControl/>
        <w:numPr>
          <w:ilvl w:val="0"/>
          <w:numId w:val="180"/>
        </w:numPr>
        <w:tabs>
          <w:tab w:val="left" w:pos="720"/>
        </w:tabs>
        <w:spacing w:line="440" w:lineRule="exact"/>
        <w:jc w:val="left"/>
        <w:outlineLvl w:val="0"/>
        <w:rPr>
          <w:rFonts w:ascii="宋体" w:hAnsi="宋体" w:eastAsia="宋体" w:cs="宋体"/>
          <w:kern w:val="0"/>
          <w:sz w:val="24"/>
        </w:rPr>
      </w:pPr>
      <w:r>
        <w:rPr>
          <w:rFonts w:hint="eastAsia" w:ascii="宋体" w:hAnsi="宋体" w:eastAsia="宋体" w:cs="宋体"/>
          <w:kern w:val="0"/>
          <w:sz w:val="24"/>
          <w:szCs w:val="24"/>
        </w:rPr>
        <w:t>Var他可以变量提升</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Vue的路由实现：hash模式 和 history模式</w:t>
      </w:r>
    </w:p>
    <w:p>
      <w:pPr>
        <w:widowControl/>
        <w:numPr>
          <w:ilvl w:val="0"/>
          <w:numId w:val="181"/>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bdr w:val="single" w:color="E7EAED" w:sz="6" w:space="0"/>
          <w:shd w:val="clear" w:color="auto" w:fill="F3F4F4"/>
        </w:rPr>
        <w:t>hash</w:t>
      </w:r>
      <w:r>
        <w:rPr>
          <w:rFonts w:hint="eastAsia" w:ascii="宋体" w:hAnsi="宋体" w:eastAsia="宋体" w:cs="宋体"/>
          <w:kern w:val="0"/>
          <w:sz w:val="24"/>
          <w:szCs w:val="24"/>
        </w:rPr>
        <w:t>模式：在浏览器中符号</w:t>
      </w:r>
      <w:r>
        <w:rPr>
          <w:rFonts w:hint="eastAsia" w:ascii="宋体" w:hAnsi="宋体" w:eastAsia="宋体" w:cs="宋体"/>
          <w:kern w:val="0"/>
          <w:sz w:val="24"/>
          <w:szCs w:val="24"/>
          <w:bdr w:val="single" w:color="E7EAED" w:sz="6" w:space="0"/>
          <w:shd w:val="clear" w:color="auto" w:fill="F3F4F4"/>
        </w:rPr>
        <w:t>“#”</w:t>
      </w:r>
      <w:r>
        <w:rPr>
          <w:rFonts w:hint="eastAsia" w:ascii="宋体" w:hAnsi="宋体" w:eastAsia="宋体" w:cs="宋体"/>
          <w:kern w:val="0"/>
          <w:sz w:val="24"/>
          <w:szCs w:val="24"/>
        </w:rPr>
        <w:t>，#以及#后面的字符称之为</w:t>
      </w:r>
      <w:r>
        <w:rPr>
          <w:rFonts w:hint="eastAsia" w:ascii="宋体" w:hAnsi="宋体" w:eastAsia="宋体" w:cs="宋体"/>
          <w:kern w:val="0"/>
          <w:sz w:val="24"/>
          <w:szCs w:val="24"/>
          <w:bdr w:val="single" w:color="E7EAED" w:sz="6" w:space="0"/>
          <w:shd w:val="clear" w:color="auto" w:fill="F3F4F4"/>
        </w:rPr>
        <w:t>hash</w:t>
      </w:r>
      <w:r>
        <w:rPr>
          <w:rFonts w:hint="eastAsia" w:ascii="宋体" w:hAnsi="宋体" w:eastAsia="宋体" w:cs="宋体"/>
          <w:kern w:val="0"/>
          <w:sz w:val="24"/>
          <w:szCs w:val="24"/>
        </w:rPr>
        <w:t xml:space="preserve">，用 </w:t>
      </w:r>
      <w:r>
        <w:rPr>
          <w:rFonts w:hint="eastAsia" w:ascii="宋体" w:hAnsi="宋体" w:eastAsia="宋体" w:cs="宋体"/>
          <w:kern w:val="0"/>
          <w:sz w:val="24"/>
          <w:szCs w:val="24"/>
          <w:bdr w:val="single" w:color="E7EAED" w:sz="6" w:space="0"/>
          <w:shd w:val="clear" w:color="auto" w:fill="F3F4F4"/>
        </w:rPr>
        <w:t>window.location.hash</w:t>
      </w:r>
      <w:r>
        <w:rPr>
          <w:rFonts w:hint="eastAsia" w:ascii="宋体" w:hAnsi="宋体" w:eastAsia="宋体" w:cs="宋体"/>
          <w:kern w:val="0"/>
          <w:sz w:val="24"/>
          <w:szCs w:val="24"/>
        </w:rPr>
        <w:t xml:space="preserve"> 读取。特点：</w:t>
      </w:r>
      <w:r>
        <w:rPr>
          <w:rFonts w:hint="eastAsia" w:ascii="宋体" w:hAnsi="宋体" w:eastAsia="宋体" w:cs="宋体"/>
          <w:kern w:val="0"/>
          <w:sz w:val="24"/>
          <w:szCs w:val="24"/>
          <w:bdr w:val="single" w:color="E7EAED" w:sz="6" w:space="0"/>
          <w:shd w:val="clear" w:color="auto" w:fill="F3F4F4"/>
        </w:rPr>
        <w:t>hash</w:t>
      </w:r>
      <w:r>
        <w:rPr>
          <w:rFonts w:hint="eastAsia" w:ascii="宋体" w:hAnsi="宋体" w:eastAsia="宋体" w:cs="宋体"/>
          <w:kern w:val="0"/>
          <w:sz w:val="24"/>
          <w:szCs w:val="24"/>
        </w:rPr>
        <w:t>虽然在</w:t>
      </w:r>
      <w:r>
        <w:rPr>
          <w:rFonts w:hint="eastAsia" w:ascii="宋体" w:hAnsi="宋体" w:eastAsia="宋体" w:cs="宋体"/>
          <w:kern w:val="0"/>
          <w:sz w:val="24"/>
          <w:szCs w:val="24"/>
          <w:bdr w:val="single" w:color="E7EAED" w:sz="6" w:space="0"/>
          <w:shd w:val="clear" w:color="auto" w:fill="F3F4F4"/>
        </w:rPr>
        <w:t>URL</w:t>
      </w:r>
      <w:r>
        <w:rPr>
          <w:rFonts w:hint="eastAsia" w:ascii="宋体" w:hAnsi="宋体" w:eastAsia="宋体" w:cs="宋体"/>
          <w:kern w:val="0"/>
          <w:sz w:val="24"/>
          <w:szCs w:val="24"/>
        </w:rPr>
        <w:t>中，但不被包括在</w:t>
      </w:r>
      <w:r>
        <w:rPr>
          <w:rFonts w:hint="eastAsia" w:ascii="宋体" w:hAnsi="宋体" w:eastAsia="宋体" w:cs="宋体"/>
          <w:kern w:val="0"/>
          <w:sz w:val="24"/>
          <w:szCs w:val="24"/>
          <w:bdr w:val="single" w:color="E7EAED" w:sz="6" w:space="0"/>
          <w:shd w:val="clear" w:color="auto" w:fill="F3F4F4"/>
        </w:rPr>
        <w:t>HTTP</w:t>
      </w:r>
      <w:r>
        <w:rPr>
          <w:rFonts w:hint="eastAsia" w:ascii="宋体" w:hAnsi="宋体" w:eastAsia="宋体" w:cs="宋体"/>
          <w:kern w:val="0"/>
          <w:sz w:val="24"/>
          <w:szCs w:val="24"/>
        </w:rPr>
        <w:t>请求中；用来指导浏览器动作，对服务端安全无用，</w:t>
      </w:r>
      <w:r>
        <w:rPr>
          <w:rFonts w:hint="eastAsia" w:ascii="宋体" w:hAnsi="宋体" w:eastAsia="宋体" w:cs="宋体"/>
          <w:kern w:val="0"/>
          <w:sz w:val="24"/>
          <w:szCs w:val="24"/>
          <w:bdr w:val="single" w:color="E7EAED" w:sz="6" w:space="0"/>
          <w:shd w:val="clear" w:color="auto" w:fill="F3F4F4"/>
        </w:rPr>
        <w:t>hash</w:t>
      </w:r>
      <w:r>
        <w:rPr>
          <w:rFonts w:hint="eastAsia" w:ascii="宋体" w:hAnsi="宋体" w:eastAsia="宋体" w:cs="宋体"/>
          <w:kern w:val="0"/>
          <w:sz w:val="24"/>
          <w:szCs w:val="24"/>
        </w:rPr>
        <w:t>不会重加载页面。</w:t>
      </w:r>
    </w:p>
    <w:p>
      <w:pPr>
        <w:widowControl/>
        <w:numPr>
          <w:ilvl w:val="0"/>
          <w:numId w:val="181"/>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bdr w:val="single" w:color="E7EAED" w:sz="6" w:space="0"/>
          <w:shd w:val="clear" w:color="auto" w:fill="F3F4F4"/>
        </w:rPr>
        <w:t>history</w:t>
      </w:r>
      <w:r>
        <w:rPr>
          <w:rFonts w:hint="eastAsia" w:ascii="宋体" w:hAnsi="宋体" w:eastAsia="宋体" w:cs="宋体"/>
          <w:kern w:val="0"/>
          <w:sz w:val="24"/>
          <w:szCs w:val="24"/>
        </w:rPr>
        <w:t>模式：h</w:t>
      </w:r>
      <w:r>
        <w:rPr>
          <w:rFonts w:hint="eastAsia" w:ascii="宋体" w:hAnsi="宋体" w:eastAsia="宋体" w:cs="宋体"/>
          <w:kern w:val="0"/>
          <w:sz w:val="24"/>
          <w:szCs w:val="24"/>
          <w:bdr w:val="single" w:color="E7EAED" w:sz="6" w:space="0"/>
          <w:shd w:val="clear" w:color="auto" w:fill="F3F4F4"/>
        </w:rPr>
        <w:t>istory</w:t>
      </w:r>
      <w:r>
        <w:rPr>
          <w:rFonts w:hint="eastAsia" w:ascii="宋体" w:hAnsi="宋体" w:eastAsia="宋体" w:cs="宋体"/>
          <w:kern w:val="0"/>
          <w:sz w:val="24"/>
          <w:szCs w:val="24"/>
        </w:rPr>
        <w:t>采用</w:t>
      </w:r>
      <w:r>
        <w:rPr>
          <w:rFonts w:hint="eastAsia" w:ascii="宋体" w:hAnsi="宋体" w:eastAsia="宋体" w:cs="宋体"/>
          <w:kern w:val="0"/>
          <w:sz w:val="24"/>
          <w:szCs w:val="24"/>
          <w:bdr w:val="single" w:color="E7EAED" w:sz="6" w:space="0"/>
          <w:shd w:val="clear" w:color="auto" w:fill="F3F4F4"/>
        </w:rPr>
        <w:t>HTML5</w:t>
      </w:r>
      <w:r>
        <w:rPr>
          <w:rFonts w:hint="eastAsia" w:ascii="宋体" w:hAnsi="宋体" w:eastAsia="宋体" w:cs="宋体"/>
          <w:kern w:val="0"/>
          <w:sz w:val="24"/>
          <w:szCs w:val="24"/>
        </w:rPr>
        <w:t xml:space="preserve">的新特性；且提供了两个新方法： </w:t>
      </w:r>
      <w:r>
        <w:rPr>
          <w:rFonts w:hint="eastAsia" w:ascii="宋体" w:hAnsi="宋体" w:eastAsia="宋体" w:cs="宋体"/>
          <w:kern w:val="0"/>
          <w:sz w:val="24"/>
          <w:szCs w:val="24"/>
          <w:bdr w:val="single" w:color="E7EAED" w:sz="6" w:space="0"/>
          <w:shd w:val="clear" w:color="auto" w:fill="F3F4F4"/>
        </w:rPr>
        <w:t>pushState()</w:t>
      </w:r>
      <w:r>
        <w:rPr>
          <w:rFonts w:hint="eastAsia" w:ascii="宋体" w:hAnsi="宋体" w:eastAsia="宋体" w:cs="宋体"/>
          <w:kern w:val="0"/>
          <w:sz w:val="24"/>
          <w:szCs w:val="24"/>
        </w:rPr>
        <w:t xml:space="preserve">， </w:t>
      </w:r>
      <w:r>
        <w:rPr>
          <w:rFonts w:hint="eastAsia" w:ascii="宋体" w:hAnsi="宋体" w:eastAsia="宋体" w:cs="宋体"/>
          <w:kern w:val="0"/>
          <w:sz w:val="24"/>
          <w:szCs w:val="24"/>
          <w:bdr w:val="single" w:color="E7EAED" w:sz="6" w:space="0"/>
          <w:shd w:val="clear" w:color="auto" w:fill="F3F4F4"/>
        </w:rPr>
        <w:t>replaceState()</w:t>
      </w:r>
      <w:r>
        <w:rPr>
          <w:rFonts w:hint="eastAsia" w:ascii="宋体" w:hAnsi="宋体" w:eastAsia="宋体" w:cs="宋体"/>
          <w:kern w:val="0"/>
          <w:sz w:val="24"/>
          <w:szCs w:val="24"/>
        </w:rPr>
        <w:t>可以对浏览器历史记录栈进行修改，以及</w:t>
      </w:r>
      <w:r>
        <w:rPr>
          <w:rFonts w:hint="eastAsia" w:ascii="宋体" w:hAnsi="宋体" w:eastAsia="宋体" w:cs="宋体"/>
          <w:kern w:val="0"/>
          <w:sz w:val="24"/>
          <w:szCs w:val="24"/>
          <w:bdr w:val="single" w:color="E7EAED" w:sz="6" w:space="0"/>
          <w:shd w:val="clear" w:color="auto" w:fill="F3F4F4"/>
        </w:rPr>
        <w:t>popState</w:t>
      </w:r>
      <w:r>
        <w:rPr>
          <w:rFonts w:hint="eastAsia" w:ascii="宋体" w:hAnsi="宋体" w:eastAsia="宋体" w:cs="宋体"/>
          <w:kern w:val="0"/>
          <w:sz w:val="24"/>
          <w:szCs w:val="24"/>
        </w:rPr>
        <w:t>事件的监听到状态变更,刷新的时候会出现404</w:t>
      </w:r>
    </w:p>
    <w:p>
      <w:pPr>
        <w:widowControl/>
        <w:spacing w:line="440" w:lineRule="exact"/>
        <w:jc w:val="left"/>
        <w:rPr>
          <w:rFonts w:ascii="宋体" w:hAnsi="宋体" w:eastAsia="宋体" w:cs="宋体"/>
          <w:kern w:val="0"/>
          <w:sz w:val="24"/>
        </w:rPr>
      </w:pP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前端路由的hash模式和history模式有什么区别？</w:t>
      </w:r>
    </w:p>
    <w:p>
      <w:pPr>
        <w:widowControl/>
        <w:numPr>
          <w:ilvl w:val="0"/>
          <w:numId w:val="18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地址栏展示不同 hash模式地址栏有# ​</w:t>
      </w:r>
    </w:p>
    <w:p>
      <w:pPr>
        <w:widowControl/>
        <w:numPr>
          <w:ilvl w:val="0"/>
          <w:numId w:val="18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history在服务器端有配置，如果不配置，一刷新就会出现404，hash模式不用配置。 ​</w:t>
      </w:r>
    </w:p>
    <w:p>
      <w:pPr>
        <w:widowControl/>
        <w:numPr>
          <w:ilvl w:val="0"/>
          <w:numId w:val="18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 xml:space="preserve">所监听的事件也不一样 hash监听hashchange事件 history监听popstate事件 ​ </w:t>
      </w:r>
    </w:p>
    <w:p>
      <w:pPr>
        <w:widowControl/>
        <w:numPr>
          <w:ilvl w:val="0"/>
          <w:numId w:val="182"/>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hash模式不会刷新页面，history模式会刷新页面</w:t>
      </w:r>
    </w:p>
    <w:p>
      <w:pPr>
        <w:widowControl/>
        <w:spacing w:line="440" w:lineRule="exact"/>
        <w:jc w:val="left"/>
        <w:rPr>
          <w:rFonts w:ascii="宋体" w:hAnsi="宋体" w:eastAsia="宋体" w:cs="宋体"/>
          <w:kern w:val="0"/>
          <w:sz w:val="24"/>
          <w:lang w:bidi="ar"/>
        </w:rPr>
      </w:pP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computed 和 watch 区别</w:t>
      </w:r>
    </w:p>
    <w:p>
      <w:pPr>
        <w:widowControl/>
        <w:numPr>
          <w:ilvl w:val="0"/>
          <w:numId w:val="18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bdr w:val="single" w:color="E7EAED" w:sz="6" w:space="0"/>
          <w:shd w:val="clear" w:color="auto" w:fill="F3F4F4"/>
        </w:rPr>
        <w:t>computed</w:t>
      </w:r>
      <w:r>
        <w:rPr>
          <w:rFonts w:hint="eastAsia" w:ascii="宋体" w:hAnsi="宋体" w:eastAsia="宋体" w:cs="宋体"/>
          <w:kern w:val="0"/>
          <w:sz w:val="24"/>
          <w:szCs w:val="24"/>
        </w:rPr>
        <w:t xml:space="preserve"> 是计算属性，依赖其他属性计算值，并且 </w:t>
      </w:r>
      <w:r>
        <w:rPr>
          <w:rFonts w:hint="eastAsia" w:ascii="宋体" w:hAnsi="宋体" w:eastAsia="宋体" w:cs="宋体"/>
          <w:kern w:val="0"/>
          <w:sz w:val="24"/>
          <w:szCs w:val="24"/>
          <w:bdr w:val="single" w:color="E7EAED" w:sz="6" w:space="0"/>
          <w:shd w:val="clear" w:color="auto" w:fill="F3F4F4"/>
        </w:rPr>
        <w:t>computed</w:t>
      </w:r>
      <w:r>
        <w:rPr>
          <w:rFonts w:hint="eastAsia" w:ascii="宋体" w:hAnsi="宋体" w:eastAsia="宋体" w:cs="宋体"/>
          <w:kern w:val="0"/>
          <w:sz w:val="24"/>
          <w:szCs w:val="24"/>
        </w:rPr>
        <w:t xml:space="preserve"> 的值有缓存，只有当计算值变化才会返回内容。</w:t>
      </w:r>
      <w:r>
        <w:rPr>
          <w:rFonts w:hint="eastAsia" w:ascii="宋体" w:hAnsi="宋体" w:eastAsia="宋体" w:cs="宋体"/>
          <w:sz w:val="24"/>
          <w:szCs w:val="24"/>
          <w:shd w:val="clear" w:color="auto" w:fill="FFFFFF"/>
        </w:rPr>
        <w:t>是一个多对一或者一对一。</w:t>
      </w:r>
    </w:p>
    <w:p>
      <w:pPr>
        <w:widowControl/>
        <w:numPr>
          <w:ilvl w:val="0"/>
          <w:numId w:val="18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bdr w:val="single" w:color="E7EAED" w:sz="6" w:space="0"/>
          <w:shd w:val="clear" w:color="auto" w:fill="F3F4F4"/>
        </w:rPr>
        <w:t>watch</w:t>
      </w:r>
      <w:r>
        <w:rPr>
          <w:rFonts w:hint="eastAsia" w:ascii="宋体" w:hAnsi="宋体" w:eastAsia="宋体" w:cs="宋体"/>
          <w:kern w:val="0"/>
          <w:sz w:val="24"/>
          <w:szCs w:val="24"/>
        </w:rPr>
        <w:t xml:space="preserve"> 监听到值的变化就会执行回调，在回调中可以进行一些逻辑操作。</w:t>
      </w:r>
    </w:p>
    <w:p>
      <w:pPr>
        <w:widowControl/>
        <w:numPr>
          <w:ilvl w:val="0"/>
          <w:numId w:val="18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 xml:space="preserve">所以一般来说需要依赖别的属性来动态获得值的时候可以使用 </w:t>
      </w:r>
      <w:r>
        <w:rPr>
          <w:rFonts w:hint="eastAsia" w:ascii="宋体" w:hAnsi="宋体" w:eastAsia="宋体" w:cs="宋体"/>
          <w:kern w:val="0"/>
          <w:sz w:val="24"/>
          <w:szCs w:val="24"/>
          <w:bdr w:val="single" w:color="E7EAED" w:sz="6" w:space="0"/>
          <w:shd w:val="clear" w:color="auto" w:fill="F3F4F4"/>
        </w:rPr>
        <w:t>computed</w:t>
      </w:r>
      <w:r>
        <w:rPr>
          <w:rFonts w:hint="eastAsia" w:ascii="宋体" w:hAnsi="宋体" w:eastAsia="宋体" w:cs="宋体"/>
          <w:kern w:val="0"/>
          <w:sz w:val="24"/>
          <w:szCs w:val="24"/>
        </w:rPr>
        <w:t xml:space="preserve">，对于监听到值的变化需要做一些复杂业务逻辑的情况可以使用 </w:t>
      </w:r>
      <w:r>
        <w:rPr>
          <w:rFonts w:hint="eastAsia" w:ascii="宋体" w:hAnsi="宋体" w:eastAsia="宋体" w:cs="宋体"/>
          <w:kern w:val="0"/>
          <w:sz w:val="24"/>
          <w:szCs w:val="24"/>
          <w:bdr w:val="single" w:color="E7EAED" w:sz="6" w:space="0"/>
          <w:shd w:val="clear" w:color="auto" w:fill="F3F4F4"/>
        </w:rPr>
        <w:t>watch</w:t>
      </w:r>
      <w:r>
        <w:rPr>
          <w:rFonts w:hint="eastAsia" w:ascii="宋体" w:hAnsi="宋体" w:eastAsia="宋体" w:cs="宋体"/>
          <w:kern w:val="0"/>
          <w:sz w:val="24"/>
          <w:szCs w:val="24"/>
        </w:rPr>
        <w:t>。</w:t>
      </w:r>
    </w:p>
    <w:p>
      <w:pPr>
        <w:widowControl/>
        <w:numPr>
          <w:ilvl w:val="0"/>
          <w:numId w:val="183"/>
        </w:numPr>
        <w:tabs>
          <w:tab w:val="left" w:pos="720"/>
        </w:tabs>
        <w:spacing w:line="440" w:lineRule="exact"/>
        <w:ind w:left="0" w:firstLine="0"/>
        <w:jc w:val="left"/>
        <w:rPr>
          <w:rFonts w:ascii="宋体" w:hAnsi="宋体" w:eastAsia="宋体" w:cs="宋体"/>
          <w:color w:val="333333"/>
          <w:kern w:val="0"/>
          <w:sz w:val="24"/>
        </w:rPr>
      </w:pPr>
      <w:r>
        <w:rPr>
          <w:rFonts w:hint="eastAsia" w:ascii="宋体" w:hAnsi="宋体" w:eastAsia="宋体" w:cs="宋体"/>
          <w:kern w:val="0"/>
          <w:sz w:val="24"/>
          <w:szCs w:val="24"/>
        </w:rPr>
        <w:t xml:space="preserve">另外 </w:t>
      </w:r>
      <w:r>
        <w:rPr>
          <w:rFonts w:hint="eastAsia" w:ascii="宋体" w:hAnsi="宋体" w:eastAsia="宋体" w:cs="宋体"/>
          <w:kern w:val="0"/>
          <w:sz w:val="24"/>
          <w:szCs w:val="24"/>
          <w:bdr w:val="single" w:color="E7EAED" w:sz="6" w:space="0"/>
          <w:shd w:val="clear" w:color="auto" w:fill="F3F4F4"/>
        </w:rPr>
        <w:t>computerd 和</w:t>
      </w:r>
      <w:r>
        <w:rPr>
          <w:rFonts w:hint="eastAsia" w:ascii="宋体" w:hAnsi="宋体" w:eastAsia="宋体" w:cs="宋体"/>
          <w:kern w:val="0"/>
          <w:sz w:val="24"/>
          <w:szCs w:val="24"/>
        </w:rPr>
        <w:t>watch` 还都支持对象的写法，这种方式知道的人并不</w:t>
      </w:r>
      <w:r>
        <w:rPr>
          <w:rFonts w:hint="eastAsia" w:ascii="宋体" w:hAnsi="宋体" w:eastAsia="宋体" w:cs="宋体"/>
          <w:color w:val="333333"/>
          <w:kern w:val="0"/>
          <w:sz w:val="24"/>
          <w:szCs w:val="24"/>
        </w:rPr>
        <w:t>多。</w:t>
      </w:r>
    </w:p>
    <w:p>
      <w:pPr>
        <w:widowControl/>
        <w:numPr>
          <w:ilvl w:val="0"/>
          <w:numId w:val="183"/>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sz w:val="24"/>
          <w:szCs w:val="24"/>
          <w:shd w:val="clear" w:color="auto" w:fill="FFFFFF"/>
        </w:rPr>
        <w:t>当一个属性发生变化时，需要执行对应的操作；一对多；</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你都做过哪些Vue的性能优化</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尽量减少data中的数据，data中的数据都会增加getter和setter，会收集对应的watcher</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v-if和v-for不能连用</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如果需要使用v-for给每项元素绑定事件时使用事件代理</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SPA页面采用keep-alive缓存组件</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在更多的情况下，使用v-if替代v-show</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key保证唯一</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使用路由懒加载、异步组件</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防抖、节流</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第三方模块按需导入</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长列表滚动到可视区域动态加载</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图片懒加载</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SEO优化</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预渲染</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服务端渲染SSR</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打包优化</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压缩代码</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Tree Shaking/Scope Hoisting</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使用cdn加载第三方模块</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多线程打包happypack</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splitChunks抽离公共文件</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sourceMap优化</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用户体验</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骨架屏</w:t>
      </w:r>
    </w:p>
    <w:p>
      <w:pPr>
        <w:widowControl/>
        <w:numPr>
          <w:ilvl w:val="0"/>
          <w:numId w:val="184"/>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PWA</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Vue 等单页面应用的优缺点</w:t>
      </w:r>
    </w:p>
    <w:p>
      <w:pPr>
        <w:widowControl/>
        <w:numPr>
          <w:ilvl w:val="0"/>
          <w:numId w:val="185"/>
        </w:numPr>
        <w:tabs>
          <w:tab w:val="left" w:pos="720"/>
        </w:tabs>
        <w:spacing w:line="440" w:lineRule="exact"/>
        <w:jc w:val="left"/>
        <w:rPr>
          <w:rFonts w:ascii="宋体" w:hAnsi="宋体" w:eastAsia="宋体" w:cs="宋体"/>
          <w:kern w:val="0"/>
          <w:sz w:val="24"/>
        </w:rPr>
      </w:pPr>
      <w:r>
        <w:rPr>
          <w:rFonts w:hint="eastAsia" w:ascii="宋体" w:hAnsi="宋体" w:eastAsia="宋体" w:cs="宋体"/>
          <w:kern w:val="0"/>
          <w:sz w:val="24"/>
          <w:szCs w:val="24"/>
        </w:rPr>
        <w:t>单页面应用（SPA），通俗一点说就是指只有一个主页面的应用，浏览器一开始要加载所有必须的 html, js, css。所有的页面内容都包含在这个所谓的主页面中。</w:t>
      </w:r>
    </w:p>
    <w:p>
      <w:pPr>
        <w:widowControl/>
        <w:numPr>
          <w:ilvl w:val="0"/>
          <w:numId w:val="185"/>
        </w:numPr>
        <w:tabs>
          <w:tab w:val="left" w:pos="720"/>
        </w:tabs>
        <w:spacing w:line="440" w:lineRule="exact"/>
        <w:jc w:val="left"/>
        <w:rPr>
          <w:rFonts w:ascii="宋体" w:hAnsi="宋体" w:eastAsia="宋体" w:cs="宋体"/>
          <w:kern w:val="0"/>
          <w:sz w:val="24"/>
        </w:rPr>
      </w:pPr>
      <w:r>
        <w:rPr>
          <w:rFonts w:hint="eastAsia" w:ascii="宋体" w:hAnsi="宋体" w:eastAsia="宋体" w:cs="宋体"/>
          <w:kern w:val="0"/>
          <w:sz w:val="24"/>
          <w:szCs w:val="24"/>
        </w:rPr>
        <w:t>多页面（MPA），就是指一个应用中有多个页面，页面跳转时是整页刷新。</w:t>
      </w:r>
    </w:p>
    <w:p>
      <w:pPr>
        <w:widowControl/>
        <w:spacing w:line="440" w:lineRule="exact"/>
        <w:jc w:val="left"/>
        <w:rPr>
          <w:rFonts w:ascii="楷体" w:hAnsi="楷体" w:eastAsia="楷体" w:cs="楷体"/>
          <w:b/>
          <w:bCs/>
          <w:color w:val="C00000"/>
          <w:kern w:val="0"/>
          <w:sz w:val="28"/>
          <w:szCs w:val="28"/>
        </w:rPr>
      </w:pPr>
      <w:r>
        <w:rPr>
          <w:rFonts w:hint="eastAsia" w:ascii="楷体" w:hAnsi="楷体" w:eastAsia="楷体" w:cs="楷体"/>
          <w:b/>
          <w:bCs/>
          <w:color w:val="C00000"/>
          <w:kern w:val="0"/>
          <w:sz w:val="28"/>
          <w:szCs w:val="28"/>
        </w:rPr>
        <w:t>单页面的优点和缺点</w:t>
      </w:r>
    </w:p>
    <w:p>
      <w:pPr>
        <w:widowControl/>
        <w:spacing w:line="440" w:lineRule="exact"/>
        <w:jc w:val="left"/>
        <w:rPr>
          <w:rFonts w:ascii="宋体" w:hAnsi="宋体" w:eastAsia="宋体" w:cs="宋体"/>
          <w:kern w:val="0"/>
          <w:sz w:val="24"/>
        </w:rPr>
      </w:pPr>
      <w:r>
        <w:rPr>
          <w:rFonts w:hint="eastAsia" w:ascii="宋体" w:hAnsi="宋体" w:eastAsia="宋体" w:cs="宋体"/>
          <w:b/>
          <w:bCs/>
          <w:color w:val="C00000"/>
          <w:kern w:val="0"/>
          <w:sz w:val="24"/>
          <w:szCs w:val="24"/>
        </w:rPr>
        <w:t>优点</w:t>
      </w:r>
      <w:r>
        <w:rPr>
          <w:rFonts w:hint="eastAsia" w:ascii="宋体" w:hAnsi="宋体" w:eastAsia="宋体" w:cs="宋体"/>
          <w:kern w:val="0"/>
          <w:sz w:val="24"/>
          <w:szCs w:val="24"/>
        </w:rPr>
        <w:t>：</w:t>
      </w:r>
    </w:p>
    <w:p>
      <w:pPr>
        <w:widowControl/>
        <w:numPr>
          <w:ilvl w:val="0"/>
          <w:numId w:val="186"/>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用户体验好，快，内容的改变不需要重新加载整个页面，对服务器压力较小。</w:t>
      </w:r>
    </w:p>
    <w:p>
      <w:pPr>
        <w:widowControl/>
        <w:numPr>
          <w:ilvl w:val="0"/>
          <w:numId w:val="186"/>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前后端分离，比如vue项目</w:t>
      </w:r>
    </w:p>
    <w:p>
      <w:pPr>
        <w:widowControl/>
        <w:numPr>
          <w:ilvl w:val="0"/>
          <w:numId w:val="186"/>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完全的前端组件化，前端开发不再以页面为单位，更多地采用组件化的思想，代码结构和组织方式更加规范化，便于修改和调整；</w:t>
      </w:r>
    </w:p>
    <w:p>
      <w:pPr>
        <w:widowControl/>
        <w:spacing w:line="440" w:lineRule="exact"/>
        <w:jc w:val="left"/>
        <w:rPr>
          <w:rFonts w:ascii="宋体" w:hAnsi="宋体" w:eastAsia="宋体" w:cs="宋体"/>
          <w:kern w:val="0"/>
          <w:sz w:val="24"/>
        </w:rPr>
      </w:pPr>
      <w:r>
        <w:rPr>
          <w:rFonts w:hint="eastAsia" w:ascii="宋体" w:hAnsi="宋体" w:eastAsia="宋体" w:cs="宋体"/>
          <w:b/>
          <w:bCs/>
          <w:color w:val="C00000"/>
          <w:kern w:val="0"/>
          <w:sz w:val="24"/>
          <w:szCs w:val="24"/>
        </w:rPr>
        <w:t>缺点：</w:t>
      </w:r>
    </w:p>
    <w:p>
      <w:pPr>
        <w:widowControl/>
        <w:numPr>
          <w:ilvl w:val="0"/>
          <w:numId w:val="187"/>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首次加载页面的时候需要加载大量的静态资源，这个加载时间相对比较长。</w:t>
      </w:r>
    </w:p>
    <w:p>
      <w:pPr>
        <w:widowControl/>
        <w:numPr>
          <w:ilvl w:val="0"/>
          <w:numId w:val="187"/>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不利于 SEO优化，单页页面，数据在前端渲染，就意味着没有 SEO。</w:t>
      </w:r>
    </w:p>
    <w:p>
      <w:pPr>
        <w:widowControl/>
        <w:numPr>
          <w:ilvl w:val="0"/>
          <w:numId w:val="187"/>
        </w:numPr>
        <w:tabs>
          <w:tab w:val="left" w:pos="720"/>
        </w:tabs>
        <w:spacing w:line="440" w:lineRule="exact"/>
        <w:ind w:left="0" w:firstLine="0"/>
        <w:jc w:val="left"/>
        <w:rPr>
          <w:rFonts w:ascii="宋体" w:hAnsi="宋体" w:eastAsia="宋体" w:cs="宋体"/>
          <w:kern w:val="0"/>
          <w:sz w:val="24"/>
        </w:rPr>
      </w:pPr>
      <w:r>
        <w:rPr>
          <w:rFonts w:hint="eastAsia" w:ascii="宋体" w:hAnsi="宋体" w:eastAsia="宋体" w:cs="宋体"/>
          <w:kern w:val="0"/>
          <w:sz w:val="24"/>
          <w:szCs w:val="24"/>
        </w:rPr>
        <w:t>页面导航不可用，如果一定要导航需要自行实现前进、后退。（由于是单页面不能用浏览器的前进后退功能，所以需要自己建立堆栈管理）</w:t>
      </w:r>
    </w:p>
    <w:p>
      <w:pPr>
        <w:widowControl/>
        <w:numPr>
          <w:ilvl w:val="0"/>
          <w:numId w:val="1"/>
        </w:numPr>
        <w:tabs>
          <w:tab w:val="left" w:pos="720"/>
        </w:tabs>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说一下Vue的双向绑定数据的原理</w:t>
      </w:r>
    </w:p>
    <w:p>
      <w:pPr>
        <w:spacing w:line="440" w:lineRule="exact"/>
        <w:rPr>
          <w:rFonts w:ascii="宋体" w:hAnsi="宋体" w:eastAsia="宋体" w:cs="宋体"/>
          <w:sz w:val="24"/>
        </w:rPr>
      </w:pPr>
      <w:r>
        <w:rPr>
          <w:rFonts w:hint="eastAsia" w:ascii="宋体" w:hAnsi="宋体" w:eastAsia="宋体" w:cs="宋体"/>
          <w:sz w:val="24"/>
          <w:szCs w:val="24"/>
        </w:rPr>
        <w:t>vue.js 则是采用数据劫持结合发布者-订阅者模式的方式，通过`Object.defineProperty()`来劫持各个属性的`setter`，`getter`，在数据变动时发布消息给订阅者，触发相应的监听回调。</w:t>
      </w:r>
    </w:p>
    <w:p>
      <w:pPr>
        <w:widowControl/>
        <w:spacing w:before="156" w:beforeLines="50" w:after="156" w:afterLines="50"/>
        <w:jc w:val="left"/>
        <w:outlineLvl w:val="0"/>
        <w:rPr>
          <w:rFonts w:ascii="楷体" w:hAnsi="楷体" w:eastAsia="楷体" w:cs="楷体"/>
          <w:b/>
          <w:bCs/>
          <w:color w:val="C00000"/>
          <w:kern w:val="0"/>
          <w:sz w:val="30"/>
          <w:szCs w:val="30"/>
        </w:rPr>
      </w:pPr>
      <w:r>
        <w:rPr>
          <w:rFonts w:hint="eastAsia" w:ascii="楷体" w:hAnsi="楷体" w:eastAsia="楷体" w:cs="楷体"/>
          <w:b/>
          <w:bCs/>
          <w:color w:val="C00000"/>
          <w:kern w:val="0"/>
          <w:sz w:val="30"/>
          <w:szCs w:val="30"/>
        </w:rPr>
        <w:t>33、foreach和map区别</w:t>
      </w:r>
    </w:p>
    <w:p>
      <w:pPr>
        <w:spacing w:line="440" w:lineRule="exact"/>
        <w:rPr>
          <w:rFonts w:ascii="宋体" w:hAnsi="宋体" w:eastAsia="宋体" w:cs="宋体"/>
          <w:sz w:val="24"/>
        </w:rPr>
      </w:pPr>
      <w:r>
        <w:rPr>
          <w:rFonts w:hint="eastAsia" w:ascii="宋体" w:hAnsi="宋体" w:eastAsia="宋体" w:cs="宋体"/>
          <w:sz w:val="24"/>
          <w:szCs w:val="24"/>
        </w:rPr>
        <w:t>forEach方法中是一个回调函数，然后回调函数有三个参数，第一个参数就是数组中的遍历值，第二个参数就是数组中的对应遍历的索引值，第三个参数就是数组本身，没有返回值；</w:t>
      </w:r>
    </w:p>
    <w:p>
      <w:pPr>
        <w:spacing w:line="440" w:lineRule="exact"/>
        <w:rPr>
          <w:rFonts w:ascii="宋体" w:hAnsi="宋体" w:eastAsia="宋体" w:cs="宋体"/>
          <w:sz w:val="24"/>
        </w:rPr>
      </w:pPr>
      <w:r>
        <w:rPr>
          <w:rFonts w:hint="eastAsia" w:ascii="宋体" w:hAnsi="宋体" w:eastAsia="宋体" w:cs="宋体"/>
          <w:sz w:val="24"/>
          <w:szCs w:val="24"/>
        </w:rPr>
        <w:t>Map会映射出一个新的数组，和原始数组是一样的长度。map方法和forEach方法都是遍历数组的方法，唯一不同的是map方法可以返回值，foreach的返回值是undefiend</w:t>
      </w:r>
    </w:p>
    <w:p>
      <w:pPr>
        <w:pStyle w:val="3"/>
        <w:numPr>
          <w:ilvl w:val="0"/>
          <w:numId w:val="188"/>
        </w:numPr>
        <w:tabs>
          <w:tab w:val="left" w:pos="720"/>
        </w:tabs>
        <w:ind w:left="720" w:hanging="360"/>
        <w:rPr>
          <w:color w:val="FF0000"/>
          <w:sz w:val="24"/>
          <w:szCs w:val="24"/>
        </w:rPr>
      </w:pPr>
      <w:r>
        <w:rPr>
          <w:rFonts w:hint="eastAsia"/>
          <w:color w:val="FF0000"/>
          <w:sz w:val="24"/>
          <w:szCs w:val="24"/>
        </w:rPr>
        <w:t>深拷贝和浅拷贝以及原理和代码实现</w:t>
      </w:r>
    </w:p>
    <w:p>
      <w:pPr>
        <w:spacing w:line="400" w:lineRule="exact"/>
        <w:rPr>
          <w:sz w:val="24"/>
        </w:rPr>
      </w:pPr>
      <w:r>
        <w:rPr>
          <w:rFonts w:hint="eastAsia"/>
          <w:sz w:val="24"/>
          <w:szCs w:val="24"/>
        </w:rPr>
        <w:t>浅拷贝：只能拷贝一层，如果对象内还有复杂数据类型，那么没效果 object.assign()；for in循环</w:t>
      </w:r>
    </w:p>
    <w:p>
      <w:pPr>
        <w:spacing w:line="400" w:lineRule="exact"/>
        <w:rPr>
          <w:sz w:val="24"/>
        </w:rPr>
      </w:pPr>
      <w:r>
        <w:rPr>
          <w:rFonts w:hint="eastAsia"/>
          <w:sz w:val="24"/>
          <w:szCs w:val="24"/>
        </w:rPr>
        <w:t>深拷贝：不管有多少层数据，都能一次性拷贝过来，不管多少层的数据，互相之间操作都不会影响；深拷贝后的对象与原来的对象是完全隔离的，互不影响，</w:t>
      </w:r>
    </w:p>
    <w:p>
      <w:pPr>
        <w:spacing w:line="400" w:lineRule="exact"/>
        <w:rPr>
          <w:sz w:val="24"/>
        </w:rPr>
      </w:pPr>
      <w:r>
        <w:rPr>
          <w:rFonts w:hint="eastAsia"/>
          <w:sz w:val="24"/>
          <w:szCs w:val="24"/>
        </w:rPr>
        <w:t>对一个对象的修改并不会影响另一个对象。JSON.parse(JSON.stringify( ))</w:t>
      </w:r>
    </w:p>
    <w:p>
      <w:pPr>
        <w:spacing w:line="400" w:lineRule="exact"/>
      </w:pPr>
      <w:r>
        <w:rPr>
          <w:rFonts w:hint="eastAsia"/>
          <w:sz w:val="24"/>
          <w:szCs w:val="24"/>
        </w:rPr>
        <w:t>深拷贝目的：同一个Array或者Object赋值给两个不同变量时，变量指向的是同一个内存地址，所以就会造成其中一个变量改变属性值，同时改变了另外一个变量的对应属性值。如果想要两个变量之间互不影响就会用到深拷贝。</w:t>
      </w:r>
    </w:p>
    <w:p>
      <w:pPr>
        <w:spacing w:line="440" w:lineRule="exact"/>
        <w:rPr>
          <w:rFonts w:ascii="宋体" w:hAnsi="宋体" w:eastAsia="宋体" w:cs="宋体"/>
          <w:sz w:val="24"/>
        </w:rPr>
      </w:pPr>
    </w:p>
    <w:p>
      <w:pPr>
        <w:spacing w:line="440" w:lineRule="exact"/>
        <w:rPr>
          <w:rFonts w:ascii="宋体" w:hAnsi="宋体" w:eastAsia="宋体" w:cs="宋体"/>
          <w:sz w:val="24"/>
        </w:rPr>
      </w:pPr>
    </w:p>
    <w:p>
      <w:pPr>
        <w:widowControl/>
        <w:spacing w:before="100" w:beforeAutospacing="1" w:after="100" w:afterAutospacing="1"/>
        <w:jc w:val="left"/>
        <w:outlineLvl w:val="3"/>
        <w:rPr>
          <w:rFonts w:ascii="Open Sans" w:hAnsi="Open Sans" w:eastAsia="宋体" w:cs="Open Sans"/>
          <w:b/>
          <w:bCs/>
          <w:color w:val="333333"/>
          <w:kern w:val="0"/>
          <w:sz w:val="30"/>
          <w:szCs w:val="30"/>
        </w:rPr>
      </w:pPr>
      <w:r>
        <w:rPr>
          <w:rFonts w:ascii="Open Sans" w:hAnsi="Open Sans" w:eastAsia="宋体" w:cs="Open Sans"/>
          <w:b/>
          <w:bCs/>
          <w:color w:val="333333"/>
          <w:kern w:val="0"/>
          <w:sz w:val="30"/>
          <w:szCs w:val="30"/>
        </w:rPr>
        <w:t>34、token的含义和使用？</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cookie存不上，选用token而不选用cookie和seesion，因为token只需要有加密口令就可以进行验证，而session只能单对单，如果你返回的session不存在于这台服务器中，将无法进行正常验证</w:t>
      </w:r>
    </w:p>
    <w:p>
      <w:pPr>
        <w:widowControl/>
        <w:spacing w:before="100" w:beforeAutospacing="1" w:after="100" w:afterAutospacing="1"/>
        <w:jc w:val="left"/>
        <w:outlineLvl w:val="4"/>
        <w:rPr>
          <w:rFonts w:ascii="Open Sans" w:hAnsi="Open Sans" w:eastAsia="宋体" w:cs="Open Sans"/>
          <w:b/>
          <w:bCs/>
          <w:color w:val="333333"/>
          <w:kern w:val="0"/>
          <w:sz w:val="24"/>
        </w:rPr>
      </w:pPr>
      <w:r>
        <w:rPr>
          <w:rFonts w:ascii="Open Sans" w:hAnsi="Open Sans" w:eastAsia="宋体" w:cs="Open Sans"/>
          <w:b/>
          <w:bCs/>
          <w:color w:val="333333"/>
          <w:kern w:val="0"/>
          <w:sz w:val="20"/>
          <w:szCs w:val="20"/>
        </w:rPr>
        <w:t>含义：</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1、Token的引入：Token是在客户端频繁向服务端请求数据，服务端频繁的去数据库查询用户名和密码并进行对比，判断用户名和密码正确与否，并作出相应提示，在这样的背景下，Token便应运而生。</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2、Token的定义：Token是服务端生成的一串字符串，以作客户端进行请求的一个令牌，当第一次登录后，服务器生成一个Token便将此Token返回给客户端，以后客户端只需带上这个Token前来请求数据即可，无需再次带上用户名和密码。</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3、使用Token的目的：Token的目的是为了减轻服务器的压力，减少频繁的查询数据库，使服务器更加健壮。</w:t>
      </w:r>
    </w:p>
    <w:p>
      <w:pPr>
        <w:widowControl/>
        <w:spacing w:before="100" w:beforeAutospacing="1" w:after="100" w:afterAutospacing="1"/>
        <w:jc w:val="left"/>
        <w:outlineLvl w:val="4"/>
        <w:rPr>
          <w:rFonts w:ascii="Open Sans" w:hAnsi="Open Sans" w:eastAsia="宋体" w:cs="Open Sans"/>
          <w:b/>
          <w:bCs/>
          <w:color w:val="333333"/>
          <w:kern w:val="0"/>
          <w:sz w:val="24"/>
        </w:rPr>
      </w:pPr>
      <w:r>
        <w:rPr>
          <w:rFonts w:ascii="Open Sans" w:hAnsi="Open Sans" w:eastAsia="宋体" w:cs="Open Sans"/>
          <w:b/>
          <w:bCs/>
          <w:color w:val="333333"/>
          <w:kern w:val="0"/>
          <w:sz w:val="20"/>
          <w:szCs w:val="20"/>
        </w:rPr>
        <w:t>如何使用Token？</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这是本文的重点，在这里我就介绍常用的两种方式。</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1、用设备号/设备mac地址作为Token（推荐）</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客户端：客户端在登录的时候获取设备的设备号/mac地址，并将其作为参数传递到服务端。</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服务端：服务端接收到该参数后，便用一个变量来接收同时将其作为Token保存在数据库，并将该Token设置到session中，客户端每次请求的时候都要统一拦截，并将客户端传递的token和服务器端session中的token进行对比，如果相同则放行，不同则拒绝。</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分析：此刻客户端和服务器端就统一了一个唯一的标识Token，而且保证了每一个设备拥有了一个唯一的会话。该方法的缺点是客户端需要带设备号/mac地址作为参数传递，而且服务器端还需要保存；优点是客户端不需重新登录，只要登录一次以后一直可以使用，至于超时的问题是有服务器这边来处理，如何处理？若服务器的Token超时后，服务器只需将客户端传递的Token向数据库中查询，同时并赋值给变量Token，如此，Token的超时又重新计时。</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2、用session值作为Token</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客户端：客户端只需携带用户名和密码登陆即可。</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客户端：客户端接收到用户名和密码后并判断，如果正确了就将本地获取sessionID作为Token返回给客户端，客户端以后只需带上请求数据即可。</w:t>
      </w:r>
    </w:p>
    <w:p>
      <w:pPr>
        <w:widowControl/>
        <w:spacing w:before="192" w:after="192"/>
        <w:jc w:val="left"/>
        <w:rPr>
          <w:rFonts w:ascii="Open Sans" w:hAnsi="Open Sans" w:eastAsia="宋体" w:cs="Open Sans"/>
          <w:color w:val="333333"/>
          <w:kern w:val="0"/>
          <w:sz w:val="24"/>
        </w:rPr>
      </w:pPr>
      <w:r>
        <w:rPr>
          <w:rFonts w:ascii="Open Sans" w:hAnsi="Open Sans" w:eastAsia="宋体" w:cs="Open Sans"/>
          <w:color w:val="333333"/>
          <w:kern w:val="0"/>
          <w:sz w:val="24"/>
          <w:szCs w:val="24"/>
        </w:rPr>
        <w:t>分析：这种方式使用的好处是方便，不用存储数据，但是缺点就是当session过期后，客户端必须重新登录才能进行访问数据。</w:t>
      </w:r>
    </w:p>
    <w:p>
      <w:pPr>
        <w:pStyle w:val="3"/>
        <w:widowControl/>
        <w:numPr>
          <w:ilvl w:val="0"/>
          <w:numId w:val="189"/>
        </w:numPr>
        <w:shd w:val="clear" w:color="auto" w:fill="FFFFFF"/>
        <w:tabs>
          <w:tab w:val="left" w:pos="720"/>
        </w:tabs>
        <w:spacing w:before="96" w:after="192" w:line="400" w:lineRule="exact"/>
        <w:ind w:left="720" w:hanging="360"/>
        <w:rPr>
          <w:rFonts w:asciiTheme="minorEastAsia" w:hAnsiTheme="minorEastAsia" w:eastAsiaTheme="minorEastAsia" w:cstheme="minorEastAsia"/>
          <w:color w:val="FF0000"/>
          <w:sz w:val="24"/>
          <w:szCs w:val="24"/>
          <w:shd w:val="clear" w:color="auto" w:fill="FFFFFF"/>
        </w:rPr>
      </w:pPr>
      <w:r>
        <w:rPr>
          <w:rFonts w:hint="eastAsia" w:asciiTheme="minorEastAsia" w:hAnsiTheme="minorEastAsia" w:eastAsiaTheme="minorEastAsia" w:cstheme="minorEastAsia"/>
          <w:color w:val="FF0000"/>
          <w:sz w:val="24"/>
          <w:szCs w:val="24"/>
          <w:shd w:val="clear" w:color="auto" w:fill="FFFFFF"/>
        </w:rPr>
        <w:t>登录token</w:t>
      </w:r>
    </w:p>
    <w:p>
      <w:pPr>
        <w:spacing w:line="400" w:lineRule="exact"/>
        <w:rPr>
          <w:sz w:val="24"/>
        </w:rPr>
      </w:pPr>
      <w:r>
        <w:rPr>
          <w:rFonts w:hint="eastAsia"/>
          <w:sz w:val="24"/>
          <w:szCs w:val="24"/>
        </w:rPr>
        <w:t>客户端使用用户名跟密码请求登录；</w:t>
      </w:r>
    </w:p>
    <w:p>
      <w:pPr>
        <w:spacing w:line="400" w:lineRule="exact"/>
        <w:rPr>
          <w:sz w:val="24"/>
        </w:rPr>
      </w:pPr>
      <w:r>
        <w:rPr>
          <w:rFonts w:hint="eastAsia"/>
          <w:sz w:val="24"/>
          <w:szCs w:val="24"/>
        </w:rPr>
        <w:t>服务端收到请求，去验证用户名与密码；</w:t>
      </w:r>
    </w:p>
    <w:p>
      <w:pPr>
        <w:spacing w:line="400" w:lineRule="exact"/>
        <w:rPr>
          <w:sz w:val="24"/>
        </w:rPr>
      </w:pPr>
      <w:r>
        <w:rPr>
          <w:rFonts w:hint="eastAsia"/>
          <w:sz w:val="24"/>
          <w:szCs w:val="24"/>
        </w:rPr>
        <w:t>验证成功后，服务端会签发一个 Token，再把这个 Token 发送给客户端；</w:t>
      </w:r>
    </w:p>
    <w:p>
      <w:pPr>
        <w:spacing w:line="400" w:lineRule="exact"/>
        <w:rPr>
          <w:sz w:val="24"/>
        </w:rPr>
      </w:pPr>
      <w:r>
        <w:rPr>
          <w:rFonts w:hint="eastAsia"/>
          <w:sz w:val="24"/>
          <w:szCs w:val="24"/>
        </w:rPr>
        <w:t>客户端收到 Token 以后可以把它存储起来，比如放在 Cookie 里或者 Local Storage 里；</w:t>
      </w:r>
    </w:p>
    <w:p>
      <w:pPr>
        <w:spacing w:line="400" w:lineRule="exact"/>
        <w:rPr>
          <w:sz w:val="24"/>
        </w:rPr>
      </w:pPr>
      <w:r>
        <w:rPr>
          <w:rFonts w:hint="eastAsia"/>
          <w:sz w:val="24"/>
          <w:szCs w:val="24"/>
        </w:rPr>
        <w:t>客户端每次向服务端请求资源的时候需要带着服务端签发的 Token；</w:t>
      </w:r>
    </w:p>
    <w:p>
      <w:pPr>
        <w:spacing w:line="400" w:lineRule="exact"/>
        <w:rPr>
          <w:sz w:val="24"/>
        </w:rPr>
      </w:pPr>
      <w:r>
        <w:rPr>
          <w:rFonts w:hint="eastAsia"/>
          <w:sz w:val="24"/>
          <w:szCs w:val="24"/>
        </w:rPr>
        <w:t>服务端收到请求，然后去验证客户端请求里面带着的 Token，如果验证成功，就向客户端返回请求的数据；</w:t>
      </w:r>
    </w:p>
    <w:p>
      <w:pPr>
        <w:widowControl/>
        <w:spacing w:before="192" w:after="192"/>
        <w:jc w:val="left"/>
        <w:rPr>
          <w:rFonts w:ascii="Open Sans" w:hAnsi="Open Sans" w:eastAsia="宋体" w:cs="Open Sans"/>
          <w:color w:val="333333"/>
          <w:kern w:val="0"/>
          <w:sz w:val="24"/>
        </w:rPr>
      </w:pPr>
    </w:p>
    <w:p>
      <w:pPr>
        <w:spacing w:line="400" w:lineRule="exact"/>
        <w:rPr>
          <w:sz w:val="24"/>
        </w:rPr>
      </w:pPr>
    </w:p>
    <w:p>
      <w:pPr>
        <w:widowControl/>
        <w:snapToGrid w:val="0"/>
        <w:spacing w:line="440" w:lineRule="exact"/>
        <w:jc w:val="left"/>
        <w:rPr>
          <w:rFonts w:ascii="微软雅黑" w:hAnsi="微软雅黑" w:eastAsia="微软雅黑" w:cs="微软雅黑"/>
          <w:color w:val="333333"/>
          <w:kern w:val="0"/>
        </w:rPr>
      </w:pPr>
    </w:p>
    <w:p>
      <w:pPr>
        <w:widowControl/>
        <w:tabs>
          <w:tab w:val="left" w:pos="2875"/>
        </w:tabs>
        <w:spacing w:before="192" w:after="192"/>
        <w:jc w:val="left"/>
        <w:rPr>
          <w:rFonts w:ascii="Open Sans" w:hAnsi="Open Sans" w:eastAsia="宋体" w:cs="Open Sans"/>
          <w:color w:val="333333"/>
          <w:kern w:val="0"/>
          <w:sz w:val="24"/>
        </w:rPr>
      </w:pPr>
      <w:r>
        <w:rPr>
          <w:rFonts w:hint="eastAsia" w:ascii="Open Sans" w:hAnsi="Open Sans" w:eastAsia="宋体" w:cs="Open Sans"/>
          <w:color w:val="333333"/>
          <w:kern w:val="0"/>
          <w:sz w:val="24"/>
          <w:szCs w:val="24"/>
        </w:rPr>
        <w:tab/>
      </w:r>
    </w:p>
    <w:p/>
    <w:p>
      <w:pPr>
        <w:widowControl/>
        <w:shd w:val="clear" w:color="auto" w:fill="FFFFFF"/>
        <w:spacing w:before="306" w:after="204"/>
        <w:jc w:val="left"/>
        <w:outlineLvl w:val="4"/>
        <w:rPr>
          <w:rFonts w:ascii="Helvetica" w:hAnsi="Helvetica" w:eastAsia="宋体" w:cs="Helvetica"/>
          <w:b/>
          <w:bCs/>
          <w:color w:val="FF0000"/>
          <w:spacing w:val="3"/>
          <w:kern w:val="0"/>
          <w:sz w:val="24"/>
          <w:szCs w:val="24"/>
        </w:rPr>
      </w:pPr>
      <w:r>
        <w:rPr>
          <w:rFonts w:ascii="Helvetica" w:hAnsi="Helvetica" w:eastAsia="宋体" w:cs="Helvetica"/>
          <w:b/>
          <w:bCs/>
          <w:color w:val="FF0000"/>
          <w:spacing w:val="3"/>
          <w:kern w:val="0"/>
          <w:sz w:val="24"/>
          <w:szCs w:val="24"/>
        </w:rPr>
        <w:t xml:space="preserve">1. </w:t>
      </w:r>
      <w:r>
        <w:rPr>
          <w:rFonts w:ascii="Segoe UI Symbol" w:hAnsi="Segoe UI Symbol" w:eastAsia="宋体" w:cs="Segoe UI Symbol"/>
          <w:b/>
          <w:bCs/>
          <w:color w:val="FF0000"/>
          <w:spacing w:val="3"/>
          <w:kern w:val="0"/>
          <w:sz w:val="24"/>
          <w:szCs w:val="24"/>
        </w:rPr>
        <w:t>★★★</w:t>
      </w:r>
      <w:r>
        <w:rPr>
          <w:rFonts w:ascii="Helvetica" w:hAnsi="Helvetica" w:eastAsia="宋体" w:cs="Helvetica"/>
          <w:b/>
          <w:bCs/>
          <w:color w:val="FF0000"/>
          <w:spacing w:val="3"/>
          <w:kern w:val="0"/>
          <w:sz w:val="24"/>
          <w:szCs w:val="24"/>
        </w:rPr>
        <w:t xml:space="preserve"> 如何再Vue的单文件组件里的样式定义全局CSS？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在style标签上不加上scoped的属性，默认为全局css样式</w:t>
      </w:r>
    </w:p>
    <w:p>
      <w:pPr>
        <w:widowControl/>
        <w:shd w:val="clear" w:color="auto" w:fill="FFFFFF"/>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vue-router 3.1.0 </w:t>
      </w:r>
      <w:r>
        <w:rPr>
          <w:rFonts w:ascii="Consolas" w:hAnsi="Consolas" w:eastAsia="宋体" w:cs="宋体"/>
          <w:b/>
          <w:bCs/>
          <w:color w:val="333333"/>
          <w:spacing w:val="3"/>
          <w:kern w:val="0"/>
          <w:sz w:val="20"/>
          <w:szCs w:val="20"/>
          <w:shd w:val="clear" w:color="auto" w:fill="F7F7F7"/>
        </w:rPr>
        <w:t>&lt;router-link&gt;</w:t>
      </w:r>
      <w:r>
        <w:rPr>
          <w:rFonts w:ascii="Helvetica" w:hAnsi="Helvetica" w:eastAsia="宋体" w:cs="Helvetica"/>
          <w:b/>
          <w:bCs/>
          <w:color w:val="333333"/>
          <w:spacing w:val="3"/>
          <w:kern w:val="0"/>
          <w:sz w:val="24"/>
          <w:szCs w:val="24"/>
        </w:rPr>
        <w:t>新增的v-slot属性怎么用？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router-link 通过一个作用域插槽暴露底层的定制能力。这是一个更高阶的 API，主要面向库作者，但也可以为开发者提供便利，多数情况用在一个类似 NavLink 这样的自定义组件里。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在使用 v-slot API 时，需要向 router-link 传入一个单独的子元素。否则 router-link 将会把子元素包裹在一个 span 元素内。</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如何实现一个路径渲染多个组件？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可以通过命名视图(router-view)，它容许同一界面中拥有多个单独命名的视图，而不是只有一个单独的出口。如果 router-view 没有设置名字，那么默认为 </w:t>
      </w:r>
      <w:r>
        <w:rPr>
          <w:rFonts w:ascii="Consolas" w:hAnsi="Consolas" w:eastAsia="宋体" w:cs="宋体"/>
          <w:color w:val="8959A8"/>
          <w:spacing w:val="3"/>
          <w:kern w:val="0"/>
          <w:sz w:val="20"/>
          <w:szCs w:val="20"/>
        </w:rPr>
        <w:t>default</w:t>
      </w:r>
      <w:r>
        <w:rPr>
          <w:rFonts w:ascii="Consolas" w:hAnsi="Consolas" w:eastAsia="宋体" w:cs="宋体"/>
          <w:color w:val="333333"/>
          <w:spacing w:val="3"/>
          <w:kern w:val="0"/>
          <w:sz w:val="20"/>
          <w:szCs w:val="20"/>
        </w:rPr>
        <w:t>。通过设置components即可同时渲染多个组件。</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如何实现多个路径共享一个组件？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只需将多个路径的component字段的值设置为同一个组件即可。</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如何监测动态路由的变化</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可以通过watch方法来对$route进行监听，或者通过导航守卫的钩子函数beforeRouteUpdate来监听它的变化。</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对MVC，MVP，MVVM的理解</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mvc 和 mvvm 其实区别并不大。都是一种设计思想。主要就是 mvc 中 Controller 演变成 mvvm 中的 viewModel。mvvm 主要解决了 mvc 中大量的 DOM 操作使页面渲染性能降低，加载速度变慢，影响用户体验。和当 Model 频繁发生变化，开发者需要主动更新到 View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MVVM 是 Model-View-ViewModel 的缩写。mvvm 是一种设计思想。</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：Model 层代表数据模型，也可以在 Model 中定义数据修改和操作的业务逻辑；View 代表 UI 组件，它负责将数据模型转化成 UI 展现出来，ViewModel 是一个同步 View 和 Model 的对象。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：在 MVVM 架构下，View 和 Model 之间并没有直接的联系，而是通过 ViewModel 进行交互，Model 和 ViewModel 之间的交互是双向的， 因此 View 数据的变化会同步到 Model 中，而 Model 数据的变化也会立即反应到 View 上。</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：ViewModel 通过双向数据绑定把 View 层和 Model 层连接了起来，而 View 和 Model 之间的同步工作完全是自动的，无需人为干涉，因此开发者只需关注业务逻辑，不需要手动操作 DOM, 不需要关注数据状态的同步问题，复杂的数据状态维护完全由 MVVM 来统一管理。</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说一下$root，$parent，$refs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$root，和$parent都能访问父组件的属性和方法，区别在于如果存在多级子组件，通过parent 访问得到的是它最近一级的父组件，通过root 访问得到的是根父组件。通过在子组件标签定义 ref 属性，在父组件中可以使用$refs 访问子组件实例。</w:t>
      </w:r>
    </w:p>
    <w:p>
      <w:pPr>
        <w:widowControl/>
        <w:shd w:val="clear" w:color="auto" w:fill="FFFFFF"/>
        <w:spacing w:before="306" w:after="204"/>
        <w:jc w:val="left"/>
        <w:outlineLvl w:val="4"/>
        <w:rPr>
          <w:rFonts w:ascii="Helvetica" w:hAnsi="Helvetica" w:eastAsia="宋体" w:cs="Helvetica"/>
          <w:b/>
          <w:bCs/>
          <w:color w:val="00B050"/>
          <w:spacing w:val="3"/>
          <w:kern w:val="0"/>
          <w:sz w:val="32"/>
          <w:szCs w:val="32"/>
        </w:rPr>
      </w:pPr>
      <w:r>
        <w:rPr>
          <w:rFonts w:ascii="Helvetica" w:hAnsi="Helvetica" w:eastAsia="宋体" w:cs="Helvetica"/>
          <w:b/>
          <w:bCs/>
          <w:color w:val="00B050"/>
          <w:spacing w:val="3"/>
          <w:kern w:val="0"/>
          <w:sz w:val="32"/>
          <w:szCs w:val="32"/>
        </w:rPr>
        <w:t xml:space="preserve">8. </w:t>
      </w:r>
      <w:r>
        <w:rPr>
          <w:rFonts w:ascii="Segoe UI Symbol" w:hAnsi="Segoe UI Symbol" w:eastAsia="宋体" w:cs="Segoe UI Symbol"/>
          <w:b/>
          <w:bCs/>
          <w:color w:val="00B050"/>
          <w:spacing w:val="3"/>
          <w:kern w:val="0"/>
          <w:sz w:val="32"/>
          <w:szCs w:val="32"/>
        </w:rPr>
        <w:t>★★★★★</w:t>
      </w:r>
      <w:r>
        <w:rPr>
          <w:rFonts w:ascii="Helvetica" w:hAnsi="Helvetica" w:eastAsia="宋体" w:cs="Helvetica"/>
          <w:b/>
          <w:bCs/>
          <w:color w:val="00B050"/>
          <w:spacing w:val="3"/>
          <w:kern w:val="0"/>
          <w:sz w:val="32"/>
          <w:szCs w:val="32"/>
        </w:rPr>
        <w:t xml:space="preserve"> 你知道Vue响应式数据原理吗？Proxy 与 Object.defineProperty 优劣对比？</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00B050"/>
          <w:spacing w:val="3"/>
          <w:kern w:val="0"/>
          <w:sz w:val="22"/>
        </w:rPr>
      </w:pPr>
      <w:r>
        <w:rPr>
          <w:rFonts w:ascii="Consolas" w:hAnsi="Consolas" w:eastAsia="宋体" w:cs="宋体"/>
          <w:b/>
          <w:bCs/>
          <w:color w:val="00B050"/>
          <w:spacing w:val="3"/>
          <w:kern w:val="0"/>
          <w:sz w:val="22"/>
        </w:rPr>
        <w:t>// 响应式原理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00B050"/>
          <w:spacing w:val="3"/>
          <w:kern w:val="0"/>
          <w:sz w:val="22"/>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00B050"/>
          <w:spacing w:val="3"/>
          <w:kern w:val="0"/>
          <w:sz w:val="22"/>
        </w:rPr>
      </w:pPr>
      <w:r>
        <w:rPr>
          <w:rFonts w:ascii="Consolas" w:hAnsi="Consolas" w:eastAsia="宋体" w:cs="宋体"/>
          <w:b/>
          <w:bCs/>
          <w:color w:val="00B050"/>
          <w:spacing w:val="3"/>
          <w:kern w:val="0"/>
          <w:sz w:val="22"/>
        </w:rPr>
        <w:t>vue的响应式实现主要是利用了Object.defineProperty的方法里面的setter 与getter方法的观察者模式来实现。在组件初始化时会给每一个data属性注册getter和setter，然后再new 一个自己的Watcher对象，此时watcher会立即调用组件的render函数去生成虚拟DOM。在调用render的时候，就会需要用到data的属性值，此时会触发getter函数，将当前的Watcher函数注册进sub里。当data属性发生改变之后，就会遍历sub里所有的watcher对象，通知它们去重新渲染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proxy的优势如下：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 xml:space="preserve"> 可以直接监听对象而非属性，可以直接监听数组的变化；</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 xml:space="preserve"> 有多达 </w:t>
      </w:r>
      <w:r>
        <w:rPr>
          <w:rFonts w:ascii="Consolas" w:hAnsi="Consolas" w:eastAsia="宋体" w:cs="宋体"/>
          <w:color w:val="F5871F"/>
          <w:spacing w:val="3"/>
          <w:kern w:val="0"/>
          <w:sz w:val="20"/>
          <w:szCs w:val="20"/>
        </w:rPr>
        <w:t>13</w:t>
      </w:r>
      <w:r>
        <w:rPr>
          <w:rFonts w:ascii="Consolas" w:hAnsi="Consolas" w:eastAsia="宋体" w:cs="宋体"/>
          <w:color w:val="333333"/>
          <w:spacing w:val="3"/>
          <w:kern w:val="0"/>
          <w:sz w:val="20"/>
          <w:szCs w:val="20"/>
        </w:rPr>
        <w:t xml:space="preserve"> 种拦截方法,不限于 apply、ownKeys、deleteProperty、has 等等是 </w:t>
      </w:r>
      <w:r>
        <w:rPr>
          <w:rFonts w:ascii="Consolas" w:hAnsi="Consolas" w:eastAsia="宋体" w:cs="宋体"/>
          <w:color w:val="F5871F"/>
          <w:spacing w:val="3"/>
          <w:kern w:val="0"/>
          <w:sz w:val="20"/>
          <w:szCs w:val="20"/>
        </w:rPr>
        <w:t>Object</w:t>
      </w:r>
      <w:r>
        <w:rPr>
          <w:rFonts w:ascii="Consolas" w:hAnsi="Consolas" w:eastAsia="宋体" w:cs="宋体"/>
          <w:color w:val="333333"/>
          <w:spacing w:val="3"/>
          <w:kern w:val="0"/>
          <w:sz w:val="20"/>
          <w:szCs w:val="20"/>
        </w:rPr>
        <w:t>.defineProperty 不具备的；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 xml:space="preserve"> 返回的是一个新对象,我们可以只操作新的对象达到目的,而 </w:t>
      </w:r>
      <w:r>
        <w:rPr>
          <w:rFonts w:ascii="Consolas" w:hAnsi="Consolas" w:eastAsia="宋体" w:cs="宋体"/>
          <w:color w:val="F5871F"/>
          <w:spacing w:val="3"/>
          <w:kern w:val="0"/>
          <w:sz w:val="20"/>
          <w:szCs w:val="20"/>
        </w:rPr>
        <w:t>Object</w:t>
      </w:r>
      <w:r>
        <w:rPr>
          <w:rFonts w:ascii="Consolas" w:hAnsi="Consolas" w:eastAsia="宋体" w:cs="宋体"/>
          <w:color w:val="333333"/>
          <w:spacing w:val="3"/>
          <w:kern w:val="0"/>
          <w:sz w:val="20"/>
          <w:szCs w:val="20"/>
        </w:rPr>
        <w:t>.defineProperty 只能遍历对象属性直接修改；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Object.defineProperty 的优势如下: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兼容性好，支持 IE9，而 </w:t>
      </w: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 xml:space="preserve"> 的存在浏览器兼容性问题,而且无法用 polyfill(垫片)来弥补</w:t>
      </w:r>
    </w:p>
    <w:p>
      <w:pPr>
        <w:widowControl/>
        <w:shd w:val="clear" w:color="auto" w:fill="FFFFFF"/>
        <w:spacing w:before="306" w:after="204"/>
        <w:jc w:val="left"/>
        <w:outlineLvl w:val="4"/>
        <w:rPr>
          <w:rFonts w:ascii="Helvetica" w:hAnsi="Helvetica" w:eastAsia="宋体" w:cs="Helvetica"/>
          <w:color w:val="00B050"/>
          <w:spacing w:val="3"/>
          <w:kern w:val="0"/>
          <w:sz w:val="28"/>
          <w:szCs w:val="28"/>
        </w:rPr>
      </w:pPr>
      <w:r>
        <w:rPr>
          <w:rFonts w:ascii="Helvetica" w:hAnsi="Helvetica" w:eastAsia="宋体" w:cs="Helvetica"/>
          <w:color w:val="00B050"/>
          <w:spacing w:val="3"/>
          <w:kern w:val="0"/>
          <w:sz w:val="28"/>
          <w:szCs w:val="28"/>
        </w:rPr>
        <w:t xml:space="preserve">9. </w:t>
      </w:r>
      <w:r>
        <w:rPr>
          <w:rFonts w:ascii="Segoe UI Symbol" w:hAnsi="Segoe UI Symbol" w:eastAsia="宋体" w:cs="Segoe UI Symbol"/>
          <w:color w:val="00B050"/>
          <w:spacing w:val="3"/>
          <w:kern w:val="0"/>
          <w:sz w:val="28"/>
          <w:szCs w:val="28"/>
        </w:rPr>
        <w:t>★★★★</w:t>
      </w:r>
      <w:r>
        <w:rPr>
          <w:rFonts w:ascii="Helvetica" w:hAnsi="Helvetica" w:eastAsia="宋体" w:cs="Helvetica"/>
          <w:color w:val="00B050"/>
          <w:spacing w:val="3"/>
          <w:kern w:val="0"/>
          <w:sz w:val="28"/>
          <w:szCs w:val="28"/>
        </w:rPr>
        <w:t xml:space="preserve"> Composition API 的出现带来哪些新的开发体验，为啥需要这个？</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B050"/>
          <w:spacing w:val="3"/>
          <w:kern w:val="0"/>
        </w:rPr>
      </w:pPr>
      <w:r>
        <w:rPr>
          <w:rFonts w:ascii="Consolas" w:hAnsi="Consolas" w:eastAsia="宋体" w:cs="宋体"/>
          <w:color w:val="00B050"/>
          <w:spacing w:val="3"/>
          <w:kern w:val="0"/>
        </w:rPr>
        <w:t>1：在Compos</w:t>
      </w:r>
      <w:r>
        <w:rPr>
          <w:rFonts w:hint="eastAsia" w:ascii="Consolas" w:hAnsi="Consolas" w:eastAsia="宋体" w:cs="宋体"/>
          <w:color w:val="00B050"/>
          <w:spacing w:val="3"/>
          <w:kern w:val="0"/>
        </w:rPr>
        <w:t>i</w:t>
      </w:r>
      <w:r>
        <w:rPr>
          <w:rFonts w:ascii="Consolas" w:hAnsi="Consolas" w:eastAsia="宋体" w:cs="宋体"/>
          <w:color w:val="00B050"/>
          <w:spacing w:val="3"/>
          <w:kern w:val="0"/>
        </w:rPr>
        <w:t>tion API 中时根据逻辑相关组织代码的，提高可读性和可维护性，类似于react的hook写法。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B050"/>
          <w:spacing w:val="3"/>
          <w:kern w:val="0"/>
        </w:rPr>
      </w:pPr>
      <w:r>
        <w:rPr>
          <w:rFonts w:ascii="Consolas" w:hAnsi="Consolas" w:eastAsia="宋体" w:cs="宋体"/>
          <w:color w:val="00B050"/>
          <w:spacing w:val="3"/>
          <w:kern w:val="0"/>
        </w:rPr>
        <w:t>2：更好的重用逻辑代码，在Options API中通过MIxins重用逻辑代码，容易发生命名冲突且关系不清。</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00B050"/>
          <w:spacing w:val="3"/>
          <w:kern w:val="0"/>
        </w:rPr>
      </w:pPr>
      <w:r>
        <w:rPr>
          <w:rFonts w:ascii="Consolas" w:hAnsi="Consolas" w:eastAsia="宋体" w:cs="宋体"/>
          <w:color w:val="00B050"/>
          <w:spacing w:val="3"/>
          <w:kern w:val="0"/>
        </w:rPr>
        <w:t>3：解决在生命周期函数经常包含不相关的逻辑，但又不得不把相关逻辑分离到了几个不同方法中的问题，如在mounted中设置定时器，但需要在destroyed中来清除定时器，将同一功能的代码拆分到不同的位置，造成后期代码维护的困难。</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什么情况下使用 Vuex</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如果应用够简单，最好不要使用 Vuex，一个简单的 store 模式即可，需要构建一个中大型单页应用时，使用Vuex能更好地在组件外部管理状态</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computed和watcher的区别？watch实现原理？watch有几种写法？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计算属性computed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 xml:space="preserve"> 支持缓存，只有依赖数据发生改变，才会重新进行计算</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 xml:space="preserve"> 不支持异步，当computed内有异步操作时无效，无法监听数据的变化</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computed 属性值会默认走缓存，计算属性是基于它们的响应式依赖进行缓存的，也就是基于data中声明过或者父组件传递的props中的数据通过计算得到的值</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 xml:space="preserve"> 如果一个属性是由其他属性计算而来的，这个属性依赖其他属性，是一个多对一或者一对一，一般用computed</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5.</w:t>
      </w:r>
      <w:r>
        <w:rPr>
          <w:rFonts w:ascii="Consolas" w:hAnsi="Consolas" w:eastAsia="宋体" w:cs="宋体"/>
          <w:color w:val="333333"/>
          <w:spacing w:val="3"/>
          <w:kern w:val="0"/>
          <w:sz w:val="20"/>
          <w:szCs w:val="20"/>
        </w:rPr>
        <w:t>如果computed属性属性值是函数，那么默认会走get方法；函数的返回值就是属性的属性值；在computed中的，属性都有一个get和一个set方法，当数据变化时，调用set方法。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侦听属性watch：</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 xml:space="preserve"> 不支持缓存，数据变，直接会触发相应的操作；</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watch支持异步；</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监听的函数接收两个参数，第一个参数是最新的值；第二个参数是输入之前的值；</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 xml:space="preserve"> 当一个属性发生变化时，需要执行对应的操作；一对多；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5.</w:t>
      </w:r>
      <w:r>
        <w:rPr>
          <w:rFonts w:ascii="Consolas" w:hAnsi="Consolas" w:eastAsia="宋体" w:cs="宋体"/>
          <w:color w:val="333333"/>
          <w:spacing w:val="3"/>
          <w:kern w:val="0"/>
          <w:sz w:val="20"/>
          <w:szCs w:val="20"/>
        </w:rPr>
        <w:t xml:space="preserve"> 监听数据必须是data中声明过或者父组件传递过来的props中的数据，当数据变化时，触发其他操作，函数有两个参数，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immediate：组件加载立即触发回调函数执行，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deep: 深度监听，为了发现对象内部值的变化，复杂类型的数据时使用，例如数组中的对象内容的改变，注意监听数组的变动不需要这么做。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注意：deep无法监听到数组的变动和对象的新增，参考vue数组变异,只有以响应式的方式触发才会被监听到。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watch工作原理: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watch在一开始初始化的时候，会读取一遍监听的数据的值，此时那个数据就收集到watch的watcher了然后你给watch设置的handler，watch 会放入watcher的更新函数中，当数据改变时，通知watch的watcher进行更新，于是你设置的handler就被调用了。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Vuex可以直接修改state的值吗？</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可以直接修改，但是极其不推荐，state的修改必须在mutation来修改，否则无法被devtool所监测，无法监测数据的来源，无法保存状态快照，也就无法实现时间漫游/回滚之类的操作。</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为什么Vuex的mutation不能做异步操作</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Vuex中所有的状态更新的唯一途径都是mutation，异步操作通过 Action 来提交 mutation实现，这样使得我们可以方便地跟踪每一个状态的变化，从而让我们能够实现一些工具帮助我们更好地了解我们的应用。每个mutation执行完成后都会对应到一个新的状态变更，这样devtools就可以打个快照存下来，否则无法被devtools所监测。如果mutation支持异步操作，就没有办法知道状态是何时更新的，无法很好的进行状态的追踪，给调试带来困难。</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v-model和vuex有冲突吗？</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答案：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解释单向数据流和双向数据绑定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对于 Vue 来说，组件之间的数据传递具有单向数据流这样的特性称为单向数据流，单向数据流（Unidirectional data flow）方式使用一个上传数据流和一个下传数据流进行双向数据通信，两个数据流之间相互独立，单向数据流指只能从一个方向来修改状态。</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而双向数据绑定即为当数据发生变化的时候，视图也就发生变化，当视图发生变化的时候，数据也会跟着同步变化，两个数据流之间互为影响。</w:t>
      </w:r>
    </w:p>
    <w:p>
      <w:pPr>
        <w:widowControl/>
        <w:shd w:val="clear" w:color="auto" w:fill="FFFFFF"/>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如何去除url中的 </w:t>
      </w:r>
      <w:r>
        <w:rPr>
          <w:rFonts w:ascii="Consolas" w:hAnsi="Consolas" w:eastAsia="宋体" w:cs="宋体"/>
          <w:b/>
          <w:bCs/>
          <w:color w:val="333333"/>
          <w:spacing w:val="3"/>
          <w:kern w:val="0"/>
          <w:sz w:val="20"/>
          <w:szCs w:val="20"/>
          <w:shd w:val="clear" w:color="auto" w:fill="F7F7F7"/>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将路由模式改为history</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vue-router 路由实现原理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$route 和 $router 的区别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route用来获取路由的信息的，它是路由信息的一个对象，里面包含路由的一些基本信息，包括name、meta、path、hash、query、params、fullPath、matched、redirectedFrom等。而$router主要是用来操作路由的，它是VueRouter的实例，包含了一些路由的跳转方法，钩子函数等</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对比 jQuery，Vue 有什么不同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jQuery 专注视图层，通过直接操作 DOM 去实现页面的一些逻辑渲染；Vue 专注于数据层，通过数据的双向绑定，最终表现在 DOM 层面，减少了 DOM 操作。Vue 使用了组件化思想，使得项目子集职责清晰，提高了开发效率，方便重复利用，便于协同开发</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中怎么自定义指令</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通过directive来自定义指令，自定义指令分为全局指令和局部指令，自定义指令也有几个的钩子函数，常用的有bind和update，当 bind 和 update 时触发相同行为，而不关心其它的钩子时可以简写。一个表达式可以使用多个过滤器。过滤器之间需要用管道符“|”隔开。其执行顺序从左往右。</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中怎么自定义过滤器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通过filter来定义过滤器，过滤器分为全局和局部过滤器，过滤器的主体为一个普通的函数，来对数据进行处理，可以传递参数。当有局部和全局两个名称相同的过滤器时候，会以就近原则进行调用，即：局部过滤器优先于全局过滤器被调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等单页面应用的优缺点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优点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单页应用的内容的改变不需要重新加载整个页面，web应用更具响应性和更令人着迷。</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、单页应用没有页面之间的切换，就不会出现“白屏现象”,也不会出现假死并有“闪烁”现象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、单页应用相对服务器压力小，服务器只用出数据就可以，不用管展示逻辑和页面合成，吞吐能力会提高几倍。</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、良好的前后端分离。后端不再负责模板渲染、输出页面工作，后端API通用化，即同一套后端程序代码，不用修改就可以用于Web界面、手机、平板等多种客户端。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缺点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、首次加载耗时比较多。</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、SEO问题，不利于百度，</w:t>
      </w:r>
      <w:r>
        <w:rPr>
          <w:rFonts w:ascii="Consolas" w:hAnsi="Consolas" w:eastAsia="宋体" w:cs="宋体"/>
          <w:color w:val="F5871F"/>
          <w:spacing w:val="3"/>
          <w:kern w:val="0"/>
          <w:sz w:val="20"/>
          <w:szCs w:val="20"/>
        </w:rPr>
        <w:t>360</w:t>
      </w:r>
      <w:r>
        <w:rPr>
          <w:rFonts w:ascii="Consolas" w:hAnsi="Consolas" w:eastAsia="宋体" w:cs="宋体"/>
          <w:color w:val="333333"/>
          <w:spacing w:val="3"/>
          <w:kern w:val="0"/>
          <w:sz w:val="20"/>
          <w:szCs w:val="20"/>
        </w:rPr>
        <w:t>等搜索引擎收录。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、容易造成Css命名冲突。</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、前进、后退、地址栏、书签等，都需要程序进行管理，页面的复杂度很高，需要一定的技能水平和开发成本高。</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Vue-router 使用params与query传参有什么区别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用法上</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：query要用path来引入，params要用name来引入，接收参数都是类似的，分别是</w:t>
      </w: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.$route.query.name和</w:t>
      </w: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.$route.params.name。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展示上</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：query更加类似于我们ajax中get传参，params则类似于post，说的再简单一点，前者在浏览器地址栏中显示参数，后者则不显示</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：params是路由的一部分,必须要有。query是拼接在url后面的参数，没有也没关系。</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：params、query不设置也可以传参，params不设置的时候，刷新页面或者返回参数会丢失</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 keep-alive 的作用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keep-alive 是 Vue 内置的一个组件，可以使被包含的组件保留状态，或避免重新渲染。一旦使用keepalive包裹组件，此时mouted，created等钩子函数只会在第一次进入组件时调用，当再次切换回来时将不会调用。此时如果我们还想在每次切换时做一些事情，就需要用到另外的周期函数，actived和deactived，这两个钩子函数只有被keepalive包裹后才会调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Vue如何实现单页面应用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通常的url 地址由以下内容构成：协议名 域名 端口号 路径 参数 哈希值，当哈希值改变，页面不会发生跳转，单页面应用就是利用了这一点，给</w:t>
      </w:r>
      <w:r>
        <w:rPr>
          <w:rFonts w:ascii="Consolas" w:hAnsi="Consolas" w:eastAsia="宋体" w:cs="宋体"/>
          <w:color w:val="F5871F"/>
          <w:spacing w:val="3"/>
          <w:kern w:val="0"/>
          <w:sz w:val="20"/>
          <w:szCs w:val="20"/>
        </w:rPr>
        <w:t>window</w:t>
      </w:r>
      <w:r>
        <w:rPr>
          <w:rFonts w:ascii="Consolas" w:hAnsi="Consolas" w:eastAsia="宋体" w:cs="宋体"/>
          <w:color w:val="333333"/>
          <w:spacing w:val="3"/>
          <w:kern w:val="0"/>
          <w:sz w:val="20"/>
          <w:szCs w:val="20"/>
        </w:rPr>
        <w:t>注册onhashchange事件，当哈希值改变时通过location.hash就能获得相应的哈希值，然后就能跳到相应的页面。</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说明一下封装vue组件的原则和方法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答案：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说出至少4种Vue当中的指令和它的用法？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w:t>
      </w:r>
      <w:r>
        <w:rPr>
          <w:rFonts w:ascii="Consolas" w:hAnsi="Consolas" w:eastAsia="宋体" w:cs="宋体"/>
          <w:color w:val="8959A8"/>
          <w:spacing w:val="3"/>
          <w:kern w:val="0"/>
          <w:sz w:val="20"/>
          <w:szCs w:val="20"/>
        </w:rPr>
        <w:t>if</w:t>
      </w:r>
      <w:r>
        <w:rPr>
          <w:rFonts w:ascii="Consolas" w:hAnsi="Consolas" w:eastAsia="宋体" w:cs="宋体"/>
          <w:color w:val="333333"/>
          <w:spacing w:val="3"/>
          <w:kern w:val="0"/>
          <w:sz w:val="20"/>
          <w:szCs w:val="20"/>
        </w:rPr>
        <w:t>(判断是否隐藏，用来判断元素是否创建)</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v-show(元素的显示隐藏，类似css中的display的block和hidden)</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w:t>
      </w:r>
      <w:r>
        <w:rPr>
          <w:rFonts w:ascii="Consolas" w:hAnsi="Consolas" w:eastAsia="宋体" w:cs="宋体"/>
          <w:color w:val="8959A8"/>
          <w:spacing w:val="3"/>
          <w:kern w:val="0"/>
          <w:sz w:val="20"/>
          <w:szCs w:val="20"/>
        </w:rPr>
        <w:t>for</w:t>
      </w:r>
      <w:r>
        <w:rPr>
          <w:rFonts w:ascii="Consolas" w:hAnsi="Consolas" w:eastAsia="宋体" w:cs="宋体"/>
          <w:color w:val="333333"/>
          <w:spacing w:val="3"/>
          <w:kern w:val="0"/>
          <w:sz w:val="20"/>
          <w:szCs w:val="20"/>
        </w:rPr>
        <w:t>(把数据遍历出来)</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v-bind(绑定属性)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v-model(实现双向绑定)</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Vuex是什么？怎么使用？描述使用它实现登录功能的流程？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谈谈vue生命周期函数？vue的实例选项对象？谈谈动态数据绑定的原理是什么？如何切换路由。有哪些方法传值到下一个页面，区别是什么？</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29.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Vue-loader解释一下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解析和转换 .vue 文件，提取出其中的逻辑代码 script、样式代码 style、以及 HTML 模版 template，再分别把它们交给对应的 Loader 去处理。</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用 Vue 封装个组件，可以自定义里面有多少个input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答案：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用过插槽吗？用的是具名插槽还是匿名插槽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用过，都使用过。插槽相当于预留了一个位置，可以将我们书写在组件内的内容放入，写一个插槽就会将组件内的内容替换一次，两次则替换两次。为了自定义插槽的位置我们可以给插槽取名，它会根据插槽名来插入内容，一一对应。</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Vue-cli运行的命令行</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答案：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路由守卫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vue-router 提供的导航守卫主要用来对路由的跳转进行监控，控制它的跳转或取消，路由守卫有全局的, 单个路由独享的, 或者组件级的。导航钩子有</w:t>
      </w: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个参数：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、to:即将要进入的目标路由对象；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:当前导航即将要离开的路由对象；</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、next ：调用该方法后，才能进入下一个钩子函数（afterEach）。</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Vue中如何实现子组件内的css样式名在项目中绝对唯一性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在style标签上加上scoped属性</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Vue3中的双向数据绑定proxy</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相当于在目标对象之前架设一层“拦截”，外界对该对象的访问，都必须先通过这层拦截，因此提供了一种机制，可以对外界的访问进行过滤和改写,我们可以这样认为,</w:t>
      </w:r>
      <w:r>
        <w:rPr>
          <w:rFonts w:ascii="Consolas" w:hAnsi="Consolas" w:eastAsia="宋体" w:cs="宋体"/>
          <w:color w:val="F5871F"/>
          <w:spacing w:val="3"/>
          <w:kern w:val="0"/>
          <w:sz w:val="20"/>
          <w:szCs w:val="20"/>
        </w:rPr>
        <w:t>Proxy</w:t>
      </w:r>
      <w:r>
        <w:rPr>
          <w:rFonts w:ascii="Consolas" w:hAnsi="Consolas" w:eastAsia="宋体" w:cs="宋体"/>
          <w:color w:val="333333"/>
          <w:spacing w:val="3"/>
          <w:kern w:val="0"/>
          <w:sz w:val="20"/>
          <w:szCs w:val="20"/>
        </w:rPr>
        <w:t>是</w:t>
      </w:r>
      <w:r>
        <w:rPr>
          <w:rFonts w:ascii="Consolas" w:hAnsi="Consolas" w:eastAsia="宋体" w:cs="宋体"/>
          <w:color w:val="F5871F"/>
          <w:spacing w:val="3"/>
          <w:kern w:val="0"/>
          <w:sz w:val="20"/>
          <w:szCs w:val="20"/>
        </w:rPr>
        <w:t>Object</w:t>
      </w:r>
      <w:r>
        <w:rPr>
          <w:rFonts w:ascii="Consolas" w:hAnsi="Consolas" w:eastAsia="宋体" w:cs="宋体"/>
          <w:color w:val="333333"/>
          <w:spacing w:val="3"/>
          <w:kern w:val="0"/>
          <w:sz w:val="20"/>
          <w:szCs w:val="20"/>
        </w:rPr>
        <w:t>.defineProperty的全方位加强版，它解决了之前defineProperty无法监听到数组变化等缺点。</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55、Vue和React中diff算法区别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vue和react的diff算法，都是忽略跨级比较，只做同级比较。vue diff时调动patch函数，参数是vnode和oldVnode，分别代表新旧节点。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vue对比节点。当节点元素相同，但是classname不同，认为是不同类型的元素，删除重建，而react认为是同类型节点，只是修改节点属性。</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vue的列表对比，采用的是两端到中间比对的方式，而react采用的是从左到右依次对比的方式。当一个集合只是把最后一个节点移到了第一个，react会把前面的节点依次移动，而vue只会把最后一个节点移到第一个。总体上，vue的方式比较高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请你说一下 Vue 中 create 和 mount 的区别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create为组件初始化阶段，在此阶段主要完成数据观测(data observer)，属性和方法的运算， watch/event 事件回调。然而，挂载阶段还没开始，此时还未生成真实的DOM，也就无法获取和操作DOM元素。而mount主要完成从虚拟DOM到真实DOM的转换挂载，此时html已经渲染出来了，所以可以直接操作dom节点。</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Object.defineProperty有什么缺点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：无法监控到数组下标的变化，导致通过数组下标添加元素，不能实时响应；</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：只能劫持对象的属性，从而需要对每个对象，每个属性进行遍历，如果，属性值是对象，还需要深度遍历。</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39.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axios是什么？怎么使用？描述使用它实现登录功能的流程?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axios 是请求后台资源的模块。 通过npm install axios -S来安装，在大多数情况下我们需要封装拦截器，在实现登录的过程中我们一般在请求拦截器中来加入token，在响应请求器中通过判断后端返回的状态码来对返回的数据进行不同的处理。如果发送的是跨域请求，需在配置文件中 config/index.js 进行代理配置。</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v-model是什么？Vue中标签怎么绑定事件？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v-model是一个语法糖，这一个指令可以分为几个指令，它内部已经帮我们处理整合了。对于普通的文本框来说，v-model = v-bind:value + @input。对单选框和复选框来说，v-model = v-bind:checked + @change，并且它还有一个非常重要的功能，就是解决父子组件之间的通讯问题，可以提升我们的开发效率。在vue中通过使用&lt;v-on:事件名 = 函数名&gt;的方式来绑定事件。</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什么是v-model？它的原理是什么？</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1、v-model本质上是一个语法糖，可以看成是value + input 方法的语法糖。可以通过model的prop属性和event事件来进行自定义。</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2、v-model是vue的双向绑定的指令，能将页面上控件输入的值同步更新到相关绑定的data属性， 也会在更新</w:t>
      </w:r>
      <w:r>
        <w:rPr>
          <w:rFonts w:ascii="Consolas" w:hAnsi="Consolas" w:eastAsia="宋体" w:cs="宋体"/>
          <w:color w:val="333333"/>
          <w:spacing w:val="3"/>
          <w:kern w:val="0"/>
          <w:sz w:val="20"/>
          <w:szCs w:val="20"/>
          <w:shd w:val="clear" w:color="auto" w:fill="F7F7F7"/>
        </w:rPr>
        <w:t>data</w:t>
      </w:r>
      <w:r>
        <w:rPr>
          <w:rFonts w:ascii="Helvetica" w:hAnsi="Helvetica" w:eastAsia="宋体" w:cs="Helvetica"/>
          <w:color w:val="333333"/>
          <w:spacing w:val="3"/>
          <w:kern w:val="0"/>
          <w:sz w:val="24"/>
          <w:szCs w:val="24"/>
        </w:rPr>
        <w:t>绑定属性时候，更新页面上输入控件的值。</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b/>
          <w:bCs/>
          <w:color w:val="333333"/>
          <w:spacing w:val="3"/>
          <w:kern w:val="0"/>
          <w:sz w:val="20"/>
          <w:szCs w:val="20"/>
        </w:rPr>
      </w:pP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路由懒加载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把不同路由对应的组件分割成不同的代码块，然后当路由被访问时才加载对应的组件即为路由的懒加载，可以加快项目的加载速度，提高效率。通过这种格式来导入组件</w:t>
      </w: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foo = () =&gt;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'./foo.vue'</w:t>
      </w:r>
      <w:r>
        <w:rPr>
          <w:rFonts w:ascii="Consolas" w:hAnsi="Consolas" w:eastAsia="宋体" w:cs="宋体"/>
          <w:color w:val="333333"/>
          <w:spacing w:val="3"/>
          <w:kern w:val="0"/>
          <w:sz w:val="20"/>
          <w:szCs w:val="20"/>
        </w:rPr>
        <w: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 computed 的原理，怎么追踪到它的依赖的？还是怎么确定是他的依赖变更 他才更新</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答案：</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如果你是leader，做管理系统项目 Vue和React 怎么选择？</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评估项目成员的水平，如果成员js基础较好、编码能力较强则选择React，否则Vue。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评估系统的大小，如果想构建生态系统，则选择React，如果要求而快，简单和“能用就行",则选择Vue。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评估系统运行环境，如果你想要一个同时适用于Web端和原生APP的框架，请选择React(RN)。</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Vuex的缺点</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如果您不打算开发大型单页应用，使用 Vuex 可能是繁琐冗余的，并且state中的值会伴随着浏览器的刷新而初始化，无缓存。</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Vue和React区别</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：Vue 使用的是 web 开发者更熟悉的模板与特性，Vue的API跟传统web开发者熟悉的模板契合度更高，比如Vue的单文件组件是以模板+JavaScript+CSS的组合模式呈现，它跟web现有的HTML、JavaScript、CSS能够更好地配合。React 的特色在于函数式编程的理念和丰富的技术选型，Vue更加注重web开发者的习惯。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：Vue跟React的最大区别在于数据的reactivity，就是反应式系统上。Vue提供反应式的数据，当数据改动时，界面就会自动更新，而React里面需要调用方法SetState。我把两者分别称为Push-based和Pull-based</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47.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Vue路由传参，刷新后还有吗</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通过params传参会出现参数丢失的情况，可以通过query的传参方式或者在路由匹配规则加入占位符即可以解决参数丢失的情况。</w:t>
      </w:r>
    </w:p>
    <w:p>
      <w:pPr>
        <w:widowControl/>
        <w:shd w:val="clear" w:color="auto" w:fill="FFFFFF"/>
        <w:spacing w:before="306" w:after="204"/>
        <w:jc w:val="left"/>
        <w:outlineLvl w:val="4"/>
        <w:rPr>
          <w:rFonts w:ascii="Helvetica" w:hAnsi="Helvetica" w:eastAsia="宋体" w:cs="Helvetica"/>
          <w:b/>
          <w:bCs/>
          <w:color w:val="FF0000"/>
          <w:spacing w:val="3"/>
          <w:kern w:val="0"/>
          <w:sz w:val="24"/>
          <w:szCs w:val="24"/>
        </w:rPr>
      </w:pPr>
      <w:r>
        <w:rPr>
          <w:rFonts w:ascii="Helvetica" w:hAnsi="Helvetica" w:eastAsia="宋体" w:cs="Helvetica"/>
          <w:b/>
          <w:bCs/>
          <w:color w:val="FF0000"/>
          <w:spacing w:val="3"/>
          <w:kern w:val="0"/>
          <w:sz w:val="24"/>
          <w:szCs w:val="24"/>
        </w:rPr>
        <w:t xml:space="preserve">48. </w:t>
      </w:r>
      <w:r>
        <w:rPr>
          <w:rFonts w:ascii="Segoe UI Symbol" w:hAnsi="Segoe UI Symbol" w:eastAsia="宋体" w:cs="Segoe UI Symbol"/>
          <w:b/>
          <w:bCs/>
          <w:color w:val="FF0000"/>
          <w:spacing w:val="3"/>
          <w:kern w:val="0"/>
          <w:sz w:val="24"/>
          <w:szCs w:val="24"/>
        </w:rPr>
        <w:t>★★★</w:t>
      </w:r>
      <w:r>
        <w:rPr>
          <w:rFonts w:ascii="Helvetica" w:hAnsi="Helvetica" w:eastAsia="宋体" w:cs="Helvetica"/>
          <w:b/>
          <w:bCs/>
          <w:color w:val="FF0000"/>
          <w:spacing w:val="3"/>
          <w:kern w:val="0"/>
          <w:sz w:val="24"/>
          <w:szCs w:val="24"/>
        </w:rPr>
        <w:t xml:space="preserve"> Vue深层次嵌套传值方法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利用$attrs 和 $listeners</w:t>
      </w:r>
    </w:p>
    <w:p>
      <w:pPr>
        <w:widowControl/>
        <w:shd w:val="clear" w:color="auto" w:fill="FFFFFF"/>
        <w:spacing w:before="306" w:after="204"/>
        <w:jc w:val="left"/>
        <w:outlineLvl w:val="4"/>
        <w:rPr>
          <w:rFonts w:ascii="Helvetica" w:hAnsi="Helvetica" w:eastAsia="宋体" w:cs="Helvetica"/>
          <w:b/>
          <w:bCs/>
          <w:color w:val="FF0000"/>
          <w:spacing w:val="3"/>
          <w:kern w:val="0"/>
          <w:sz w:val="24"/>
          <w:szCs w:val="24"/>
        </w:rPr>
      </w:pPr>
      <w:r>
        <w:rPr>
          <w:rFonts w:ascii="Helvetica" w:hAnsi="Helvetica" w:eastAsia="宋体" w:cs="Helvetica"/>
          <w:b/>
          <w:bCs/>
          <w:color w:val="FF0000"/>
          <w:spacing w:val="3"/>
          <w:kern w:val="0"/>
          <w:sz w:val="24"/>
          <w:szCs w:val="24"/>
        </w:rPr>
        <w:t xml:space="preserve">49. </w:t>
      </w:r>
      <w:r>
        <w:rPr>
          <w:rFonts w:ascii="Segoe UI Symbol" w:hAnsi="Segoe UI Symbol" w:eastAsia="宋体" w:cs="Segoe UI Symbol"/>
          <w:b/>
          <w:bCs/>
          <w:color w:val="FF0000"/>
          <w:spacing w:val="3"/>
          <w:kern w:val="0"/>
          <w:sz w:val="24"/>
          <w:szCs w:val="24"/>
        </w:rPr>
        <w:t>★★★</w:t>
      </w:r>
      <w:r>
        <w:rPr>
          <w:rFonts w:ascii="Helvetica" w:hAnsi="Helvetica" w:eastAsia="宋体" w:cs="Helvetica"/>
          <w:b/>
          <w:bCs/>
          <w:color w:val="FF0000"/>
          <w:spacing w:val="3"/>
          <w:kern w:val="0"/>
          <w:sz w:val="24"/>
          <w:szCs w:val="24"/>
        </w:rPr>
        <w:t xml:space="preserve"> Vue组件如何引入使用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 xml:space="preserve"> 定义组件并抛出</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引入，并在component里面定义</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 xml:space="preserve"> 使用组件（注意首字母大写）</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Vue路由实现的底层原理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2"/>
        </w:rPr>
      </w:pPr>
      <w:r>
        <w:rPr>
          <w:rFonts w:ascii="Consolas" w:hAnsi="Consolas" w:eastAsia="宋体" w:cs="宋体"/>
          <w:color w:val="333333"/>
          <w:spacing w:val="3"/>
          <w:kern w:val="0"/>
          <w:sz w:val="22"/>
        </w:rPr>
        <w:t>在Vue中利用数据劫持defineProperty在原型prototype上初始化了一些getter,分别是router代表当前Router的实例 、 router代表当前Router的实例、router代表当前Router的实例、route 代表当前Router的信息。在install中也全局注册了router-view,router-link,其中的Vue.util.defineReactive, 这是Vue里面观察者劫持数据的方法，劫持_route，当_route触发setter方法的时候，则会通知到依赖的组件。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2"/>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2"/>
        </w:rPr>
      </w:pPr>
      <w:r>
        <w:rPr>
          <w:rFonts w:ascii="Consolas" w:hAnsi="Consolas" w:eastAsia="宋体" w:cs="宋体"/>
          <w:color w:val="333333"/>
          <w:spacing w:val="3"/>
          <w:kern w:val="0"/>
          <w:sz w:val="22"/>
        </w:rPr>
        <w:t>接下来在init中，会挂载判断是路由的模式，是history或者是hash,点击行为按钮，调用hashchange或者popstate的同时更_route,_route的更新会触发route-view的重新渲染。</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如何封装一个通用组件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8"/>
          <w:szCs w:val="28"/>
        </w:rPr>
      </w:pPr>
      <w:r>
        <w:rPr>
          <w:rFonts w:ascii="Consolas" w:hAnsi="Consolas" w:eastAsia="宋体" w:cs="宋体"/>
          <w:color w:val="333333"/>
          <w:spacing w:val="3"/>
          <w:kern w:val="0"/>
          <w:sz w:val="28"/>
          <w:szCs w:val="28"/>
        </w:rPr>
        <w:t>通用组件的封装就是对可复用组件的解耦和样式复用，为了解耦一般数据都是通过父组件传递过来，在子组件中进行数据处理，对于一些较为复杂的数据可能还需要做数据验证，为了避免高耦合，逻辑最好放在父组件中，通过自定义事件将数据回传，子组件只是一个承载体，这样既降低耦合，保证子组件中数据和逻辑不会混乱。如果同一组件需要适应不同需求时，我们需要配合slot来使用，可以通过具名插槽灵活地解决了不同场景同一组件不同配置的问题。</w:t>
      </w:r>
    </w:p>
    <w:p>
      <w:pPr>
        <w:widowControl/>
        <w:shd w:val="clear" w:color="auto" w:fill="FFFFFF"/>
        <w:spacing w:before="306" w:after="204"/>
        <w:jc w:val="left"/>
        <w:outlineLvl w:val="4"/>
        <w:rPr>
          <w:rFonts w:ascii="Helvetica" w:hAnsi="Helvetica" w:eastAsia="宋体" w:cs="Helvetica"/>
          <w:b/>
          <w:bCs/>
          <w:color w:val="FF0000"/>
          <w:spacing w:val="3"/>
          <w:kern w:val="0"/>
          <w:sz w:val="24"/>
          <w:szCs w:val="24"/>
        </w:rPr>
      </w:pPr>
      <w:r>
        <w:rPr>
          <w:rFonts w:ascii="Helvetica" w:hAnsi="Helvetica" w:eastAsia="宋体" w:cs="Helvetica"/>
          <w:b/>
          <w:bCs/>
          <w:color w:val="FF0000"/>
          <w:spacing w:val="3"/>
          <w:kern w:val="0"/>
          <w:sz w:val="24"/>
          <w:szCs w:val="24"/>
        </w:rPr>
        <w:t xml:space="preserve">52. </w:t>
      </w:r>
      <w:r>
        <w:rPr>
          <w:rFonts w:ascii="Segoe UI Symbol" w:hAnsi="Segoe UI Symbol" w:eastAsia="宋体" w:cs="Segoe UI Symbol"/>
          <w:b/>
          <w:bCs/>
          <w:color w:val="FF0000"/>
          <w:spacing w:val="3"/>
          <w:kern w:val="0"/>
          <w:sz w:val="24"/>
          <w:szCs w:val="24"/>
        </w:rPr>
        <w:t>★★</w:t>
      </w:r>
      <w:r>
        <w:rPr>
          <w:rFonts w:ascii="Helvetica" w:hAnsi="Helvetica" w:eastAsia="宋体" w:cs="Helvetica"/>
          <w:b/>
          <w:bCs/>
          <w:color w:val="FF0000"/>
          <w:spacing w:val="3"/>
          <w:kern w:val="0"/>
          <w:sz w:val="24"/>
          <w:szCs w:val="24"/>
        </w:rPr>
        <w:t xml:space="preserve"> Vue 生命周期通常使用哪些</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常用的生命周期有，beforeCreate，created，beforeMount，mounted，beforeUpdate，updated，beforeDestroy，destroyed</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深层次的组件怎么和父组件通讯</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1、使用$attrs和$listeners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Vue.component(</w:t>
      </w:r>
      <w:r>
        <w:rPr>
          <w:rFonts w:ascii="Consolas" w:hAnsi="Consolas" w:eastAsia="宋体" w:cs="宋体"/>
          <w:color w:val="718C00"/>
          <w:spacing w:val="3"/>
          <w:kern w:val="0"/>
          <w:sz w:val="20"/>
          <w:szCs w:val="20"/>
        </w:rPr>
        <w:t>'C'</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333333"/>
          <w:spacing w:val="3"/>
          <w:kern w:val="0"/>
          <w:sz w:val="20"/>
          <w:szCs w:val="20"/>
        </w:rPr>
        <w:t xml:space="preserve">  template: </w:t>
      </w:r>
      <w:r>
        <w:rPr>
          <w:rFonts w:ascii="Consolas" w:hAnsi="Consolas" w:eastAsia="宋体" w:cs="宋体"/>
          <w:color w:val="718C00"/>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&lt;p&gt;我是C组件&lt;/p&gt;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&lt;input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type='text'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v-model='$attrs.msgc'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@input='$emit("getC", $attrs.msgc)'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718C00"/>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Vue.component(</w:t>
      </w:r>
      <w:r>
        <w:rPr>
          <w:rFonts w:ascii="Consolas" w:hAnsi="Consolas" w:eastAsia="宋体" w:cs="宋体"/>
          <w:color w:val="718C00"/>
          <w:spacing w:val="3"/>
          <w:kern w:val="0"/>
          <w:sz w:val="20"/>
          <w:szCs w:val="20"/>
        </w:rPr>
        <w:t>'B'</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E908C"/>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8E908C"/>
          <w:spacing w:val="3"/>
          <w:kern w:val="0"/>
          <w:sz w:val="20"/>
          <w:szCs w:val="20"/>
        </w:rPr>
      </w:pPr>
      <w:r>
        <w:rPr>
          <w:rFonts w:ascii="Consolas" w:hAnsi="Consolas" w:eastAsia="宋体" w:cs="宋体"/>
          <w:color w:val="8E908C"/>
          <w:spacing w:val="3"/>
          <w:kern w:val="0"/>
          <w:sz w:val="20"/>
          <w:szCs w:val="20"/>
        </w:rPr>
        <w:t xml:space="preserve">    给C组件绑定$attrs属性和$listeners事件，C组件可以直接获取到A组件中传递下来的props（除了B组件中props声明的）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333333"/>
          <w:spacing w:val="3"/>
          <w:kern w:val="0"/>
          <w:sz w:val="20"/>
          <w:szCs w:val="20"/>
        </w:rPr>
        <w:t xml:space="preserve">  template: </w:t>
      </w:r>
      <w:r>
        <w:rPr>
          <w:rFonts w:ascii="Consolas" w:hAnsi="Consolas" w:eastAsia="宋体" w:cs="宋体"/>
          <w:color w:val="718C00"/>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&lt;p&gt;我是B组件&lt;/p&gt;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&lt;input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type='text'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v-model='mymsg1'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@input="$emit('getChild', mymsg1)"</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&lt;C v-bind='$attrs' v-on='$listeners'/&gt;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718C00"/>
          <w:spacing w:val="3"/>
          <w:kern w:val="0"/>
          <w:sz w:val="20"/>
          <w:szCs w:val="20"/>
        </w:rPr>
        <w:t xml:space="preserve">  `</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props: [</w:t>
      </w:r>
      <w:r>
        <w:rPr>
          <w:rFonts w:ascii="Consolas" w:hAnsi="Consolas" w:eastAsia="宋体" w:cs="宋体"/>
          <w:color w:val="718C00"/>
          <w:spacing w:val="3"/>
          <w:kern w:val="0"/>
          <w:sz w:val="20"/>
          <w:szCs w:val="20"/>
        </w:rPr>
        <w:t>'msg1'</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data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mymsg1: </w:t>
      </w: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.msg1</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Vue.component(</w:t>
      </w:r>
      <w:r>
        <w:rPr>
          <w:rFonts w:ascii="Consolas" w:hAnsi="Consolas" w:eastAsia="宋体" w:cs="宋体"/>
          <w:color w:val="718C00"/>
          <w:spacing w:val="3"/>
          <w:kern w:val="0"/>
          <w:sz w:val="20"/>
          <w:szCs w:val="20"/>
        </w:rPr>
        <w:t>'A'</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333333"/>
          <w:spacing w:val="3"/>
          <w:kern w:val="0"/>
          <w:sz w:val="20"/>
          <w:szCs w:val="20"/>
        </w:rPr>
        <w:t xml:space="preserve">  template: </w:t>
      </w:r>
      <w:r>
        <w:rPr>
          <w:rFonts w:ascii="Consolas" w:hAnsi="Consolas" w:eastAsia="宋体" w:cs="宋体"/>
          <w:color w:val="718C00"/>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 id='app'&gt;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&lt;p&gt;我是A组件&lt;/p&gt;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&lt;B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:msg1='msg1'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:msgc='msgc'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@getChild='getChild'</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@getC='getC'</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&lt;/div&gt;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718C00"/>
          <w:spacing w:val="3"/>
          <w:kern w:val="0"/>
          <w:sz w:val="20"/>
          <w:szCs w:val="20"/>
        </w:rPr>
        <w:t xml:space="preserve">  `</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data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msg1: </w:t>
      </w:r>
      <w:r>
        <w:rPr>
          <w:rFonts w:ascii="Consolas" w:hAnsi="Consolas" w:eastAsia="宋体" w:cs="宋体"/>
          <w:color w:val="718C00"/>
          <w:spacing w:val="3"/>
          <w:kern w:val="0"/>
          <w:sz w:val="20"/>
          <w:szCs w:val="20"/>
        </w:rPr>
        <w:t>'A'</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msgc: </w:t>
      </w:r>
      <w:r>
        <w:rPr>
          <w:rFonts w:ascii="Consolas" w:hAnsi="Consolas" w:eastAsia="宋体" w:cs="宋体"/>
          <w:color w:val="718C00"/>
          <w:spacing w:val="3"/>
          <w:kern w:val="0"/>
          <w:sz w:val="20"/>
          <w:szCs w:val="20"/>
        </w:rPr>
        <w:t>'hello c!'</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methods: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getChild (val)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console</w:t>
      </w:r>
      <w:r>
        <w:rPr>
          <w:rFonts w:ascii="Consolas" w:hAnsi="Consolas" w:eastAsia="宋体" w:cs="宋体"/>
          <w:color w:val="333333"/>
          <w:spacing w:val="3"/>
          <w:kern w:val="0"/>
          <w:sz w:val="20"/>
          <w:szCs w:val="20"/>
        </w:rPr>
        <w:t>.log( val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getC (val)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console</w:t>
      </w:r>
      <w:r>
        <w:rPr>
          <w:rFonts w:ascii="Consolas" w:hAnsi="Consolas" w:eastAsia="宋体" w:cs="宋体"/>
          <w:color w:val="333333"/>
          <w:spacing w:val="3"/>
          <w:kern w:val="0"/>
          <w:sz w:val="20"/>
          <w:szCs w:val="20"/>
        </w:rPr>
        <w:t>.log( val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app =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Vue({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el: </w:t>
      </w:r>
      <w:r>
        <w:rPr>
          <w:rFonts w:ascii="Consolas" w:hAnsi="Consolas" w:eastAsia="宋体" w:cs="宋体"/>
          <w:color w:val="718C00"/>
          <w:spacing w:val="3"/>
          <w:kern w:val="0"/>
          <w:sz w:val="20"/>
          <w:szCs w:val="20"/>
        </w:rPr>
        <w:t>'#app'</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333333"/>
          <w:spacing w:val="3"/>
          <w:kern w:val="0"/>
          <w:sz w:val="20"/>
          <w:szCs w:val="20"/>
        </w:rPr>
        <w:t xml:space="preserve">  template: </w:t>
      </w:r>
      <w:r>
        <w:rPr>
          <w:rFonts w:ascii="Consolas" w:hAnsi="Consolas" w:eastAsia="宋体" w:cs="宋体"/>
          <w:color w:val="718C00"/>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&lt;A /&gt;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718C00"/>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响应式原理</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1.观察者observer：首先通过观察者对data中的属性使用object.defineproperty劫持数据的getter和setter，通知订阅者，触发他的update方法，对视图进行更新</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2.Compile：用来解析模板指令，并替换模板数据，初始化视图，初始化相应的订阅器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3.订阅者Watcher：订阅者接到通知后，调用update方法更新对应的视图</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4.订阅器Dep：订阅者可能有多个，因此需要订阅器Dep来专门接收这些订阅者，并统一管理</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但在vue3中抛弃了object.defineproperty方法，因为</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1.Object.defineproperty无法监测</w:t>
      </w:r>
      <w:r>
        <w:rPr>
          <w:rFonts w:ascii="Helvetica" w:hAnsi="Helvetica" w:eastAsia="宋体" w:cs="Helvetica"/>
          <w:b/>
          <w:bCs/>
          <w:color w:val="333333"/>
          <w:spacing w:val="3"/>
          <w:kern w:val="0"/>
          <w:sz w:val="24"/>
          <w:szCs w:val="24"/>
        </w:rPr>
        <w:t>对象属性的添加和删除</w:t>
      </w:r>
      <w:r>
        <w:rPr>
          <w:rFonts w:ascii="Helvetica" w:hAnsi="Helvetica" w:eastAsia="宋体" w:cs="Helvetica"/>
          <w:color w:val="333333"/>
          <w:spacing w:val="3"/>
          <w:kern w:val="0"/>
          <w:sz w:val="24"/>
          <w:szCs w:val="24"/>
        </w:rPr>
        <w:t>、</w:t>
      </w:r>
      <w:r>
        <w:rPr>
          <w:rFonts w:ascii="Helvetica" w:hAnsi="Helvetica" w:eastAsia="宋体" w:cs="Helvetica"/>
          <w:b/>
          <w:bCs/>
          <w:color w:val="333333"/>
          <w:spacing w:val="3"/>
          <w:kern w:val="0"/>
          <w:sz w:val="24"/>
          <w:szCs w:val="24"/>
        </w:rPr>
        <w:t>数组索引和长度的变更</w:t>
      </w:r>
      <w:r>
        <w:rPr>
          <w:rFonts w:ascii="Helvetica" w:hAnsi="Helvetica" w:eastAsia="宋体" w:cs="Helvetica"/>
          <w:color w:val="333333"/>
          <w:spacing w:val="3"/>
          <w:kern w:val="0"/>
          <w:sz w:val="24"/>
          <w:szCs w:val="24"/>
        </w:rPr>
        <w:t>，因此vue重写了数组的push/pop/shift/unshift/splice/sort/reverse方法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2.Object.defineProperty只能劫持对象的属性,因此我们需要对每个对象的每个属性进行遍历，这样很消耗性能</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vue3中实现数据双向绑定的原理是数据代理，使用proxy实现。Proxy 可以理解成，在目标对象之前架设一层“拦截”，外界对该对象的访问，都必须先通过这层拦截，因此提供了一种机制，可以对外界的访问进行过滤和改写。</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proxy的原理</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主要通过Proxy对对象进行绑定监听处理，通过new Map对对象的属性操作进行处理，将要执行的函数匹配到存到对应的prop上面，通过每次的访问触发get方法，进行存方法的操作，通过修改触发set的方法，此时执行回调监听的函数，这样达到修改数据和视图的</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"https://www.yuque.com/zhongyangweizao/wheel/off7wo" \t "_blank" </w:instrText>
      </w:r>
      <w:r>
        <w:fldChar w:fldCharType="separate"/>
      </w:r>
      <w:r>
        <w:rPr>
          <w:rFonts w:ascii="Helvetica" w:hAnsi="Helvetica" w:eastAsia="宋体" w:cs="Helvetica"/>
          <w:color w:val="4183C4"/>
          <w:spacing w:val="3"/>
          <w:kern w:val="0"/>
          <w:sz w:val="24"/>
          <w:szCs w:val="24"/>
        </w:rPr>
        <w:t>参考</w:t>
      </w:r>
      <w:r>
        <w:rPr>
          <w:rFonts w:ascii="Helvetica" w:hAnsi="Helvetica" w:eastAsia="宋体" w:cs="Helvetica"/>
          <w:color w:val="4183C4"/>
          <w:spacing w:val="3"/>
          <w:kern w:val="0"/>
          <w:sz w:val="24"/>
          <w:szCs w:val="24"/>
        </w:rPr>
        <w:fldChar w:fldCharType="end"/>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$forceUpdate的原理</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1、作用：</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迫使 </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 实例重新渲染。注意它仅仅影响实例本身和插入插槽内容的子组件，而不是所有子组件。</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2、内部原理：</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Vue.prototype.$forceUpdate = </w:t>
      </w:r>
      <w:r>
        <w:rPr>
          <w:rFonts w:ascii="Consolas" w:hAnsi="Consolas" w:eastAsia="宋体" w:cs="宋体"/>
          <w:color w:val="8959A8"/>
          <w:spacing w:val="3"/>
          <w:kern w:val="0"/>
          <w:sz w:val="20"/>
          <w:szCs w:val="20"/>
        </w:rPr>
        <w:t>function</w:t>
      </w:r>
      <w:r>
        <w:rPr>
          <w:rFonts w:ascii="Consolas" w:hAnsi="Consolas" w:eastAsia="宋体" w:cs="宋体"/>
          <w:color w:val="4271AE"/>
          <w:spacing w:val="3"/>
          <w:kern w:val="0"/>
          <w:sz w:val="20"/>
          <w:szCs w:val="20"/>
        </w:rPr>
        <w:t xml:space="preserve"> () </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vm: Component = </w:t>
      </w:r>
      <w:r>
        <w:rPr>
          <w:rFonts w:ascii="Consolas" w:hAnsi="Consolas" w:eastAsia="宋体" w:cs="宋体"/>
          <w:color w:val="8959A8"/>
          <w:spacing w:val="3"/>
          <w:kern w:val="0"/>
          <w:sz w:val="20"/>
          <w:szCs w:val="20"/>
        </w:rPr>
        <w:t>this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if</w:t>
      </w:r>
      <w:r>
        <w:rPr>
          <w:rFonts w:ascii="Consolas" w:hAnsi="Consolas" w:eastAsia="宋体" w:cs="宋体"/>
          <w:color w:val="333333"/>
          <w:spacing w:val="3"/>
          <w:kern w:val="0"/>
          <w:sz w:val="20"/>
          <w:szCs w:val="20"/>
        </w:rPr>
        <w:t xml:space="preserve"> (vm._watcher)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vm._watcher.update()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实例需要重新渲染是在依赖发生变化的时候会通知watcher，然后通知watcher来调用update方法，就是这么简单。</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v-for key</w:t>
      </w:r>
    </w:p>
    <w:p>
      <w:pPr>
        <w:widowControl/>
        <w:numPr>
          <w:ilvl w:val="0"/>
          <w:numId w:val="190"/>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key是为Vue中的vnode标记的唯一id,通过这个key,我们的diff操作可以更准确、更快速</w:t>
      </w:r>
    </w:p>
    <w:p>
      <w:pPr>
        <w:widowControl/>
        <w:numPr>
          <w:ilvl w:val="0"/>
          <w:numId w:val="190"/>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diff算法的过程中,先会进行新旧节点的首尾交叉对比,当无法匹配的时候会用新节点的key与旧节点进行比对,然后超出差异.</w:t>
      </w:r>
    </w:p>
    <w:p>
      <w:pPr>
        <w:widowControl/>
        <w:shd w:val="clear" w:color="auto" w:fill="FFFFFF"/>
        <w:spacing w:after="204"/>
        <w:jc w:val="left"/>
        <w:rPr>
          <w:rFonts w:ascii="Helvetica" w:hAnsi="Helvetica" w:eastAsia="宋体" w:cs="Helvetica"/>
          <w:color w:val="858585"/>
          <w:spacing w:val="3"/>
          <w:kern w:val="0"/>
          <w:sz w:val="24"/>
          <w:szCs w:val="24"/>
        </w:rPr>
      </w:pPr>
      <w:r>
        <w:rPr>
          <w:rFonts w:ascii="Helvetica" w:hAnsi="Helvetica" w:eastAsia="宋体" w:cs="Helvetica"/>
          <w:color w:val="858585"/>
          <w:spacing w:val="3"/>
          <w:kern w:val="0"/>
          <w:sz w:val="24"/>
          <w:szCs w:val="24"/>
        </w:rPr>
        <w:t>diff程可以概括为：oldCh和newCh各有两个头尾的变量StartIdx和EndIdx，它们的2个变量相互比较，一共有4种比较方式。如果4种比较都没匹配，如果设置了key，就会用key进行比较，在比较的过程中，变量会往中间靠，一旦StartIdx&gt;EndIdx表明oldCh和newCh至少有一个已经遍历完了，就会结束比较,这四种比较方式就是首、尾、旧尾新头、旧头新尾.</w:t>
      </w:r>
    </w:p>
    <w:p>
      <w:pPr>
        <w:widowControl/>
        <w:shd w:val="clear" w:color="auto" w:fill="FFFFFF"/>
        <w:jc w:val="left"/>
        <w:rPr>
          <w:rFonts w:ascii="Helvetica" w:hAnsi="Helvetica" w:eastAsia="宋体" w:cs="Helvetica"/>
          <w:color w:val="858585"/>
          <w:spacing w:val="3"/>
          <w:kern w:val="0"/>
          <w:sz w:val="24"/>
          <w:szCs w:val="24"/>
        </w:rPr>
      </w:pPr>
      <w:r>
        <w:rPr>
          <w:rFonts w:ascii="Helvetica" w:hAnsi="Helvetica" w:eastAsia="宋体" w:cs="Helvetica"/>
          <w:color w:val="858585"/>
          <w:spacing w:val="3"/>
          <w:kern w:val="0"/>
          <w:sz w:val="24"/>
          <w:szCs w:val="24"/>
        </w:rPr>
        <w:t>准确: 如果不加key,那么vue会选择复用节点(Vue的就地更新策略),导致之前节点的状态被保留下来,会产生一系列的bug. 快速: key的唯一性可以被Map数据结构充分利用,相比于遍历查找的时间复杂度</w:t>
      </w:r>
      <w:r>
        <w:rPr>
          <w:rFonts w:ascii="Consolas" w:hAnsi="Consolas" w:eastAsia="宋体" w:cs="宋体"/>
          <w:color w:val="858585"/>
          <w:spacing w:val="3"/>
          <w:kern w:val="0"/>
          <w:sz w:val="20"/>
          <w:szCs w:val="20"/>
          <w:shd w:val="clear" w:color="auto" w:fill="F7F7F7"/>
        </w:rPr>
        <w:t>O(n)</w:t>
      </w:r>
      <w:r>
        <w:rPr>
          <w:rFonts w:ascii="Helvetica" w:hAnsi="Helvetica" w:eastAsia="宋体" w:cs="Helvetica"/>
          <w:color w:val="858585"/>
          <w:spacing w:val="3"/>
          <w:kern w:val="0"/>
          <w:sz w:val="24"/>
          <w:szCs w:val="24"/>
        </w:rPr>
        <w:t>,</w:t>
      </w:r>
      <w:r>
        <w:rPr>
          <w:rFonts w:ascii="Consolas" w:hAnsi="Consolas" w:eastAsia="宋体" w:cs="宋体"/>
          <w:color w:val="858585"/>
          <w:spacing w:val="3"/>
          <w:kern w:val="0"/>
          <w:sz w:val="20"/>
          <w:szCs w:val="20"/>
          <w:shd w:val="clear" w:color="auto" w:fill="F7F7F7"/>
        </w:rPr>
        <w:t>Map</w:t>
      </w:r>
      <w:r>
        <w:rPr>
          <w:rFonts w:ascii="Helvetica" w:hAnsi="Helvetica" w:eastAsia="宋体" w:cs="Helvetica"/>
          <w:color w:val="858585"/>
          <w:spacing w:val="3"/>
          <w:kern w:val="0"/>
          <w:sz w:val="24"/>
          <w:szCs w:val="24"/>
        </w:rPr>
        <w:t>的时间复杂度仅仅为</w:t>
      </w:r>
      <w:r>
        <w:rPr>
          <w:rFonts w:ascii="Consolas" w:hAnsi="Consolas" w:eastAsia="宋体" w:cs="宋体"/>
          <w:color w:val="858585"/>
          <w:spacing w:val="3"/>
          <w:kern w:val="0"/>
          <w:sz w:val="20"/>
          <w:szCs w:val="20"/>
          <w:shd w:val="clear" w:color="auto" w:fill="F7F7F7"/>
        </w:rPr>
        <w:t>O(1)</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"https://www.jianshu.com/p/4bd5e745ce95" \t "_blank" </w:instrText>
      </w:r>
      <w:r>
        <w:fldChar w:fldCharType="separate"/>
      </w:r>
      <w:r>
        <w:rPr>
          <w:rFonts w:ascii="Helvetica" w:hAnsi="Helvetica" w:eastAsia="宋体" w:cs="Helvetica"/>
          <w:color w:val="4183C4"/>
          <w:spacing w:val="3"/>
          <w:kern w:val="0"/>
          <w:sz w:val="24"/>
          <w:szCs w:val="24"/>
        </w:rPr>
        <w:t>建议使用id，不建议使用索引</w:t>
      </w:r>
      <w:r>
        <w:rPr>
          <w:rFonts w:ascii="Helvetica" w:hAnsi="Helvetica" w:eastAsia="宋体" w:cs="Helvetica"/>
          <w:color w:val="4183C4"/>
          <w:spacing w:val="3"/>
          <w:kern w:val="0"/>
          <w:sz w:val="24"/>
          <w:szCs w:val="24"/>
        </w:rPr>
        <w:fldChar w:fldCharType="end"/>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58.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defineProperty在数据劫持后是如何通知数据的更新和视图的更新的</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的双向绑定是由数据劫持结合发布者－订阅者模式实现的，那么什么是数据劫持？vue是如何进行数据劫持的？说白了就是通过Object.defineProperty()来劫持对象属性的setter和getter操作，在数据变动时做你想要做的事情</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我们已经知道实现数据的双向绑定，首先要对数据进行劫持监听，所以我们需要设置一个监听器Observer，用来监听所有属性。如果属性发生变化了，就需要告诉订阅者Watcher看是否需要更新。因为订阅者是有很多个，所以我们需要有一个消息订阅器Dep来专门收集这些订阅者，然后在监听器Observer和订阅者Watcher之间进行统一管理的。接着，我们还需要有一个指令解析器Compile，对每个节点元素进行扫描和解析，将相关指令（如v-model，v-on）对应初始化成一个订阅者Watcher，并替换模板数据或者绑定相应的函数，此时当订阅者Watcher接收到相应属性的变化，就会执行对应的更新函数，从而更新视图。因此接下去我们执行以下3个步骤，实现数据的双向绑定：</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1.实现一个监听器Observer，用来劫持并监听所有属性，如果有变动的，就通知订阅者。</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2.实现一个订阅者Watcher，每一个Watcher都绑定一个更新函数，watcher可以收到属性的变化通知并执行相应的函数，从而更新视图。</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实现一个解析器Compile，可以扫描和解析每个节点的相关指令（v-model，v-on等指令），如果节点存在v-model，v-on等指令，则解析器Compile初始化这类节点的模板数据，使之可以显示在视图上，然后初始化相应的订阅者（Watcher）。</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Vuex如何实现跨组价的数据监听</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中间件机制是怎么生效的</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axios谁封装的，怎么封装的</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使用axios用于对数据的请求</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 xml:space="preserve"> axios </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'axios'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创建axios实例</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instance = axios.create({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baseURL: baseURL + version,</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timeout: </w:t>
      </w:r>
      <w:r>
        <w:rPr>
          <w:rFonts w:ascii="Consolas" w:hAnsi="Consolas" w:eastAsia="宋体" w:cs="宋体"/>
          <w:color w:val="F5871F"/>
          <w:spacing w:val="3"/>
          <w:kern w:val="0"/>
          <w:sz w:val="20"/>
          <w:szCs w:val="20"/>
        </w:rPr>
        <w:t>5000</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创建请求的拦截器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instance.interceptors.request.use(config =&gt;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config.headers[</w:t>
      </w:r>
      <w:r>
        <w:rPr>
          <w:rFonts w:ascii="Consolas" w:hAnsi="Consolas" w:eastAsia="宋体" w:cs="宋体"/>
          <w:color w:val="718C00"/>
          <w:spacing w:val="3"/>
          <w:kern w:val="0"/>
          <w:sz w:val="20"/>
          <w:szCs w:val="20"/>
        </w:rPr>
        <w:t>'Authorization'</w:t>
      </w:r>
      <w:r>
        <w:rPr>
          <w:rFonts w:ascii="Consolas" w:hAnsi="Consolas" w:eastAsia="宋体" w:cs="宋体"/>
          <w:color w:val="333333"/>
          <w:spacing w:val="3"/>
          <w:kern w:val="0"/>
          <w:sz w:val="20"/>
          <w:szCs w:val="20"/>
        </w:rPr>
        <w:t>] = localStorage.getItem(</w:t>
      </w:r>
      <w:r>
        <w:rPr>
          <w:rFonts w:ascii="Consolas" w:hAnsi="Consolas" w:eastAsia="宋体" w:cs="宋体"/>
          <w:color w:val="718C00"/>
          <w:spacing w:val="3"/>
          <w:kern w:val="0"/>
          <w:sz w:val="20"/>
          <w:szCs w:val="20"/>
        </w:rPr>
        <w:t>'token'</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config</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error =&gt;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Promise</w:t>
      </w:r>
      <w:r>
        <w:rPr>
          <w:rFonts w:ascii="Consolas" w:hAnsi="Consolas" w:eastAsia="宋体" w:cs="宋体"/>
          <w:color w:val="333333"/>
          <w:spacing w:val="3"/>
          <w:kern w:val="0"/>
          <w:sz w:val="20"/>
          <w:szCs w:val="20"/>
        </w:rPr>
        <w:t>.reject(error)</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创建响应的拦截器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instance.interceptors.response.use(response =&gt;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let</w:t>
      </w:r>
      <w:r>
        <w:rPr>
          <w:rFonts w:ascii="Consolas" w:hAnsi="Consolas" w:eastAsia="宋体" w:cs="宋体"/>
          <w:color w:val="333333"/>
          <w:spacing w:val="3"/>
          <w:kern w:val="0"/>
          <w:sz w:val="20"/>
          <w:szCs w:val="20"/>
        </w:rPr>
        <w:t xml:space="preserve"> res = </w:t>
      </w:r>
      <w:r>
        <w:rPr>
          <w:rFonts w:ascii="Consolas" w:hAnsi="Consolas" w:eastAsia="宋体" w:cs="宋体"/>
          <w:color w:val="F5871F"/>
          <w:spacing w:val="3"/>
          <w:kern w:val="0"/>
          <w:sz w:val="20"/>
          <w:szCs w:val="20"/>
        </w:rPr>
        <w:t>null</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E908C"/>
          <w:spacing w:val="3"/>
          <w:kern w:val="0"/>
          <w:sz w:val="20"/>
          <w:szCs w:val="20"/>
        </w:rPr>
        <w:t>// 对相应的数据进行过滤</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if</w:t>
      </w:r>
      <w:r>
        <w:rPr>
          <w:rFonts w:ascii="Consolas" w:hAnsi="Consolas" w:eastAsia="宋体" w:cs="宋体"/>
          <w:color w:val="333333"/>
          <w:spacing w:val="3"/>
          <w:kern w:val="0"/>
          <w:sz w:val="20"/>
          <w:szCs w:val="20"/>
        </w:rPr>
        <w:t xml:space="preserve"> (response.status === </w:t>
      </w:r>
      <w:r>
        <w:rPr>
          <w:rFonts w:ascii="Consolas" w:hAnsi="Consolas" w:eastAsia="宋体" w:cs="宋体"/>
          <w:color w:val="F5871F"/>
          <w:spacing w:val="3"/>
          <w:kern w:val="0"/>
          <w:sz w:val="20"/>
          <w:szCs w:val="20"/>
        </w:rPr>
        <w:t>200</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if</w:t>
      </w:r>
      <w:r>
        <w:rPr>
          <w:rFonts w:ascii="Consolas" w:hAnsi="Consolas" w:eastAsia="宋体" w:cs="宋体"/>
          <w:color w:val="333333"/>
          <w:spacing w:val="3"/>
          <w:kern w:val="0"/>
          <w:sz w:val="20"/>
          <w:szCs w:val="20"/>
        </w:rPr>
        <w:t xml:space="preserve"> (response.data &amp;&amp; response.data.err === </w:t>
      </w:r>
      <w:r>
        <w:rPr>
          <w:rFonts w:ascii="Consolas" w:hAnsi="Consolas" w:eastAsia="宋体" w:cs="宋体"/>
          <w:color w:val="F5871F"/>
          <w:spacing w:val="3"/>
          <w:kern w:val="0"/>
          <w:sz w:val="20"/>
          <w:szCs w:val="20"/>
        </w:rPr>
        <w:t>0</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res = response.data.data</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 </w:t>
      </w:r>
      <w:r>
        <w:rPr>
          <w:rFonts w:ascii="Consolas" w:hAnsi="Consolas" w:eastAsia="宋体" w:cs="宋体"/>
          <w:color w:val="8959A8"/>
          <w:spacing w:val="3"/>
          <w:kern w:val="0"/>
          <w:sz w:val="20"/>
          <w:szCs w:val="20"/>
        </w:rPr>
        <w:t>else</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if</w:t>
      </w:r>
      <w:r>
        <w:rPr>
          <w:rFonts w:ascii="Consolas" w:hAnsi="Consolas" w:eastAsia="宋体" w:cs="宋体"/>
          <w:color w:val="333333"/>
          <w:spacing w:val="3"/>
          <w:kern w:val="0"/>
          <w:sz w:val="20"/>
          <w:szCs w:val="20"/>
        </w:rPr>
        <w:t xml:space="preserve"> (response.data.err === </w:t>
      </w: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alert(</w:t>
      </w:r>
      <w:r>
        <w:rPr>
          <w:rFonts w:ascii="Consolas" w:hAnsi="Consolas" w:eastAsia="宋体" w:cs="宋体"/>
          <w:color w:val="718C00"/>
          <w:spacing w:val="3"/>
          <w:kern w:val="0"/>
          <w:sz w:val="20"/>
          <w:szCs w:val="20"/>
        </w:rPr>
        <w:t>'token无效'</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 </w:t>
      </w:r>
      <w:r>
        <w:rPr>
          <w:rFonts w:ascii="Consolas" w:hAnsi="Consolas" w:eastAsia="宋体" w:cs="宋体"/>
          <w:color w:val="8959A8"/>
          <w:spacing w:val="3"/>
          <w:kern w:val="0"/>
          <w:sz w:val="20"/>
          <w:szCs w:val="20"/>
        </w:rPr>
        <w:t>else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alert(</w:t>
      </w:r>
      <w:r>
        <w:rPr>
          <w:rFonts w:ascii="Consolas" w:hAnsi="Consolas" w:eastAsia="宋体" w:cs="宋体"/>
          <w:color w:val="718C00"/>
          <w:spacing w:val="3"/>
          <w:kern w:val="0"/>
          <w:sz w:val="20"/>
          <w:szCs w:val="20"/>
        </w:rPr>
        <w:t>'请求失败'</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res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error =&gt;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return</w:t>
      </w: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Promise</w:t>
      </w:r>
      <w:r>
        <w:rPr>
          <w:rFonts w:ascii="Consolas" w:hAnsi="Consolas" w:eastAsia="宋体" w:cs="宋体"/>
          <w:color w:val="333333"/>
          <w:spacing w:val="3"/>
          <w:kern w:val="0"/>
          <w:sz w:val="20"/>
          <w:szCs w:val="20"/>
        </w:rPr>
        <w:t>.reject(error)</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export</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default</w:t>
      </w:r>
      <w:r>
        <w:rPr>
          <w:rFonts w:ascii="Consolas" w:hAnsi="Consolas" w:eastAsia="宋体" w:cs="宋体"/>
          <w:color w:val="333333"/>
          <w:spacing w:val="3"/>
          <w:kern w:val="0"/>
          <w:sz w:val="20"/>
          <w:szCs w:val="20"/>
        </w:rPr>
        <w:t xml:space="preserve"> instance</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为什么要设置key值，可以用index吗？为什么不能？</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vue中列表循环需加:key="唯一标识" 唯一标识可以是item里面id index等，因为vue组件高度复用增加Key可以标识组件的唯一性，为了更好地区别各个组件 key的作用主要是为了高效的更新虚拟DOM</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diff复杂度原理及具体过程画图</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diff算法是一种通过同层的树节点进行比较的高效算法，避免了对树进行逐层搜索遍历，所以时间复杂度只有 O(n)。</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diff算法有两个比较显著的特点：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1、比较只会在同层级进行, 不会跨层级比较。</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2、在diff比较的过程中，循环从两边向中间收拢。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diff流程： 首先定义 oldStartIdx、newStartIdx、oldEndIdx 以及 newEndIdx 分别是新老两个 VNode 的两边的索引。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接下来是一个 while 循环，在这过程中，oldStartIdx、newStartIdx、oldEndIdx 以及 newEndIdx 会逐渐向中间靠拢。while 循环的退出条件是直到老节点或者新节点的开始位置大于结束位置。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while 循环中会遇到四种情况：</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情形一：当新老 VNode 节点的 start 是同一节点时，直接 patchVnode 即可，同时新老 VNode 节点的开始索引都加 1。</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情形二：当新老 VNode 节点的 end 是同一节点时，直接 patchVnode 即可，同时新老 VNode 节点的结束索引都减 1。</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情形三：当老 VNode 节点的 start 和新 VNode 节点的 end 是同一节点时，这说明这次数据更新后 oldStartVnode 已经跑到了 oldEndVnode 后面去了。这时候在 patchVnode 后，还需要将当前真实 dom 节点移动到 oldEndVnode 的后面，同时老 VNode 节点开始索引加 1，新 VNode 节点的结束索引减 1。</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情形四：当老 VNode 节点的 end 和新 VNode 节点的 start 是同一节点时，这说明这次数据更新后 oldEndVnode 跑到了 oldStartVnode 的前面去了。这时候在 patchVnode 后，还需要将当前真实 dom 节点移动到 oldStartVnode 的前面，同时老 VNode 节点结束索引减 1，新 VNode 节点的开始索引加 1。</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while 循环的退出条件是直到老节点或者新节点的开始位置大于结束位置。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情形一：如果在循环中，oldStartIdx大于oldEndIdx了，那就表示oldChildren比newChildren先循环完毕，那么newChildren里面剩余的节点都是需要新增的节点，把[newStartIdx, newEndIdx]之间的所有节点都插入到DOM中</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情形二：如果在循环中，newStartIdx大于newEndIdx了，那就表示newChildren比oldChildren先循环完毕，那么oldChildren里面剩余的节点都是需要删除的节点，把[oldStartIdx, oldEndIdx]之间的所有节点都删除</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怎么修改Vuex中的状态？Vuex中有哪些方法</w:t>
      </w:r>
    </w:p>
    <w:p>
      <w:pPr>
        <w:widowControl/>
        <w:numPr>
          <w:ilvl w:val="0"/>
          <w:numId w:val="191"/>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通过</w:t>
      </w:r>
      <w:r>
        <w:rPr>
          <w:rFonts w:ascii="Helvetica" w:hAnsi="Helvetica" w:eastAsia="宋体" w:cs="Helvetica"/>
          <w:b/>
          <w:bCs/>
          <w:color w:val="333333"/>
          <w:spacing w:val="3"/>
          <w:kern w:val="0"/>
          <w:sz w:val="24"/>
          <w:szCs w:val="24"/>
        </w:rPr>
        <w:t>this.$store.state.属性</w:t>
      </w:r>
      <w:r>
        <w:rPr>
          <w:rFonts w:ascii="Helvetica" w:hAnsi="Helvetica" w:eastAsia="宋体" w:cs="Helvetica"/>
          <w:color w:val="333333"/>
          <w:spacing w:val="3"/>
          <w:kern w:val="0"/>
          <w:sz w:val="24"/>
          <w:szCs w:val="24"/>
        </w:rPr>
        <w:t> 的方法来访问状态</w:t>
      </w:r>
    </w:p>
    <w:p>
      <w:pPr>
        <w:widowControl/>
        <w:numPr>
          <w:ilvl w:val="0"/>
          <w:numId w:val="191"/>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通过</w:t>
      </w:r>
      <w:r>
        <w:rPr>
          <w:rFonts w:ascii="Helvetica" w:hAnsi="Helvetica" w:eastAsia="宋体" w:cs="Helvetica"/>
          <w:b/>
          <w:bCs/>
          <w:color w:val="333333"/>
          <w:spacing w:val="3"/>
          <w:kern w:val="0"/>
          <w:sz w:val="24"/>
          <w:szCs w:val="24"/>
        </w:rPr>
        <w:t>this.$store.commit(‘mutation中的方法’)</w:t>
      </w:r>
      <w:r>
        <w:rPr>
          <w:rFonts w:ascii="Helvetica" w:hAnsi="Helvetica" w:eastAsia="宋体" w:cs="Helvetica"/>
          <w:color w:val="333333"/>
          <w:spacing w:val="3"/>
          <w:kern w:val="0"/>
          <w:sz w:val="24"/>
          <w:szCs w:val="24"/>
        </w:rPr>
        <w:t> 来修改状态</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vue-router路由传参的方式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1、路由传参</w:t>
      </w:r>
    </w:p>
    <w:p>
      <w:pPr>
        <w:widowControl/>
        <w:numPr>
          <w:ilvl w:val="0"/>
          <w:numId w:val="192"/>
        </w:numPr>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query</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方法一</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&lt;template&gt;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C82829"/>
          <w:spacing w:val="3"/>
          <w:kern w:val="0"/>
          <w:sz w:val="20"/>
          <w:szCs w:val="20"/>
        </w:rPr>
        <w:t xml:space="preserve">          :to=</w:t>
      </w:r>
      <w:r>
        <w:rPr>
          <w:rFonts w:ascii="Consolas" w:hAnsi="Consolas" w:eastAsia="宋体" w:cs="宋体"/>
          <w:color w:val="718C00"/>
          <w:spacing w:val="3"/>
          <w:kern w:val="0"/>
          <w:sz w:val="20"/>
          <w:szCs w:val="20"/>
        </w:rPr>
        <w: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path: 'blogDetail',</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query: { id: item.id, views: item.views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718C00"/>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C82829"/>
          <w:spacing w:val="3"/>
          <w:kern w:val="0"/>
          <w:sz w:val="20"/>
          <w:szCs w:val="20"/>
        </w:rPr>
        <w:t xml:space="preserve">          tag=</w:t>
      </w:r>
      <w:r>
        <w:rPr>
          <w:rFonts w:ascii="Consolas" w:hAnsi="Consolas" w:eastAsia="宋体" w:cs="宋体"/>
          <w:color w:val="718C00"/>
          <w:spacing w:val="3"/>
          <w:kern w:val="0"/>
          <w:sz w:val="20"/>
          <w:szCs w:val="20"/>
        </w:rPr>
        <w:t>"h2"</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 xml:space="preserve">        &gt;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&lt;/template&gt;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方法二</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 xml:space="preserve">.$router.push({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'blogDetail'</w:t>
      </w:r>
      <w:r>
        <w:rPr>
          <w:rFonts w:ascii="Consolas" w:hAnsi="Consolas" w:eastAsia="宋体" w:cs="宋体"/>
          <w:color w:val="333333"/>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query: {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id: item.id,</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views: item.views</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numPr>
          <w:ilvl w:val="0"/>
          <w:numId w:val="192"/>
        </w:numPr>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params</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&lt;template&gt;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C82829"/>
          <w:spacing w:val="3"/>
          <w:kern w:val="0"/>
          <w:sz w:val="20"/>
          <w:szCs w:val="20"/>
        </w:rPr>
        <w:t xml:space="preserve">          :to=</w:t>
      </w:r>
      <w:r>
        <w:rPr>
          <w:rFonts w:ascii="Consolas" w:hAnsi="Consolas" w:eastAsia="宋体" w:cs="宋体"/>
          <w:color w:val="718C00"/>
          <w:spacing w:val="3"/>
          <w:kern w:val="0"/>
          <w:sz w:val="20"/>
          <w:szCs w:val="20"/>
        </w:rPr>
        <w: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name: 'blogDetail',</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params: { id: item.id, views: item.views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718C00"/>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C82829"/>
          <w:spacing w:val="3"/>
          <w:kern w:val="0"/>
          <w:sz w:val="20"/>
          <w:szCs w:val="20"/>
        </w:rPr>
        <w:t xml:space="preserve">          tag=</w:t>
      </w:r>
      <w:r>
        <w:rPr>
          <w:rFonts w:ascii="Consolas" w:hAnsi="Consolas" w:eastAsia="宋体" w:cs="宋体"/>
          <w:color w:val="718C00"/>
          <w:spacing w:val="3"/>
          <w:kern w:val="0"/>
          <w:sz w:val="20"/>
          <w:szCs w:val="20"/>
        </w:rPr>
        <w:t>"h2"</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 xml:space="preserve">        &gt;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&lt;/template&gt;</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 xml:space="preserve">.$router.push({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'blogDetail'</w:t>
      </w:r>
      <w:r>
        <w:rPr>
          <w:rFonts w:ascii="Consolas" w:hAnsi="Consolas" w:eastAsia="宋体" w:cs="宋体"/>
          <w:color w:val="333333"/>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params: {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id: item.id,</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views: item.views</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numPr>
          <w:ilvl w:val="0"/>
          <w:numId w:val="192"/>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hash history区别，怎么去解决history回退问题</w:t>
      </w:r>
    </w:p>
    <w:tbl>
      <w:tblPr>
        <w:tblStyle w:val="22"/>
        <w:tblW w:w="11550" w:type="dxa"/>
        <w:tblInd w:w="-1630" w:type="dxa"/>
        <w:shd w:val="clear" w:color="auto" w:fill="FFFFFF"/>
        <w:tblLayout w:type="autofit"/>
        <w:tblCellMar>
          <w:top w:w="15" w:type="dxa"/>
          <w:left w:w="15" w:type="dxa"/>
          <w:bottom w:w="15" w:type="dxa"/>
          <w:right w:w="15" w:type="dxa"/>
        </w:tblCellMar>
      </w:tblPr>
      <w:tblGrid>
        <w:gridCol w:w="2043"/>
        <w:gridCol w:w="5499"/>
        <w:gridCol w:w="4008"/>
      </w:tblGrid>
      <w:tr>
        <w:tblPrEx>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24"/>
                <w:szCs w:val="24"/>
              </w:rPr>
            </w:pP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hash</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history</w:t>
            </w:r>
          </w:p>
        </w:tc>
      </w:tr>
      <w:tr>
        <w:tblPrEx>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url显示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有#，很Low</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无#，好看</w:t>
            </w:r>
          </w:p>
        </w:tc>
      </w:tr>
      <w:tr>
        <w:tblPrEx>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回车刷新</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可以加载到hash值对应页面</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一般就是404掉了</w:t>
            </w:r>
          </w:p>
        </w:tc>
      </w:tr>
      <w:tr>
        <w:tblPrEx>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支持版本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支持低版本浏览器和IE浏览器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HTML5新推出的API</w:t>
            </w:r>
          </w:p>
        </w:tc>
      </w:tr>
    </w:tbl>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69.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用过beforeEach吗？</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每次通过vue-router进行页面跳转，都会触发beforeEach这个钩子函数，这个回调函数共有三个参数，to，from，next这三个参数，to表示我要跳转的目标路由对应的参数，from表示来自那个路由，就是操作路由跳转之前的，即将离开的路由对应的参数，next是一个回调函数，一定要调用next方法来resolve这个钩子函数；</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jQuery写的页面，切换到vue的页面，有卡顿吗？</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Vnode的缺点</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Vue中的单项数据流</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单向数据流指只能从一个方向来修改状态。</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数据从父级组件传递给子组件，只能单向绑定。</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子组件内部不能直接修改从父级传递过来的数据。</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Vue组件中的Data为什么是函数，根组件却是对象呢？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综上可知，如果data是一个函数的话，这样每复用一次组件，就会返回一份新的data，类似于给每个组件实例创建一个私有的数据空间，让各个组件实例维护各自的数据。而单纯的写成对象形式，就使得所有组件实例共用了一份data，就会造成一个变了全都会变的结果。</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所以说vue组件的data必须是函数。这都是因为js的特性带来的，跟vue本身设计无关。</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你做过哪些Vue的性能优化？</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1、首屏加载优化</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2、路由懒加载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'home'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 () =&gt;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'./views/home/index.vue'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meta: { isShowHead: </w:t>
      </w:r>
      <w:r>
        <w:rPr>
          <w:rFonts w:ascii="Consolas" w:hAnsi="Consolas" w:eastAsia="宋体" w:cs="宋体"/>
          <w:color w:val="F5871F"/>
          <w:spacing w:val="3"/>
          <w:kern w:val="0"/>
          <w:sz w:val="20"/>
          <w:szCs w:val="20"/>
        </w:rPr>
        <w:t>true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3、开启服务器 Gzip</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开启 Gzip 就是一种压缩技术，需要前端提供压缩包，然后在服务器开启压缩，文件在服务器压缩后传给浏览器，浏览器解压后进行再进行解析。首先安装 webpack 提供的</w:t>
      </w:r>
      <w:r>
        <w:rPr>
          <w:rFonts w:ascii="Consolas" w:hAnsi="Consolas" w:eastAsia="宋体" w:cs="宋体"/>
          <w:color w:val="333333"/>
          <w:spacing w:val="3"/>
          <w:kern w:val="0"/>
          <w:sz w:val="20"/>
          <w:szCs w:val="20"/>
          <w:shd w:val="clear" w:color="auto" w:fill="F7F7F7"/>
        </w:rPr>
        <w:t>compression-webpack-plugin</w:t>
      </w:r>
      <w:r>
        <w:rPr>
          <w:rFonts w:ascii="Helvetica" w:hAnsi="Helvetica" w:eastAsia="宋体" w:cs="Helvetica"/>
          <w:color w:val="333333"/>
          <w:spacing w:val="3"/>
          <w:kern w:val="0"/>
          <w:sz w:val="24"/>
          <w:szCs w:val="24"/>
        </w:rPr>
        <w:t>进行压缩,然后在 vue.config.js：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CompressionWebpackPlugin = </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'compression-webpack-plugin'</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productionGzipExtensions = [</w:t>
      </w:r>
      <w:r>
        <w:rPr>
          <w:rFonts w:ascii="Consolas" w:hAnsi="Consolas" w:eastAsia="宋体" w:cs="宋体"/>
          <w:color w:val="718C00"/>
          <w:spacing w:val="3"/>
          <w:kern w:val="0"/>
          <w:sz w:val="20"/>
          <w:szCs w:val="20"/>
        </w:rPr>
        <w:t>'js'</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'css'</w:t>
      </w:r>
      <w:r>
        <w:rPr>
          <w:rFonts w:ascii="Consolas" w:hAnsi="Consolas" w:eastAsia="宋体" w:cs="宋体"/>
          <w:color w:val="333333"/>
          <w:spacing w:val="3"/>
          <w:kern w:val="0"/>
          <w:sz w:val="20"/>
          <w:szCs w:val="20"/>
        </w:rPr>
        <w:t xml:space="preserve">]......plugins: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CompressionWebpackPlugin(</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algorithm: </w:t>
      </w:r>
      <w:r>
        <w:rPr>
          <w:rFonts w:ascii="Consolas" w:hAnsi="Consolas" w:eastAsia="宋体" w:cs="宋体"/>
          <w:color w:val="718C00"/>
          <w:spacing w:val="3"/>
          <w:kern w:val="0"/>
          <w:sz w:val="20"/>
          <w:szCs w:val="20"/>
        </w:rPr>
        <w:t>'gzip'</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test: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RegExp</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 productionGzipExtensions.join(</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                 </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threshold: </w:t>
      </w:r>
      <w:r>
        <w:rPr>
          <w:rFonts w:ascii="Consolas" w:hAnsi="Consolas" w:eastAsia="宋体" w:cs="宋体"/>
          <w:color w:val="F5871F"/>
          <w:spacing w:val="3"/>
          <w:kern w:val="0"/>
          <w:sz w:val="20"/>
          <w:szCs w:val="20"/>
        </w:rPr>
        <w:t>10240</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minRatio: </w:t>
      </w:r>
      <w:r>
        <w:rPr>
          <w:rFonts w:ascii="Consolas" w:hAnsi="Consolas" w:eastAsia="宋体" w:cs="宋体"/>
          <w:color w:val="F5871F"/>
          <w:spacing w:val="3"/>
          <w:kern w:val="0"/>
          <w:sz w:val="20"/>
          <w:szCs w:val="20"/>
        </w:rPr>
        <w:t>0.8</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4、启动 CDN 加速</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我们继续采用 cdn 的方式来引入一些第三方资源，就可以缓解我们服务器的压力，原理是将我们的压力分给其他服务器点。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5、代码层面优化</w:t>
      </w:r>
    </w:p>
    <w:p>
      <w:pPr>
        <w:widowControl/>
        <w:numPr>
          <w:ilvl w:val="0"/>
          <w:numId w:val="193"/>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computed 和 watch 区分使用场景</w:t>
      </w:r>
    </w:p>
    <w:p>
      <w:pPr>
        <w:widowControl/>
        <w:numPr>
          <w:ilvl w:val="0"/>
          <w:numId w:val="19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computed： 是计算属性，依赖其它属性值，并且 computed 的值有缓存，只有它依赖的属性值发生改变，下一次获取 computed 的值时才会重新计算 computed 的值。当我们需要进行数值计算，并且依赖于其它数据时，应该使用 computed，因为可以利用 computed 的缓存特性，避免每次获取值时，都要重新计算；</w:t>
      </w:r>
    </w:p>
    <w:p>
      <w:pPr>
        <w:widowControl/>
        <w:numPr>
          <w:ilvl w:val="0"/>
          <w:numId w:val="193"/>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watch：类似于某些数据的监听回调 ，每当监听的数据变化时都会执行回调进行后续操作；当我们需要在数据变化时执行异步或开销较大的操作时，应该使用 watch，使用 watch 选项允许我们执行异步操作 ( 访问一个 API )，限制我们执行该操作的频率，并在我们得到最终结果前，设置中间状态。这些都是计算属性无法做到的。</w:t>
      </w:r>
    </w:p>
    <w:p>
      <w:pPr>
        <w:widowControl/>
        <w:numPr>
          <w:ilvl w:val="0"/>
          <w:numId w:val="193"/>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v-if 和 v-show 区分使用场景 v-if 适用于在运行时很少改变条件，不需要频繁切换条件的场景；v-show 则适用于需要非常频繁切换条件的场景。这里要说的优化点在于减少页面中 dom 总数，我比较倾向于使用 v-if，因为减少了 dom 数量。</w:t>
      </w:r>
    </w:p>
    <w:p>
      <w:pPr>
        <w:widowControl/>
        <w:numPr>
          <w:ilvl w:val="0"/>
          <w:numId w:val="193"/>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v-for 遍历必须为 item 添加 key，且避免同时使用 v-if v-for 遍历必须为 item 添加 key，循环调用子组件时添加 key，key 可以唯一标识一个循环个体，可以使用例如 item.id 作为 key 避免同时使用 v-if，v-for 比 v-if 优先级高，如果每一次都需要遍历整个数组，将会影响速度。</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6、Webpack 对图片进行压缩</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7、避免内存泄漏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8、减少 ES6 转为 ES5 的冗余代码</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nextTick知道吗、实现的原理是什么？是宏任务还是微任务？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微任务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原理：</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nextTick方法主要是使用了宏任务和微任务，定义了一个异步方法，多次调用nextTick会将方法存入队列中，通过这个异步方法清空队列。</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作用： nextTick用于下次Dom更新循环结束之后执行延迟回调，在修改数据之后使用nextTick用于下次Dom更新循环结束之后执行延迟回调，在修改数据之后使用nextTick用于下次Dom更新循环结束之后执行延迟回调，在修改数据之后使用nextTick,则可以在回调中获取更新后的DOM。</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介绍下vue单页面和多页面区别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单页应用 页面跳转----&gt;js渲染 优点：页面切换快 缺点：首屏加载稍慢，seo差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多页应用 页面跳转----&gt;返回html 优点：首屏时间快，seo效果好 缺点：页面切换慢</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介绍下vue父子组件生命周期的执行顺序</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"https://blog.csdn.net/weixin_30616969/article/details/94973817" \t "_blank" </w:instrText>
      </w:r>
      <w:r>
        <w:fldChar w:fldCharType="separate"/>
      </w:r>
      <w:r>
        <w:rPr>
          <w:rFonts w:ascii="Helvetica" w:hAnsi="Helvetica" w:eastAsia="宋体" w:cs="Helvetica"/>
          <w:color w:val="4183C4"/>
          <w:spacing w:val="3"/>
          <w:kern w:val="0"/>
          <w:sz w:val="24"/>
          <w:szCs w:val="24"/>
        </w:rPr>
        <w:t>参考</w:t>
      </w:r>
      <w:r>
        <w:rPr>
          <w:rFonts w:ascii="Helvetica" w:hAnsi="Helvetica" w:eastAsia="宋体" w:cs="Helvetica"/>
          <w:color w:val="4183C4"/>
          <w:spacing w:val="3"/>
          <w:kern w:val="0"/>
          <w:sz w:val="24"/>
          <w:szCs w:val="24"/>
        </w:rPr>
        <w:fldChar w:fldCharType="end"/>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虚拟 dom 为什么会提高性能？</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虚拟DOM其实就是一个JavaScript对象。通过这个JavaScript对象来描述真实DOM，真实DOM的操作，一般都会对某块元素的整体重新渲染，采用虚拟DOM的话，当数据变化的时候，只需要局部刷新变化的位置就好了 ,</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虚拟</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相当于在</w:t>
      </w:r>
      <w:r>
        <w:rPr>
          <w:rFonts w:ascii="Consolas" w:hAnsi="Consolas" w:eastAsia="宋体" w:cs="宋体"/>
          <w:color w:val="333333"/>
          <w:spacing w:val="3"/>
          <w:kern w:val="0"/>
          <w:sz w:val="20"/>
          <w:szCs w:val="20"/>
          <w:shd w:val="clear" w:color="auto" w:fill="F7F7F7"/>
        </w:rPr>
        <w:t>js</w:t>
      </w:r>
      <w:r>
        <w:rPr>
          <w:rFonts w:ascii="Helvetica" w:hAnsi="Helvetica" w:eastAsia="宋体" w:cs="Helvetica"/>
          <w:color w:val="333333"/>
          <w:spacing w:val="3"/>
          <w:kern w:val="0"/>
          <w:sz w:val="24"/>
          <w:szCs w:val="24"/>
        </w:rPr>
        <w:t>和真实</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中间加了一个缓存，利用</w:t>
      </w:r>
      <w:r>
        <w:rPr>
          <w:rFonts w:ascii="Consolas" w:hAnsi="Consolas" w:eastAsia="宋体" w:cs="宋体"/>
          <w:color w:val="333333"/>
          <w:spacing w:val="3"/>
          <w:kern w:val="0"/>
          <w:sz w:val="20"/>
          <w:szCs w:val="20"/>
          <w:shd w:val="clear" w:color="auto" w:fill="F7F7F7"/>
        </w:rPr>
        <w:t>dom diff</w:t>
      </w:r>
      <w:r>
        <w:rPr>
          <w:rFonts w:ascii="Helvetica" w:hAnsi="Helvetica" w:eastAsia="宋体" w:cs="Helvetica"/>
          <w:color w:val="333333"/>
          <w:spacing w:val="3"/>
          <w:kern w:val="0"/>
          <w:sz w:val="24"/>
          <w:szCs w:val="24"/>
        </w:rPr>
        <w:t>算法避免了没有必要的</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操作，从而提高性能</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具体实现步骤如下</w:t>
      </w:r>
    </w:p>
    <w:p>
      <w:pPr>
        <w:widowControl/>
        <w:numPr>
          <w:ilvl w:val="0"/>
          <w:numId w:val="194"/>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用 </w:t>
      </w:r>
      <w:r>
        <w:rPr>
          <w:rFonts w:ascii="Consolas" w:hAnsi="Consolas" w:eastAsia="宋体" w:cs="宋体"/>
          <w:color w:val="333333"/>
          <w:spacing w:val="3"/>
          <w:kern w:val="0"/>
          <w:sz w:val="20"/>
          <w:szCs w:val="20"/>
          <w:shd w:val="clear" w:color="auto" w:fill="F7F7F7"/>
        </w:rPr>
        <w:t>JavaScript</w:t>
      </w:r>
      <w:r>
        <w:rPr>
          <w:rFonts w:ascii="Helvetica" w:hAnsi="Helvetica" w:eastAsia="宋体" w:cs="Helvetica"/>
          <w:color w:val="333333"/>
          <w:spacing w:val="3"/>
          <w:kern w:val="0"/>
          <w:sz w:val="24"/>
          <w:szCs w:val="24"/>
        </w:rPr>
        <w:t> 对象结构表示 </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 树的结构；然后用这个树构建一个真正的 </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 树，插到文档当中</w:t>
      </w:r>
    </w:p>
    <w:p>
      <w:pPr>
        <w:widowControl/>
        <w:numPr>
          <w:ilvl w:val="0"/>
          <w:numId w:val="194"/>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当状态变更的时候，重新构造一棵新的对象树。然后用新的树和旧的树进行比较，记录两棵树差异</w:t>
      </w:r>
    </w:p>
    <w:p>
      <w:pPr>
        <w:widowControl/>
        <w:numPr>
          <w:ilvl w:val="0"/>
          <w:numId w:val="194"/>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把2所记录的差异应用到步骤1所构建的真正的</w:t>
      </w:r>
      <w:r>
        <w:rPr>
          <w:rFonts w:ascii="Consolas" w:hAnsi="Consolas" w:eastAsia="宋体" w:cs="宋体"/>
          <w:color w:val="333333"/>
          <w:spacing w:val="3"/>
          <w:kern w:val="0"/>
          <w:sz w:val="20"/>
          <w:szCs w:val="20"/>
          <w:shd w:val="clear" w:color="auto" w:fill="F7F7F7"/>
        </w:rPr>
        <w:t>DOM</w:t>
      </w:r>
      <w:r>
        <w:rPr>
          <w:rFonts w:ascii="Helvetica" w:hAnsi="Helvetica" w:eastAsia="宋体" w:cs="Helvetica"/>
          <w:color w:val="333333"/>
          <w:spacing w:val="3"/>
          <w:kern w:val="0"/>
          <w:sz w:val="24"/>
          <w:szCs w:val="24"/>
        </w:rPr>
        <w:t>树上，视图就更新</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79.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的 computed 的原理</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"https://segmentfault.com/a/1190000010408657" \t "_blank" </w:instrText>
      </w:r>
      <w:r>
        <w:fldChar w:fldCharType="separate"/>
      </w:r>
      <w:r>
        <w:rPr>
          <w:rFonts w:ascii="Helvetica" w:hAnsi="Helvetica" w:eastAsia="宋体" w:cs="Helvetica"/>
          <w:color w:val="4183C4"/>
          <w:spacing w:val="3"/>
          <w:kern w:val="0"/>
          <w:sz w:val="24"/>
          <w:szCs w:val="24"/>
        </w:rPr>
        <w:t>参考</w:t>
      </w:r>
      <w:r>
        <w:rPr>
          <w:rFonts w:ascii="Helvetica" w:hAnsi="Helvetica" w:eastAsia="宋体" w:cs="Helvetica"/>
          <w:color w:val="4183C4"/>
          <w:spacing w:val="3"/>
          <w:kern w:val="0"/>
          <w:sz w:val="24"/>
          <w:szCs w:val="24"/>
        </w:rPr>
        <w:fldChar w:fldCharType="end"/>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Vue中key的作用？不加会怎么样？</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vue中列表循环需加:key="唯一标识" 唯一标识可以是item里面id index等，因为vue组件高度复用增加Key可以标识组件的唯一性，为了更好地区别各个组件 key的作用主要是为了高效的更新虚拟DOM</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Vue的常用修饰符</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一、v-model修饰符</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1、.lazy：</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输入框改变，这个数据就会改变，lazy这个修饰符会在光标离开input框才会更新数据：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7" name="矩形 7"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DWpym4QAgAAGwQ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2、.trim：</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输入框过滤首尾的空格：</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6" name="矩形 6"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Fmbza8QAgAAGwQ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3、.number：</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先输入数字就会限制输入只能是数字，先字符串就相当于没有加number，注意，不是输入框不能输入字符串，是这个数据是数字：</w:t>
      </w: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5" name="矩形 5"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KzLtTcQAgAAGwQ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b/>
          <w:bCs/>
          <w:color w:val="333333"/>
          <w:spacing w:val="3"/>
          <w:kern w:val="0"/>
          <w:sz w:val="24"/>
          <w:szCs w:val="24"/>
        </w:rPr>
        <w:t>二、事件修饰符</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4、.stop：</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阻止事件冒泡，相当于调用了event.stopPropagation()方法：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4" name="矩形 4"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zJZ00gAAAAMBAAAPAAAAAAAAAAEAIAAAACIA&#10;AABkcnMvZG93bnJldi54bWxQSwECFAAUAAAACACHTuJAwPmy9g8CAAAbBAAADgAAAAAAAAABACAA&#10;AAAhAQAAZHJzL2Uyb0RvYy54bWxQSwUGAAAAAAYABgBZAQAAogU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5、.prevent：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阻止默认行为，相当于调用了event.preventDefault()方法，比如表单的提交、a标签的跳转就是默认事件：</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3" name="矩形 3"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B8yWdNIAAAADAQAADwAAAAAAAAABACAAAAAi&#10;AAAAZHJzL2Rvd25yZXYueG1sUEsBAhQAFAAAAAgAh07iQAdsNNwQAgAAGwQAAA4AAAAAAAAAAQAg&#10;AAAAIQEAAGRycy9lMm9Eb2MueG1sUEsFBgAAAAAGAAYAWQEAAKMFA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6、.self：</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只有元素本身触发时才触发方法，就是只有点击元素本身才会触发。比如一个div里面有个按钮，div和按钮都有事件，我们点击按钮，div绑定的方法也会触发，如果div的click加上self，只有点击到div的时候才会触发，变相的算是阻止冒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2" name="矩形 2"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zJZ00gAAAAMBAAAPAAAAAAAAAAEAIAAAACIA&#10;AABkcnMvZG93bnJldi54bWxQSwECFAAUAAAACACHTuJAa14zHQ8CAAAbBAAADgAAAAAAAAABACAA&#10;AAAhAQAAZHJzL2Uyb0RvYy54bWxQSwUGAAAAAAYABgBZAQAAogU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7、.once：</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事件只能用一次，无论点击几次，执行一次之后都不会再执行</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mc:AlternateContent>
          <mc:Choice Requires="wps">
            <w:drawing>
              <wp:inline distT="0" distB="0" distL="0" distR="0">
                <wp:extent cx="304800" cy="304800"/>
                <wp:effectExtent l="0" t="0" r="0" b="0"/>
                <wp:docPr id="1" name="矩形 1" descr="im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img"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B8yWdNIAAAADAQAADwAAAAAAAAABACAAAAAiAAAA&#10;ZHJzL2Rvd25yZXYueG1sUEsBAhQAFAAAAAgAh07iQJ4OS4UNAgAAGwQAAA4AAAAAAAAAAQAgAAAA&#10;IQEAAGRycy9lMm9Eb2MueG1sUEsFBgAAAAAGAAYAWQEAAKAFAAAAAA==&#10;">
                <v:fill on="f" focussize="0,0"/>
                <v:stroke on="f"/>
                <v:imagedata o:title=""/>
                <o:lock v:ext="edit" aspectratio="t"/>
                <w10:wrap type="none"/>
                <w10:anchorlock/>
              </v:rect>
            </w:pict>
          </mc:Fallback>
        </mc:AlternateConten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8、.capture：</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事件的完整机制是捕获-目标-冒泡，事件触发是目标往外冒泡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9、.sync</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对prop进行双向绑定</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10、.keyCode：</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监听按键的指令，具体可以查看vue的键码对应表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Vue计算属性和 Watch 的区别</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methods（方法）：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只要进行调用就会执行，不管依赖的值有没有改变。无缓存。</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computed（计算属性)：</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监听其所有依赖的变化，如果有变化会执行，没有变化不执行。有缓存，不用每次重新算。不支持异步。</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详解：在vue的 模板内（</w:t>
      </w:r>
      <w:r>
        <w:rPr>
          <w:rFonts w:ascii="Consolas" w:hAnsi="Consolas" w:eastAsia="宋体" w:cs="宋体"/>
          <w:color w:val="333333"/>
          <w:spacing w:val="3"/>
          <w:kern w:val="0"/>
          <w:sz w:val="20"/>
          <w:szCs w:val="20"/>
          <w:shd w:val="clear" w:color="auto" w:fill="F7F7F7"/>
        </w:rPr>
        <w:t>{{}}</w:t>
      </w:r>
      <w:r>
        <w:rPr>
          <w:rFonts w:ascii="Helvetica" w:hAnsi="Helvetica" w:eastAsia="宋体" w:cs="Helvetica"/>
          <w:color w:val="333333"/>
          <w:spacing w:val="3"/>
          <w:kern w:val="0"/>
          <w:sz w:val="24"/>
          <w:szCs w:val="24"/>
        </w:rPr>
        <w:t>）是可以写一些简单的js表达式的 ，很便利。但是如果在页面中使用大量或是复杂的表达式去处理数据，对页面的维护会有很大的影响。这个时候就需要用到computed 计算属性来处理复杂的逻辑运算。</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1.优点：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在数据未发生变化时，优先读取缓存。computed 计算属性只有在相关的数据发生变化时才会改变要计算的属性，当相关数据没有变化是，它会读取缓存。而不必想 motheds方法 和 watch 方法是否每次都去执行函数。</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2.setter 和 getter方法：（注意在vue中书写时用set 和 get）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setter 方法在设置值是触发。</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getter 方法在获取值时触发。</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watch（侦听属性）:</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观察某一个变量，发生变化会执行。支持异步。Vue 实例将会在实例化时调用 $watch()，遍历 watch 对象的每一个属性。</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一个对象，键是需要观察的表达式，值是对应回调函数。值也可以是方法名，或者包含选项的对象。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小结：</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1.主动调用的方法写在methods里，依据某些变量的更新进行某种操作用computed或者watch。</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2.computed和watch：如果要异步，只能用watch。如果是计算某个值推荐用computed，比如购物车全选单选功能，购物车计算总价小计功能。</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中 v-on 可以绑定多个方法吗？</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&lt;p v-on=</w:t>
      </w:r>
      <w:r>
        <w:rPr>
          <w:rFonts w:ascii="Consolas" w:hAnsi="Consolas" w:eastAsia="宋体" w:cs="宋体"/>
          <w:color w:val="718C00"/>
          <w:spacing w:val="3"/>
          <w:kern w:val="0"/>
          <w:sz w:val="20"/>
          <w:szCs w:val="20"/>
        </w:rPr>
        <w:t>"{click:dbClick,mousemove:MouseClick}"</w:t>
      </w:r>
      <w:r>
        <w:rPr>
          <w:rFonts w:ascii="Consolas" w:hAnsi="Consolas" w:eastAsia="宋体" w:cs="宋体"/>
          <w:color w:val="333333"/>
          <w:spacing w:val="3"/>
          <w:kern w:val="0"/>
          <w:sz w:val="20"/>
          <w:szCs w:val="20"/>
        </w:rPr>
        <w:t>&gt;</w:t>
      </w:r>
      <w:r>
        <w:rPr>
          <w:rFonts w:ascii="Consolas" w:hAnsi="Consolas" w:eastAsia="宋体" w:cs="宋体"/>
          <w:color w:val="C82829"/>
          <w:spacing w:val="3"/>
          <w:kern w:val="0"/>
          <w:sz w:val="20"/>
          <w:szCs w:val="20"/>
        </w:rPr>
        <w:t>&lt;/p&gt;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 中 template 的编译过程</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 template模板编译的过程经过parse()生成ast(抽象语法树),optimize对静态节点优化，generate()生成render字符串 之后调用new Watcher()函数，用来监听数据的变化，render 函数就是数据监听的回调所调用的，其结果便是重新生成 vnode。 当这个 render 函数字符串在第一次 mount、或者绑定的数据更新的时候，都会被调用，生成 Vnode。 如果是数据的更新，那么 Vnode 会与数据改变之前的 Vnode 做 diff，对内容做改动之后，就会更新到 我们真正的 DOM</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"https://blog.csdn.net/qq_47008195/article/details/109148309" \t "_blank" </w:instrText>
      </w:r>
      <w:r>
        <w:fldChar w:fldCharType="separate"/>
      </w:r>
      <w:r>
        <w:rPr>
          <w:rFonts w:ascii="Helvetica" w:hAnsi="Helvetica" w:eastAsia="宋体" w:cs="Helvetica"/>
          <w:color w:val="4183C4"/>
          <w:spacing w:val="3"/>
          <w:kern w:val="0"/>
          <w:sz w:val="24"/>
          <w:szCs w:val="24"/>
        </w:rPr>
        <w:t>参考</w:t>
      </w:r>
      <w:r>
        <w:rPr>
          <w:rFonts w:ascii="Helvetica" w:hAnsi="Helvetica" w:eastAsia="宋体" w:cs="Helvetica"/>
          <w:color w:val="4183C4"/>
          <w:spacing w:val="3"/>
          <w:kern w:val="0"/>
          <w:sz w:val="24"/>
          <w:szCs w:val="24"/>
        </w:rPr>
        <w:fldChar w:fldCharType="end"/>
      </w:r>
    </w:p>
    <w:tbl>
      <w:tblPr>
        <w:tblStyle w:val="22"/>
        <w:tblpPr w:leftFromText="180" w:rightFromText="180" w:vertAnchor="text" w:horzAnchor="margin" w:tblpXSpec="center" w:tblpY="1270"/>
        <w:tblW w:w="11550" w:type="dxa"/>
        <w:tblInd w:w="0" w:type="dxa"/>
        <w:shd w:val="clear" w:color="auto" w:fill="FFFFFF"/>
        <w:tblLayout w:type="autofit"/>
        <w:tblCellMar>
          <w:top w:w="15" w:type="dxa"/>
          <w:left w:w="15" w:type="dxa"/>
          <w:bottom w:w="15" w:type="dxa"/>
          <w:right w:w="15" w:type="dxa"/>
        </w:tblCellMar>
      </w:tblPr>
      <w:tblGrid>
        <w:gridCol w:w="2043"/>
        <w:gridCol w:w="5499"/>
        <w:gridCol w:w="4008"/>
      </w:tblGrid>
      <w:tr>
        <w:tblPrEx>
          <w:shd w:val="clear" w:color="auto" w:fill="FFFFFF"/>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jc w:val="left"/>
              <w:rPr>
                <w:rFonts w:ascii="Helvetica" w:hAnsi="Helvetica" w:eastAsia="宋体" w:cs="Helvetica"/>
                <w:color w:val="333333"/>
                <w:spacing w:val="3"/>
                <w:kern w:val="0"/>
                <w:sz w:val="24"/>
                <w:szCs w:val="24"/>
              </w:rPr>
            </w:pP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hash</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history</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url显示</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有#，很Low</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无#，好看</w:t>
            </w:r>
          </w:p>
        </w:tc>
      </w:tr>
      <w:tr>
        <w:tblPrEx>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回车刷新</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可以加载到hash值对应页面</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一般就是404掉了</w:t>
            </w:r>
          </w:p>
        </w:tc>
      </w:tr>
      <w:t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支持版本</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支持低版本浏览器和IE浏览器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HTML5新推出的API</w:t>
            </w:r>
          </w:p>
        </w:tc>
      </w:tr>
    </w:tbl>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Vue中子组件是否可以修改props，如果想修改的话如何修改</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说一下 VueRouter 的 hash 模式和 history 模式区别</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87.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Vue中 router-link 和传统 a 链接的区别？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组件支持用户在具有路由功能的应用中 (点击) 导航。 通过 to 属性指定目标地址，默认渲染成带有正确链接的 标签，可以通过配置 tag 属性生成别的标签.。 通过router-link进行跳转不会跳转到新的页面，也不会重新渲染，它会选择路由所指的组件进行渲染，避免了重复渲染的“无用功”。 总结：对比，router-link组件避免了不必要的重渲染,它只更新变化的部分从而减少DOM性能消耗</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Vue插槽是什么？怎么使用？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slot用于封装组件中，写在子组件 接收父组件动态传递子组件内容片断</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slot插槽的使用方法其实就是类似于一个子组件或者标签的引用的过程，在父组件里面定义一个slot，给她起个name，然后组件引入到子组件，子组件里面有个元素的属性slot值等于name，然后父组件里面没有值的时候就可以显示子组件里面的信息了（切记：插槽slot要写在父组件里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 slot用法1：</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slot主要是让组件的可扩展性更强</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1.匿名slot使用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//定义组件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//定义组件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&lt;div class="Component&gt;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&lt;slot&gt;&lt;/slot&gt;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&lt;/div&gt;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//使用方法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&lt;component&gt;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&lt;p&gt;slot内容，可以放任何标签&lt;/p&gt;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&lt;/component&gt;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2.具名slot使用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//定义组件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&lt;div class="Component&gt;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&lt;slot name="Slot"&gt;&lt;/slot&gt;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&lt;/div&gt;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//使用方法</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&lt;component&gt;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&lt;p slot="Slot&gt;可以放任何标签，但必须加上slot="Slot",不然会报错&lt;/p&gt;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&lt;/component&gt;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如果不在slot里加入任何标签，slot什么都不会显示。</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89.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说一下Vue-router守卫有哪些。如何实现路由懒加载？</w:t>
      </w:r>
    </w:p>
    <w:p>
      <w:pPr>
        <w:widowControl/>
        <w:numPr>
          <w:ilvl w:val="0"/>
          <w:numId w:val="195"/>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router.beforeEach</w:t>
      </w:r>
      <w:r>
        <w:rPr>
          <w:rFonts w:ascii="Helvetica" w:hAnsi="Helvetica" w:eastAsia="宋体" w:cs="Helvetica"/>
          <w:color w:val="333333"/>
          <w:spacing w:val="3"/>
          <w:kern w:val="0"/>
          <w:sz w:val="24"/>
          <w:szCs w:val="24"/>
        </w:rPr>
        <w:t> 全局前置守卫 进入路由之前</w:t>
      </w:r>
    </w:p>
    <w:p>
      <w:pPr>
        <w:widowControl/>
        <w:numPr>
          <w:ilvl w:val="0"/>
          <w:numId w:val="195"/>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router.beforeResolve</w:t>
      </w:r>
      <w:r>
        <w:rPr>
          <w:rFonts w:ascii="Helvetica" w:hAnsi="Helvetica" w:eastAsia="宋体" w:cs="Helvetica"/>
          <w:color w:val="333333"/>
          <w:spacing w:val="3"/>
          <w:kern w:val="0"/>
          <w:sz w:val="24"/>
          <w:szCs w:val="24"/>
        </w:rPr>
        <w:t> 全局解析守卫(2.5.0+) 在</w:t>
      </w:r>
      <w:r>
        <w:rPr>
          <w:rFonts w:ascii="Consolas" w:hAnsi="Consolas" w:eastAsia="宋体" w:cs="宋体"/>
          <w:color w:val="333333"/>
          <w:spacing w:val="3"/>
          <w:kern w:val="0"/>
          <w:sz w:val="20"/>
          <w:szCs w:val="20"/>
          <w:shd w:val="clear" w:color="auto" w:fill="F7F7F7"/>
        </w:rPr>
        <w:t>beforeRouteEnter</w:t>
      </w:r>
      <w:r>
        <w:rPr>
          <w:rFonts w:ascii="Helvetica" w:hAnsi="Helvetica" w:eastAsia="宋体" w:cs="Helvetica"/>
          <w:color w:val="333333"/>
          <w:spacing w:val="3"/>
          <w:kern w:val="0"/>
          <w:sz w:val="24"/>
          <w:szCs w:val="24"/>
        </w:rPr>
        <w:t>调用之后调用</w:t>
      </w:r>
    </w:p>
    <w:p>
      <w:pPr>
        <w:widowControl/>
        <w:numPr>
          <w:ilvl w:val="0"/>
          <w:numId w:val="195"/>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router.afterEach</w:t>
      </w:r>
      <w:r>
        <w:rPr>
          <w:rFonts w:ascii="Helvetica" w:hAnsi="Helvetica" w:eastAsia="宋体" w:cs="Helvetica"/>
          <w:color w:val="333333"/>
          <w:spacing w:val="3"/>
          <w:kern w:val="0"/>
          <w:sz w:val="24"/>
          <w:szCs w:val="24"/>
        </w:rPr>
        <w:t> 全局后置钩子 进入路由之后</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 Vue异步加载技术</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：vue-router配置路由，使用vue的异步组件技术，可以实现懒加载，此时一个组件会生成一个js文件。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 xml:space="preserve">：component: resolve =&gt; </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'放入需要加载的路由地址'</w:t>
      </w:r>
      <w:r>
        <w:rPr>
          <w:rFonts w:ascii="Consolas" w:hAnsi="Consolas" w:eastAsia="宋体" w:cs="宋体"/>
          <w:color w:val="333333"/>
          <w:spacing w:val="3"/>
          <w:kern w:val="0"/>
          <w:sz w:val="20"/>
          <w:szCs w:val="20"/>
        </w:rPr>
        <w:t>], resolve)</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 ES6推荐方式imprort ()----推荐使用</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 xml:space="preserve"> Vue </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'vue'</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 xml:space="preserve"> Router </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'vue-router'</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官网可知：下面没有指定webpackChunkName，每个组件打包成一个js文件。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Foo = () =&gt;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'../components/Foo'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Aoo = () =&gt;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'../components/Aoo'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下面2行代码，指定了相同的webpackChunkName，会合并打包成一个js文件。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const Foo = () =&gt; import(/* webpackChunkName: 'ImportFuncDemo' */ '../components/Foo')</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const Aoo = () =&gt; import(/* webpackChunkName: 'ImportFuncDemo' */ '../components/Aoo')</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export</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default</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Router({</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routes: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'/Foo'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'Foo'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 Foo</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'/Aoo'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'Aoo'</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 Aoo</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 webpack提供的require.ensure()实现懒加载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1</w:t>
      </w:r>
      <w:r>
        <w:rPr>
          <w:rFonts w:ascii="Consolas" w:hAnsi="Consolas" w:eastAsia="宋体" w:cs="宋体"/>
          <w:color w:val="333333"/>
          <w:spacing w:val="3"/>
          <w:kern w:val="0"/>
          <w:sz w:val="20"/>
          <w:szCs w:val="20"/>
        </w:rPr>
        <w:t>：vue-router配置路由，使用webpack的</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.ensure技术，也可以实现按需加载。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2</w:t>
      </w:r>
      <w:r>
        <w:rPr>
          <w:rFonts w:ascii="Consolas" w:hAnsi="Consolas" w:eastAsia="宋体" w:cs="宋体"/>
          <w:color w:val="333333"/>
          <w:spacing w:val="3"/>
          <w:kern w:val="0"/>
          <w:sz w:val="20"/>
          <w:szCs w:val="20"/>
        </w:rPr>
        <w:t>：这种情况下，多个路由指定相同的chunkName，会合并打包成一个js文件。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3</w:t>
      </w:r>
      <w:r>
        <w:rPr>
          <w:rFonts w:ascii="Consolas" w:hAnsi="Consolas" w:eastAsia="宋体" w:cs="宋体"/>
          <w:color w:val="333333"/>
          <w:spacing w:val="3"/>
          <w:kern w:val="0"/>
          <w:sz w:val="20"/>
          <w:szCs w:val="20"/>
        </w:rPr>
        <w:t>：</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.ensure可实现按需加载资源，包括js,css等。他会给里面</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的文件单独打包，不会和主文件打包在一起。</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4</w:t>
      </w:r>
      <w:r>
        <w:rPr>
          <w:rFonts w:ascii="Consolas" w:hAnsi="Consolas" w:eastAsia="宋体" w:cs="宋体"/>
          <w:color w:val="333333"/>
          <w:spacing w:val="3"/>
          <w:kern w:val="0"/>
          <w:sz w:val="20"/>
          <w:szCs w:val="20"/>
        </w:rPr>
        <w:t>：第一个参数是数组，表明第二个参数里需要依赖的模块，这些会提前加载。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5</w:t>
      </w:r>
      <w:r>
        <w:rPr>
          <w:rFonts w:ascii="Consolas" w:hAnsi="Consolas" w:eastAsia="宋体" w:cs="宋体"/>
          <w:color w:val="333333"/>
          <w:spacing w:val="3"/>
          <w:kern w:val="0"/>
          <w:sz w:val="20"/>
          <w:szCs w:val="20"/>
        </w:rPr>
        <w:t>：第二个是回调函数,在这个回调函数里面</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的文件会被单独打包成一个chunk,不会和主文件打包在一起，这样就生成了两个chunk,第一次加载时只加载主文件。</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6</w:t>
      </w:r>
      <w:r>
        <w:rPr>
          <w:rFonts w:ascii="Consolas" w:hAnsi="Consolas" w:eastAsia="宋体" w:cs="宋体"/>
          <w:color w:val="333333"/>
          <w:spacing w:val="3"/>
          <w:kern w:val="0"/>
          <w:sz w:val="20"/>
          <w:szCs w:val="20"/>
        </w:rPr>
        <w:t>：第三个参数是错误回调。</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F5871F"/>
          <w:spacing w:val="3"/>
          <w:kern w:val="0"/>
          <w:sz w:val="20"/>
          <w:szCs w:val="20"/>
        </w:rPr>
        <w:t>7</w:t>
      </w:r>
      <w:r>
        <w:rPr>
          <w:rFonts w:ascii="Consolas" w:hAnsi="Consolas" w:eastAsia="宋体" w:cs="宋体"/>
          <w:color w:val="333333"/>
          <w:spacing w:val="3"/>
          <w:kern w:val="0"/>
          <w:sz w:val="20"/>
          <w:szCs w:val="20"/>
        </w:rPr>
        <w:t>：第四个参数是单独打包的chunk的文件名</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 xml:space="preserve"> Vue </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'vue'</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 xml:space="preserve"> Router </w:t>
      </w:r>
      <w:r>
        <w:rPr>
          <w:rFonts w:ascii="Consolas" w:hAnsi="Consolas" w:eastAsia="宋体" w:cs="宋体"/>
          <w:color w:val="8959A8"/>
          <w:spacing w:val="3"/>
          <w:kern w:val="0"/>
          <w:sz w:val="20"/>
          <w:szCs w:val="20"/>
        </w:rPr>
        <w:t>from</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'vue-router'</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HelloWorld=resolve=&gt;{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.ensure([</w:t>
      </w:r>
      <w:r>
        <w:rPr>
          <w:rFonts w:ascii="Consolas" w:hAnsi="Consolas" w:eastAsia="宋体" w:cs="宋体"/>
          <w:color w:val="718C00"/>
          <w:spacing w:val="3"/>
          <w:kern w:val="0"/>
          <w:sz w:val="20"/>
          <w:szCs w:val="20"/>
        </w:rPr>
        <w:t>'@/components/HelloWorld'</w:t>
      </w:r>
      <w:r>
        <w:rPr>
          <w:rFonts w:ascii="Consolas" w:hAnsi="Consolas" w:eastAsia="宋体" w:cs="宋体"/>
          <w:color w:val="333333"/>
          <w:spacing w:val="3"/>
          <w:kern w:val="0"/>
          <w:sz w:val="20"/>
          <w:szCs w:val="20"/>
        </w:rPr>
        <w:t>],()=&gt;{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resolve(</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'@/components/HelloWorld'</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Vue.use(</w:t>
      </w:r>
      <w:r>
        <w:rPr>
          <w:rFonts w:ascii="Consolas" w:hAnsi="Consolas" w:eastAsia="宋体" w:cs="宋体"/>
          <w:color w:val="718C00"/>
          <w:spacing w:val="3"/>
          <w:kern w:val="0"/>
          <w:sz w:val="20"/>
          <w:szCs w:val="20"/>
        </w:rPr>
        <w:t>'Router'</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export</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default</w:t>
      </w: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Router({</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routes:[{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w:t>
      </w:r>
      <w:r>
        <w:rPr>
          <w:rFonts w:ascii="Consolas" w:hAnsi="Consolas" w:eastAsia="宋体" w:cs="宋体"/>
          <w:color w:val="718C00"/>
          <w:spacing w:val="3"/>
          <w:kern w:val="0"/>
          <w:sz w:val="20"/>
          <w:szCs w:val="20"/>
        </w:rPr>
        <w:t>'HelloWorld'</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component:HelloWorld</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什么是 Vue.js 动态组件与异步组件？</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说一下Vue中路由跳转和传值的方式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1、路由跳转</w:t>
      </w:r>
    </w:p>
    <w:p>
      <w:pPr>
        <w:widowControl/>
        <w:numPr>
          <w:ilvl w:val="0"/>
          <w:numId w:val="196"/>
        </w:numPr>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router-link组件 默认会被渲染成一个 标签，进行跳转，在组件中可以通过绑定</w:t>
      </w:r>
      <w:r>
        <w:rPr>
          <w:rFonts w:ascii="Consolas" w:hAnsi="Consolas" w:eastAsia="宋体" w:cs="宋体"/>
          <w:color w:val="333333"/>
          <w:spacing w:val="3"/>
          <w:kern w:val="0"/>
          <w:sz w:val="20"/>
          <w:szCs w:val="20"/>
          <w:shd w:val="clear" w:color="auto" w:fill="F7F7F7"/>
        </w:rPr>
        <w:t>to</w:t>
      </w:r>
      <w:r>
        <w:rPr>
          <w:rFonts w:ascii="Helvetica" w:hAnsi="Helvetica" w:eastAsia="宋体" w:cs="Helvetica"/>
          <w:color w:val="333333"/>
          <w:spacing w:val="3"/>
          <w:kern w:val="0"/>
          <w:sz w:val="24"/>
          <w:szCs w:val="24"/>
        </w:rPr>
        <w:t>属性来指定要跳转的链接；</w:t>
      </w:r>
      <w:r>
        <w:rPr>
          <w:rFonts w:ascii="Consolas" w:hAnsi="Consolas" w:eastAsia="宋体" w:cs="宋体"/>
          <w:color w:val="333333"/>
          <w:spacing w:val="3"/>
          <w:kern w:val="0"/>
          <w:sz w:val="20"/>
          <w:szCs w:val="20"/>
          <w:shd w:val="clear" w:color="auto" w:fill="F7F7F7"/>
        </w:rPr>
        <w:t>tag</w:t>
      </w:r>
      <w:r>
        <w:rPr>
          <w:rFonts w:ascii="Helvetica" w:hAnsi="Helvetica" w:eastAsia="宋体" w:cs="Helvetica"/>
          <w:color w:val="333333"/>
          <w:spacing w:val="3"/>
          <w:kern w:val="0"/>
          <w:sz w:val="24"/>
          <w:szCs w:val="24"/>
        </w:rPr>
        <w:t>属性指本来的标签</w:t>
      </w:r>
    </w:p>
    <w:p>
      <w:pPr>
        <w:widowControl/>
        <w:numPr>
          <w:ilvl w:val="0"/>
          <w:numId w:val="196"/>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&lt;router-link :to="/foo"  tag="h2"&gt;Foo&lt;/router-link&gt;</w:t>
      </w:r>
    </w:p>
    <w:p>
      <w:pPr>
        <w:widowControl/>
        <w:numPr>
          <w:ilvl w:val="0"/>
          <w:numId w:val="196"/>
        </w:numPr>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$router.push()方法</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2、路由传参</w:t>
      </w:r>
    </w:p>
    <w:p>
      <w:pPr>
        <w:widowControl/>
        <w:numPr>
          <w:ilvl w:val="0"/>
          <w:numId w:val="197"/>
        </w:numPr>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query</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方法一</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&lt;template&gt;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C82829"/>
          <w:spacing w:val="3"/>
          <w:kern w:val="0"/>
          <w:sz w:val="20"/>
          <w:szCs w:val="20"/>
        </w:rPr>
        <w:t xml:space="preserve">          :to=</w:t>
      </w:r>
      <w:r>
        <w:rPr>
          <w:rFonts w:ascii="Consolas" w:hAnsi="Consolas" w:eastAsia="宋体" w:cs="宋体"/>
          <w:color w:val="718C00"/>
          <w:spacing w:val="3"/>
          <w:kern w:val="0"/>
          <w:sz w:val="20"/>
          <w:szCs w:val="20"/>
        </w:rPr>
        <w: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path: 'blogDetail',</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query: { id: item.id, views: item.views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718C00"/>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C82829"/>
          <w:spacing w:val="3"/>
          <w:kern w:val="0"/>
          <w:sz w:val="20"/>
          <w:szCs w:val="20"/>
        </w:rPr>
        <w:t xml:space="preserve">          tag=</w:t>
      </w:r>
      <w:r>
        <w:rPr>
          <w:rFonts w:ascii="Consolas" w:hAnsi="Consolas" w:eastAsia="宋体" w:cs="宋体"/>
          <w:color w:val="718C00"/>
          <w:spacing w:val="3"/>
          <w:kern w:val="0"/>
          <w:sz w:val="20"/>
          <w:szCs w:val="20"/>
        </w:rPr>
        <w:t>"h2"</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 xml:space="preserve">        &gt;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&lt;/template&gt;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E908C"/>
          <w:spacing w:val="3"/>
          <w:kern w:val="0"/>
          <w:sz w:val="20"/>
          <w:szCs w:val="20"/>
        </w:rPr>
        <w:t>// 方法二</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 xml:space="preserve">.$router.push({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'blogDetail'</w:t>
      </w:r>
      <w:r>
        <w:rPr>
          <w:rFonts w:ascii="Consolas" w:hAnsi="Consolas" w:eastAsia="宋体" w:cs="宋体"/>
          <w:color w:val="333333"/>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query: {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id: item.id,</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views: item.views</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numPr>
          <w:ilvl w:val="0"/>
          <w:numId w:val="197"/>
        </w:numPr>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params</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&lt;template&gt;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C82829"/>
          <w:spacing w:val="3"/>
          <w:kern w:val="0"/>
          <w:sz w:val="20"/>
          <w:szCs w:val="20"/>
        </w:rPr>
        <w:t xml:space="preserve">          :to=</w:t>
      </w:r>
      <w:r>
        <w:rPr>
          <w:rFonts w:ascii="Consolas" w:hAnsi="Consolas" w:eastAsia="宋体" w:cs="宋体"/>
          <w:color w:val="718C00"/>
          <w:spacing w:val="3"/>
          <w:kern w:val="0"/>
          <w:sz w:val="20"/>
          <w:szCs w:val="20"/>
        </w:rPr>
        <w: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name: 'blogDetail',</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718C00"/>
          <w:spacing w:val="3"/>
          <w:kern w:val="0"/>
          <w:sz w:val="20"/>
          <w:szCs w:val="20"/>
        </w:rPr>
      </w:pPr>
      <w:r>
        <w:rPr>
          <w:rFonts w:ascii="Consolas" w:hAnsi="Consolas" w:eastAsia="宋体" w:cs="宋体"/>
          <w:color w:val="718C00"/>
          <w:spacing w:val="3"/>
          <w:kern w:val="0"/>
          <w:sz w:val="20"/>
          <w:szCs w:val="20"/>
        </w:rPr>
        <w:t xml:space="preserve">                  params: { id: item.id, views: item.views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718C00"/>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C82829"/>
          <w:spacing w:val="3"/>
          <w:kern w:val="0"/>
          <w:sz w:val="20"/>
          <w:szCs w:val="20"/>
        </w:rPr>
      </w:pPr>
      <w:r>
        <w:rPr>
          <w:rFonts w:ascii="Consolas" w:hAnsi="Consolas" w:eastAsia="宋体" w:cs="宋体"/>
          <w:color w:val="C82829"/>
          <w:spacing w:val="3"/>
          <w:kern w:val="0"/>
          <w:sz w:val="20"/>
          <w:szCs w:val="20"/>
        </w:rPr>
        <w:t xml:space="preserve">          tag=</w:t>
      </w:r>
      <w:r>
        <w:rPr>
          <w:rFonts w:ascii="Consolas" w:hAnsi="Consolas" w:eastAsia="宋体" w:cs="宋体"/>
          <w:color w:val="718C00"/>
          <w:spacing w:val="3"/>
          <w:kern w:val="0"/>
          <w:sz w:val="20"/>
          <w:szCs w:val="20"/>
        </w:rPr>
        <w:t>"h2"</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 xml:space="preserve">        &gt;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C82829"/>
          <w:spacing w:val="3"/>
          <w:kern w:val="0"/>
          <w:sz w:val="20"/>
          <w:szCs w:val="20"/>
        </w:rPr>
        <w:t>&lt;/router-link&gt;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C82829"/>
          <w:spacing w:val="3"/>
          <w:kern w:val="0"/>
          <w:sz w:val="20"/>
          <w:szCs w:val="20"/>
        </w:rPr>
        <w:t>&lt;/template&gt;</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this</w:t>
      </w:r>
      <w:r>
        <w:rPr>
          <w:rFonts w:ascii="Consolas" w:hAnsi="Consolas" w:eastAsia="宋体" w:cs="宋体"/>
          <w:color w:val="333333"/>
          <w:spacing w:val="3"/>
          <w:kern w:val="0"/>
          <w:sz w:val="20"/>
          <w:szCs w:val="20"/>
        </w:rPr>
        <w:t xml:space="preserve">.$router.push({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'blogDetail'</w:t>
      </w:r>
      <w:r>
        <w:rPr>
          <w:rFonts w:ascii="Consolas" w:hAnsi="Consolas" w:eastAsia="宋体" w:cs="宋体"/>
          <w:color w:val="333333"/>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params: {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id: item.id,</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views: item.views</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numPr>
          <w:ilvl w:val="0"/>
          <w:numId w:val="197"/>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最近关注了什么新技术吗，简单说下你的理解（Vue3.0与Vue2.0对比)</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参考100题</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Vuex刷新页面数据会丢失吗？咋解决的？</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1、问题描述：页面刷新的时候vuex里的数据会重新初始化，导致数据丢失。因为vuex里的数据是保存在运行内存中的，当页面刷新时，页面会重新加载vue实例，vuex里面的数据就会被重新赋值。</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2、解决思路：</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办法一：将vuex中的数据直接保存到浏览器缓存中（sessionStorage、localStorage、cookie） 办法二：在页面刷新的时候再次请求远程数据，使之动态更新vuex数据 办法三：在父页面向后台请求远程数据，并且在页面刷新前将vuex的数据先保存至sessionStorage（以防请求数据量过大页面加载时拿不到返回的数据）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 解决过程：</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3.1、选择合适的浏览器存储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3.2、解决方案</w:t>
      </w:r>
    </w:p>
    <w:p>
      <w:pPr>
        <w:widowControl/>
        <w:numPr>
          <w:ilvl w:val="0"/>
          <w:numId w:val="198"/>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由于state里的数据是响应式，所以sessionStorage存储也要跟随变化，而且只能通过mutations来改变state中的值。 首先在用户登录成功之后，然后把用户信息，菜单信息通过actions分发保存至vuex中。然后在菜单页面计算vuex中state的菜单数据，将数据解析组装成前端组件所需的格式，然后渲染组件，生成菜单树。如果页面没有刷新，则一切正常。</w:t>
      </w:r>
    </w:p>
    <w:p>
      <w:pPr>
        <w:widowControl/>
        <w:numPr>
          <w:ilvl w:val="0"/>
          <w:numId w:val="198"/>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监听浏览器刷新前事件，在浏览器刷新之前就把vuex里的数据保存至sessionStorage中，刷新成功后如果异步请求的数据还没返回则直接获取sessionStorage里的数据，否则获取vuex里的数据。</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94.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什么是 Vue.nextTick()？</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1、$nextTick 是在下次DOM更新循环结束之后执行延迟回调。在修改数据之后立即使用这个方法，获取更新后的DOM，意思是 等你dom加载完毕以后再去调用nextTick()里面的数据内容</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95.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v-if 和 v-show的区别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1、手段：v-if是动态的向DOM树添加或者删除DOM元素；v-show是通过设置DOM元素的display样式属性控制显示和隐藏。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2、编译过程：v-if切换有一个局部编译/卸载的过程， 切换过程中合适地销毁和重建内部的事件监听和子组件；v-show只是简单的基于css切换。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3、编译条件：v-if是惰性的，如果初始条件为假，则什么也不做；只有在条件第一次变为真时才开始局部编译（编译被缓存？编译被缓存后，然后再切换的时候进行局部卸载); v-show是在任何条件下（首次条件是否为真）都被编译，然后被缓存，而且DOM元素保留</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4、性能消耗：v-if有更高的切换消耗；v-show有更高的初始渲染消耗 使用场景：v-if适合运营条件不大可能改变；v-show适合频繁切换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6、相同点： v-show 都可以动态控制着dom元素的显示隐藏 不同点： v-if 的显示隐藏是将DOM元素整个添加或删除，v-show 的显示隐藏是为DOM元素添</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7、加css的样式display，设置none或者是block，DOM元素是还存在的</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8、在渲染多个元素的时候，可以把一个 元素作为包装元素，并使用v-if 进行条件判断，最终的渲染不会包含这个元素，v-show是不支持 语法</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96.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简述Vue每个生命周期具体适合哪些场景</w:t>
      </w:r>
    </w:p>
    <w:tbl>
      <w:tblPr>
        <w:tblStyle w:val="22"/>
        <w:tblW w:w="11550" w:type="dxa"/>
        <w:tblInd w:w="-1630" w:type="dxa"/>
        <w:shd w:val="clear" w:color="auto" w:fill="FFFFFF"/>
        <w:tblLayout w:type="autofit"/>
        <w:tblCellMar>
          <w:top w:w="15" w:type="dxa"/>
          <w:left w:w="15" w:type="dxa"/>
          <w:bottom w:w="15" w:type="dxa"/>
          <w:right w:w="15" w:type="dxa"/>
        </w:tblCellMar>
      </w:tblPr>
      <w:tblGrid>
        <w:gridCol w:w="1937"/>
        <w:gridCol w:w="9613"/>
      </w:tblGrid>
      <w:tr>
        <w:tblPrEx>
          <w:shd w:val="clear" w:color="auto" w:fill="FFFFFF"/>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生命周期</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center"/>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发生了什么</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beforeCreate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初始化界面前 : 在当前阶段data、methods、computed以及watch上的数据和方法都不能被访问，都还没有完成初始化。</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created</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初始化界面后 : 在实例创建完成后发生，当前阶段已经完成了数据观测，也就是可以使用数据，更改数据，在这里更改数据不会触发updated函数,也就是不会更新视图。实例的data数据和methods方法都已经被初始化完毕了，可以正常访问</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beforeMount</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挂载前 ：完成模板编译，虚拟Dom已经创建完成，即将开始渲染。在此时也可以对数据进行更改，不会触发updated。数据还没有更新到页面上去。当编译完成之后，只是在内存中已经有了编译好的页面，但并未渲染。</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mounted</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挂载完成 ： 将编译好的模板挂载到页面 (虚拟DOM挂载) ，可以在这进行异步请求以及DOM节点的访问，在vue用$ref操作</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beforeUpdate</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更新数据前 ： 组件数据更新之前调用，数据都是新的,页面上数据都是旧的。将要根据最新的data数据，重新解析所有指令，从而重新渲染浏览器页面。</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updated</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组件更新后 ： render重新渲染 , 此时数据和界面都是新的 ,要注意的是避免在此期间更改数据，因为这可能会导致无限循环的更新</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beforeDestroy</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组件卸载前 : 实例销毁之前，在当前阶段实例完全可以被使用，我们可以在这时进行善后收尾工作，比如清除计时器</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destroyed</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组件卸载后 ： 组件已被拆解，数据绑定被卸除，监听被移出，子实例也统统被销毁。</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activited</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keep-alive 专属 , 组件被激活时调用</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deactivated</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widowControl/>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keep-alive 专属 , 组件被销毁时调用</w:t>
            </w:r>
          </w:p>
        </w:tc>
      </w:tr>
    </w:tbl>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98.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简单说一下 微信小程序 与 Vue 的区别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1、生命周期：</w:t>
      </w:r>
    </w:p>
    <w:p>
      <w:pPr>
        <w:widowControl/>
        <w:shd w:val="clear" w:color="auto" w:fill="FFFFFF"/>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的钩子函数要简单得多 。 </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的钩子函数在跳转新页面时，钩子函数都会触发，但是</w:t>
      </w: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的钩子函数，页面不同的跳转方式，触发的钩子并不一样。</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在页面加载请求数据时，两者钩子的使用有些类似，</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一般会在</w:t>
      </w:r>
      <w:r>
        <w:rPr>
          <w:rFonts w:ascii="Consolas" w:hAnsi="Consolas" w:eastAsia="宋体" w:cs="宋体"/>
          <w:color w:val="333333"/>
          <w:spacing w:val="3"/>
          <w:kern w:val="0"/>
          <w:sz w:val="20"/>
          <w:szCs w:val="20"/>
          <w:shd w:val="clear" w:color="auto" w:fill="F7F7F7"/>
        </w:rPr>
        <w:t>created</w:t>
      </w:r>
      <w:r>
        <w:rPr>
          <w:rFonts w:ascii="Helvetica" w:hAnsi="Helvetica" w:eastAsia="宋体" w:cs="Helvetica"/>
          <w:color w:val="333333"/>
          <w:spacing w:val="3"/>
          <w:kern w:val="0"/>
          <w:sz w:val="24"/>
          <w:szCs w:val="24"/>
        </w:rPr>
        <w:t>或者</w:t>
      </w:r>
      <w:r>
        <w:rPr>
          <w:rFonts w:ascii="Consolas" w:hAnsi="Consolas" w:eastAsia="宋体" w:cs="宋体"/>
          <w:color w:val="333333"/>
          <w:spacing w:val="3"/>
          <w:kern w:val="0"/>
          <w:sz w:val="20"/>
          <w:szCs w:val="20"/>
          <w:shd w:val="clear" w:color="auto" w:fill="F7F7F7"/>
        </w:rPr>
        <w:t>mounted</w:t>
      </w:r>
      <w:r>
        <w:rPr>
          <w:rFonts w:ascii="Helvetica" w:hAnsi="Helvetica" w:eastAsia="宋体" w:cs="Helvetica"/>
          <w:color w:val="333333"/>
          <w:spacing w:val="3"/>
          <w:kern w:val="0"/>
          <w:sz w:val="24"/>
          <w:szCs w:val="24"/>
        </w:rPr>
        <w:t>中请求数据，而在</w:t>
      </w: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，会在</w:t>
      </w:r>
      <w:r>
        <w:rPr>
          <w:rFonts w:ascii="Consolas" w:hAnsi="Consolas" w:eastAsia="宋体" w:cs="宋体"/>
          <w:color w:val="333333"/>
          <w:spacing w:val="3"/>
          <w:kern w:val="0"/>
          <w:sz w:val="20"/>
          <w:szCs w:val="20"/>
          <w:shd w:val="clear" w:color="auto" w:fill="F7F7F7"/>
        </w:rPr>
        <w:t>onLoad</w:t>
      </w:r>
      <w:r>
        <w:rPr>
          <w:rFonts w:ascii="Helvetica" w:hAnsi="Helvetica" w:eastAsia="宋体" w:cs="Helvetica"/>
          <w:color w:val="333333"/>
          <w:spacing w:val="3"/>
          <w:kern w:val="0"/>
          <w:sz w:val="24"/>
          <w:szCs w:val="24"/>
        </w:rPr>
        <w:t>或者</w:t>
      </w:r>
      <w:r>
        <w:rPr>
          <w:rFonts w:ascii="Consolas" w:hAnsi="Consolas" w:eastAsia="宋体" w:cs="宋体"/>
          <w:color w:val="333333"/>
          <w:spacing w:val="3"/>
          <w:kern w:val="0"/>
          <w:sz w:val="20"/>
          <w:szCs w:val="20"/>
          <w:shd w:val="clear" w:color="auto" w:fill="F7F7F7"/>
        </w:rPr>
        <w:t>onShow</w:t>
      </w:r>
      <w:r>
        <w:rPr>
          <w:rFonts w:ascii="Helvetica" w:hAnsi="Helvetica" w:eastAsia="宋体" w:cs="Helvetica"/>
          <w:color w:val="333333"/>
          <w:spacing w:val="3"/>
          <w:kern w:val="0"/>
          <w:sz w:val="24"/>
          <w:szCs w:val="24"/>
        </w:rPr>
        <w:t>中请求数据。</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2、数据绑定：</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vue动态绑定一个变量的值为元素的某个属性的时候，会在变量前面加上冒号：</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&lt;img :src=</w:t>
      </w:r>
      <w:r>
        <w:rPr>
          <w:rFonts w:ascii="Consolas" w:hAnsi="Consolas" w:eastAsia="宋体" w:cs="宋体"/>
          <w:color w:val="718C00"/>
          <w:spacing w:val="3"/>
          <w:kern w:val="0"/>
          <w:sz w:val="20"/>
          <w:szCs w:val="20"/>
        </w:rPr>
        <w:t>"imgSrc"</w:t>
      </w:r>
      <w:r>
        <w:rPr>
          <w:rFonts w:ascii="Consolas" w:hAnsi="Consolas" w:eastAsia="宋体" w:cs="宋体"/>
          <w:color w:val="333333"/>
          <w:spacing w:val="3"/>
          <w:kern w:val="0"/>
          <w:sz w:val="20"/>
          <w:szCs w:val="20"/>
        </w:rPr>
        <w:t>/&gt;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小程序 绑定某个变量的值为元素属性时，会用两个大括号括起来，如果不加括号，为被认为是字符串</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&lt;image src=</w:t>
      </w:r>
      <w:r>
        <w:rPr>
          <w:rFonts w:ascii="Consolas" w:hAnsi="Consolas" w:eastAsia="宋体" w:cs="宋体"/>
          <w:color w:val="718C00"/>
          <w:spacing w:val="3"/>
          <w:kern w:val="0"/>
          <w:sz w:val="20"/>
          <w:szCs w:val="20"/>
        </w:rPr>
        <w:t>"{{imgSrc}}"</w:t>
      </w:r>
      <w:r>
        <w:rPr>
          <w:rFonts w:ascii="Consolas" w:hAnsi="Consolas" w:eastAsia="宋体" w:cs="宋体"/>
          <w:color w:val="333333"/>
          <w:spacing w:val="3"/>
          <w:kern w:val="0"/>
          <w:sz w:val="20"/>
          <w:szCs w:val="20"/>
        </w:rPr>
        <w:t>&gt;</w:t>
      </w:r>
      <w:r>
        <w:rPr>
          <w:rFonts w:ascii="Consolas" w:hAnsi="Consolas" w:eastAsia="宋体" w:cs="宋体"/>
          <w:color w:val="C82829"/>
          <w:spacing w:val="3"/>
          <w:kern w:val="0"/>
          <w:sz w:val="20"/>
          <w:szCs w:val="20"/>
        </w:rPr>
        <w:t>&lt;/image&gt;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3、列表循环</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4、显示与隐藏元素</w:t>
      </w:r>
    </w:p>
    <w:p>
      <w:pPr>
        <w:widowControl/>
        <w:shd w:val="clear" w:color="auto" w:fill="FFFFFF"/>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中，使用</w:t>
      </w:r>
      <w:r>
        <w:rPr>
          <w:rFonts w:ascii="Consolas" w:hAnsi="Consolas" w:eastAsia="宋体" w:cs="宋体"/>
          <w:color w:val="333333"/>
          <w:spacing w:val="3"/>
          <w:kern w:val="0"/>
          <w:sz w:val="20"/>
          <w:szCs w:val="20"/>
          <w:shd w:val="clear" w:color="auto" w:fill="F7F7F7"/>
        </w:rPr>
        <w:t>v-if</w:t>
      </w:r>
      <w:r>
        <w:rPr>
          <w:rFonts w:ascii="Helvetica" w:hAnsi="Helvetica" w:eastAsia="宋体" w:cs="Helvetica"/>
          <w:color w:val="333333"/>
          <w:spacing w:val="3"/>
          <w:kern w:val="0"/>
          <w:sz w:val="24"/>
          <w:szCs w:val="24"/>
        </w:rPr>
        <w:t> 和</w:t>
      </w:r>
      <w:r>
        <w:rPr>
          <w:rFonts w:ascii="Consolas" w:hAnsi="Consolas" w:eastAsia="宋体" w:cs="宋体"/>
          <w:color w:val="333333"/>
          <w:spacing w:val="3"/>
          <w:kern w:val="0"/>
          <w:sz w:val="20"/>
          <w:szCs w:val="20"/>
          <w:shd w:val="clear" w:color="auto" w:fill="F7F7F7"/>
        </w:rPr>
        <w:t>v-show</w:t>
      </w:r>
      <w:r>
        <w:rPr>
          <w:rFonts w:ascii="Helvetica" w:hAnsi="Helvetica" w:eastAsia="宋体" w:cs="Helvetica"/>
          <w:color w:val="333333"/>
          <w:spacing w:val="3"/>
          <w:kern w:val="0"/>
          <w:sz w:val="24"/>
          <w:szCs w:val="24"/>
        </w:rPr>
        <w:t>控制元素的显示和隐藏</w:t>
      </w:r>
    </w:p>
    <w:p>
      <w:pPr>
        <w:widowControl/>
        <w:shd w:val="clear" w:color="auto" w:fill="FFFFFF"/>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中，使用</w:t>
      </w:r>
      <w:r>
        <w:rPr>
          <w:rFonts w:ascii="Consolas" w:hAnsi="Consolas" w:eastAsia="宋体" w:cs="宋体"/>
          <w:color w:val="333333"/>
          <w:spacing w:val="3"/>
          <w:kern w:val="0"/>
          <w:sz w:val="20"/>
          <w:szCs w:val="20"/>
          <w:shd w:val="clear" w:color="auto" w:fill="F7F7F7"/>
        </w:rPr>
        <w:t>wx-if</w:t>
      </w:r>
      <w:r>
        <w:rPr>
          <w:rFonts w:ascii="Helvetica" w:hAnsi="Helvetica" w:eastAsia="宋体" w:cs="Helvetica"/>
          <w:color w:val="333333"/>
          <w:spacing w:val="3"/>
          <w:kern w:val="0"/>
          <w:sz w:val="24"/>
          <w:szCs w:val="24"/>
        </w:rPr>
        <w:t>和</w:t>
      </w:r>
      <w:r>
        <w:rPr>
          <w:rFonts w:ascii="Consolas" w:hAnsi="Consolas" w:eastAsia="宋体" w:cs="宋体"/>
          <w:color w:val="333333"/>
          <w:spacing w:val="3"/>
          <w:kern w:val="0"/>
          <w:sz w:val="20"/>
          <w:szCs w:val="20"/>
          <w:shd w:val="clear" w:color="auto" w:fill="F7F7F7"/>
        </w:rPr>
        <w:t>hidden</w:t>
      </w:r>
      <w:r>
        <w:rPr>
          <w:rFonts w:ascii="Helvetica" w:hAnsi="Helvetica" w:eastAsia="宋体" w:cs="Helvetica"/>
          <w:color w:val="333333"/>
          <w:spacing w:val="3"/>
          <w:kern w:val="0"/>
          <w:sz w:val="24"/>
          <w:szCs w:val="24"/>
        </w:rPr>
        <w:t>控制元素的显示和隐藏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5、事件处理</w:t>
      </w:r>
    </w:p>
    <w:p>
      <w:pPr>
        <w:widowControl/>
        <w:shd w:val="clear" w:color="auto" w:fill="FFFFFF"/>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：使用</w:t>
      </w:r>
      <w:r>
        <w:rPr>
          <w:rFonts w:ascii="Consolas" w:hAnsi="Consolas" w:eastAsia="宋体" w:cs="宋体"/>
          <w:color w:val="333333"/>
          <w:spacing w:val="3"/>
          <w:kern w:val="0"/>
          <w:sz w:val="20"/>
          <w:szCs w:val="20"/>
          <w:shd w:val="clear" w:color="auto" w:fill="F7F7F7"/>
        </w:rPr>
        <w:t>v-on:event</w:t>
      </w:r>
      <w:r>
        <w:rPr>
          <w:rFonts w:ascii="Helvetica" w:hAnsi="Helvetica" w:eastAsia="宋体" w:cs="Helvetica"/>
          <w:color w:val="333333"/>
          <w:spacing w:val="3"/>
          <w:kern w:val="0"/>
          <w:sz w:val="24"/>
          <w:szCs w:val="24"/>
        </w:rPr>
        <w:t>绑定事件，或者使用</w:t>
      </w:r>
      <w:r>
        <w:rPr>
          <w:rFonts w:ascii="Consolas" w:hAnsi="Consolas" w:eastAsia="宋体" w:cs="宋体"/>
          <w:color w:val="333333"/>
          <w:spacing w:val="3"/>
          <w:kern w:val="0"/>
          <w:sz w:val="20"/>
          <w:szCs w:val="20"/>
          <w:shd w:val="clear" w:color="auto" w:fill="F7F7F7"/>
        </w:rPr>
        <w:t>@event</w:t>
      </w:r>
      <w:r>
        <w:rPr>
          <w:rFonts w:ascii="Helvetica" w:hAnsi="Helvetica" w:eastAsia="宋体" w:cs="Helvetica"/>
          <w:color w:val="333333"/>
          <w:spacing w:val="3"/>
          <w:kern w:val="0"/>
          <w:sz w:val="24"/>
          <w:szCs w:val="24"/>
        </w:rPr>
        <w:t>绑定事件</w:t>
      </w:r>
    </w:p>
    <w:p>
      <w:pPr>
        <w:widowControl/>
        <w:shd w:val="clear" w:color="auto" w:fill="FFFFFF"/>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中，全用</w:t>
      </w:r>
      <w:r>
        <w:rPr>
          <w:rFonts w:ascii="Consolas" w:hAnsi="Consolas" w:eastAsia="宋体" w:cs="宋体"/>
          <w:color w:val="333333"/>
          <w:spacing w:val="3"/>
          <w:kern w:val="0"/>
          <w:sz w:val="20"/>
          <w:szCs w:val="20"/>
          <w:shd w:val="clear" w:color="auto" w:fill="F7F7F7"/>
        </w:rPr>
        <w:t>bindtap(bind+event)</w:t>
      </w:r>
      <w:r>
        <w:rPr>
          <w:rFonts w:ascii="Helvetica" w:hAnsi="Helvetica" w:eastAsia="宋体" w:cs="Helvetica"/>
          <w:color w:val="333333"/>
          <w:spacing w:val="3"/>
          <w:kern w:val="0"/>
          <w:sz w:val="24"/>
          <w:szCs w:val="24"/>
        </w:rPr>
        <w:t>，或者</w:t>
      </w:r>
      <w:r>
        <w:rPr>
          <w:rFonts w:ascii="Consolas" w:hAnsi="Consolas" w:eastAsia="宋体" w:cs="宋体"/>
          <w:color w:val="333333"/>
          <w:spacing w:val="3"/>
          <w:kern w:val="0"/>
          <w:sz w:val="20"/>
          <w:szCs w:val="20"/>
          <w:shd w:val="clear" w:color="auto" w:fill="F7F7F7"/>
        </w:rPr>
        <w:t>catchtap(catch+event)</w:t>
      </w:r>
      <w:r>
        <w:rPr>
          <w:rFonts w:ascii="Helvetica" w:hAnsi="Helvetica" w:eastAsia="宋体" w:cs="Helvetica"/>
          <w:color w:val="333333"/>
          <w:spacing w:val="3"/>
          <w:kern w:val="0"/>
          <w:sz w:val="24"/>
          <w:szCs w:val="24"/>
        </w:rPr>
        <w:t>绑定事件</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6、数据的双向绑定</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中,只需要再</w:t>
      </w:r>
      <w:r>
        <w:rPr>
          <w:rFonts w:ascii="Consolas" w:hAnsi="Consolas" w:eastAsia="宋体" w:cs="宋体"/>
          <w:color w:val="333333"/>
          <w:spacing w:val="3"/>
          <w:kern w:val="0"/>
          <w:sz w:val="20"/>
          <w:szCs w:val="20"/>
          <w:shd w:val="clear" w:color="auto" w:fill="F7F7F7"/>
        </w:rPr>
        <w:t>表单</w:t>
      </w:r>
      <w:r>
        <w:rPr>
          <w:rFonts w:ascii="Helvetica" w:hAnsi="Helvetica" w:eastAsia="宋体" w:cs="Helvetica"/>
          <w:color w:val="333333"/>
          <w:spacing w:val="3"/>
          <w:kern w:val="0"/>
          <w:sz w:val="24"/>
          <w:szCs w:val="24"/>
        </w:rPr>
        <w:t>元素上加上</w:t>
      </w:r>
      <w:r>
        <w:rPr>
          <w:rFonts w:ascii="Consolas" w:hAnsi="Consolas" w:eastAsia="宋体" w:cs="宋体"/>
          <w:color w:val="333333"/>
          <w:spacing w:val="3"/>
          <w:kern w:val="0"/>
          <w:sz w:val="20"/>
          <w:szCs w:val="20"/>
          <w:shd w:val="clear" w:color="auto" w:fill="F7F7F7"/>
        </w:rPr>
        <w:t>v-model</w:t>
      </w:r>
      <w:r>
        <w:rPr>
          <w:rFonts w:ascii="Helvetica" w:hAnsi="Helvetica" w:eastAsia="宋体" w:cs="Helvetica"/>
          <w:color w:val="333333"/>
          <w:spacing w:val="3"/>
          <w:kern w:val="0"/>
          <w:sz w:val="24"/>
          <w:szCs w:val="24"/>
        </w:rPr>
        <w:t>,然后再绑定</w:t>
      </w:r>
      <w:r>
        <w:rPr>
          <w:rFonts w:ascii="Consolas" w:hAnsi="Consolas" w:eastAsia="宋体" w:cs="宋体"/>
          <w:color w:val="333333"/>
          <w:spacing w:val="3"/>
          <w:kern w:val="0"/>
          <w:sz w:val="20"/>
          <w:szCs w:val="20"/>
          <w:shd w:val="clear" w:color="auto" w:fill="F7F7F7"/>
        </w:rPr>
        <w:t>data</w:t>
      </w:r>
      <w:r>
        <w:rPr>
          <w:rFonts w:ascii="Helvetica" w:hAnsi="Helvetica" w:eastAsia="宋体" w:cs="Helvetica"/>
          <w:color w:val="333333"/>
          <w:spacing w:val="3"/>
          <w:kern w:val="0"/>
          <w:sz w:val="24"/>
          <w:szCs w:val="24"/>
        </w:rPr>
        <w:t>中对应的一个值，当表单元素内容发生变化时，</w:t>
      </w:r>
      <w:r>
        <w:rPr>
          <w:rFonts w:ascii="Consolas" w:hAnsi="Consolas" w:eastAsia="宋体" w:cs="宋体"/>
          <w:color w:val="333333"/>
          <w:spacing w:val="3"/>
          <w:kern w:val="0"/>
          <w:sz w:val="20"/>
          <w:szCs w:val="20"/>
          <w:shd w:val="clear" w:color="auto" w:fill="F7F7F7"/>
        </w:rPr>
        <w:t>data</w:t>
      </w:r>
      <w:r>
        <w:rPr>
          <w:rFonts w:ascii="Helvetica" w:hAnsi="Helvetica" w:eastAsia="宋体" w:cs="Helvetica"/>
          <w:color w:val="333333"/>
          <w:spacing w:val="3"/>
          <w:kern w:val="0"/>
          <w:sz w:val="24"/>
          <w:szCs w:val="24"/>
        </w:rPr>
        <w:t>中对应的值也会相应改变 。</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当表单内容发生变化时，会触发表单元素上绑定的方法，然后在该方法中，通过</w:t>
      </w:r>
      <w:r>
        <w:rPr>
          <w:rFonts w:ascii="Consolas" w:hAnsi="Consolas" w:eastAsia="宋体" w:cs="宋体"/>
          <w:color w:val="333333"/>
          <w:spacing w:val="3"/>
          <w:kern w:val="0"/>
          <w:sz w:val="20"/>
          <w:szCs w:val="20"/>
          <w:shd w:val="clear" w:color="auto" w:fill="F7F7F7"/>
        </w:rPr>
        <w:t>this.setData({key:value})</w:t>
      </w:r>
      <w:r>
        <w:rPr>
          <w:rFonts w:ascii="Helvetica" w:hAnsi="Helvetica" w:eastAsia="宋体" w:cs="Helvetica"/>
          <w:color w:val="333333"/>
          <w:spacing w:val="3"/>
          <w:kern w:val="0"/>
          <w:sz w:val="24"/>
          <w:szCs w:val="24"/>
        </w:rPr>
        <w:t>来将表单上的值赋值给</w:t>
      </w:r>
      <w:r>
        <w:rPr>
          <w:rFonts w:ascii="Consolas" w:hAnsi="Consolas" w:eastAsia="宋体" w:cs="宋体"/>
          <w:color w:val="333333"/>
          <w:spacing w:val="3"/>
          <w:kern w:val="0"/>
          <w:sz w:val="20"/>
          <w:szCs w:val="20"/>
          <w:shd w:val="clear" w:color="auto" w:fill="F7F7F7"/>
        </w:rPr>
        <w:t>data</w:t>
      </w:r>
      <w:r>
        <w:rPr>
          <w:rFonts w:ascii="Helvetica" w:hAnsi="Helvetica" w:eastAsia="宋体" w:cs="Helvetica"/>
          <w:color w:val="333333"/>
          <w:spacing w:val="3"/>
          <w:kern w:val="0"/>
          <w:sz w:val="24"/>
          <w:szCs w:val="24"/>
        </w:rPr>
        <w:t>中的对应值 。</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7、绑定事件传参</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中，绑定事件传参挺简单，只需要在触发事件的方法中，把需要传递的数据作为形参传入就可以了</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w:t>
      </w: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中，不能直接在绑定事件的方法中传入参数，需要将参数作为属性值，绑定到元素上的</w:t>
      </w:r>
      <w:r>
        <w:rPr>
          <w:rFonts w:ascii="Consolas" w:hAnsi="Consolas" w:eastAsia="宋体" w:cs="宋体"/>
          <w:color w:val="333333"/>
          <w:spacing w:val="3"/>
          <w:kern w:val="0"/>
          <w:sz w:val="20"/>
          <w:szCs w:val="20"/>
          <w:shd w:val="clear" w:color="auto" w:fill="F7F7F7"/>
        </w:rPr>
        <w:t>data-</w:t>
      </w:r>
      <w:r>
        <w:rPr>
          <w:rFonts w:ascii="Helvetica" w:hAnsi="Helvetica" w:eastAsia="宋体" w:cs="Helvetica"/>
          <w:color w:val="333333"/>
          <w:spacing w:val="3"/>
          <w:kern w:val="0"/>
          <w:sz w:val="24"/>
          <w:szCs w:val="24"/>
        </w:rPr>
        <w:t>属性上，然后在方法中，通过</w:t>
      </w:r>
      <w:r>
        <w:rPr>
          <w:rFonts w:ascii="Consolas" w:hAnsi="Consolas" w:eastAsia="宋体" w:cs="宋体"/>
          <w:color w:val="333333"/>
          <w:spacing w:val="3"/>
          <w:kern w:val="0"/>
          <w:sz w:val="20"/>
          <w:szCs w:val="20"/>
          <w:shd w:val="clear" w:color="auto" w:fill="F7F7F7"/>
        </w:rPr>
        <w:t>e.currentTarget.dataset.*</w:t>
      </w:r>
      <w:r>
        <w:rPr>
          <w:rFonts w:ascii="Helvetica" w:hAnsi="Helvetica" w:eastAsia="宋体" w:cs="Helvetica"/>
          <w:color w:val="333333"/>
          <w:spacing w:val="3"/>
          <w:kern w:val="0"/>
          <w:sz w:val="24"/>
          <w:szCs w:val="24"/>
        </w:rPr>
        <w:t>的方式获取</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8、父子组件通信</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父组件向子组件传递数据，只需要在子组件通过</w:t>
      </w:r>
      <w:r>
        <w:rPr>
          <w:rFonts w:ascii="Consolas" w:hAnsi="Consolas" w:eastAsia="宋体" w:cs="宋体"/>
          <w:color w:val="333333"/>
          <w:spacing w:val="3"/>
          <w:kern w:val="0"/>
          <w:sz w:val="20"/>
          <w:szCs w:val="20"/>
          <w:shd w:val="clear" w:color="auto" w:fill="F7F7F7"/>
        </w:rPr>
        <w:t>v-bind</w:t>
      </w:r>
      <w:r>
        <w:rPr>
          <w:rFonts w:ascii="Helvetica" w:hAnsi="Helvetica" w:eastAsia="宋体" w:cs="Helvetica"/>
          <w:color w:val="333333"/>
          <w:spacing w:val="3"/>
          <w:kern w:val="0"/>
          <w:sz w:val="24"/>
          <w:szCs w:val="24"/>
        </w:rPr>
        <w:t>传入一个值，在子组件中，通过</w:t>
      </w:r>
      <w:r>
        <w:rPr>
          <w:rFonts w:ascii="Consolas" w:hAnsi="Consolas" w:eastAsia="宋体" w:cs="宋体"/>
          <w:color w:val="333333"/>
          <w:spacing w:val="3"/>
          <w:kern w:val="0"/>
          <w:sz w:val="20"/>
          <w:szCs w:val="20"/>
          <w:shd w:val="clear" w:color="auto" w:fill="F7F7F7"/>
        </w:rPr>
        <w:t>props</w:t>
      </w:r>
      <w:r>
        <w:rPr>
          <w:rFonts w:ascii="Helvetica" w:hAnsi="Helvetica" w:eastAsia="宋体" w:cs="Helvetica"/>
          <w:color w:val="333333"/>
          <w:spacing w:val="3"/>
          <w:kern w:val="0"/>
          <w:sz w:val="24"/>
          <w:szCs w:val="24"/>
        </w:rPr>
        <w:t>接收，即可完成数据的传递</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父组件向子组件通信和</w:t>
      </w:r>
      <w:r>
        <w:rPr>
          <w:rFonts w:ascii="Consolas" w:hAnsi="Consolas" w:eastAsia="宋体" w:cs="宋体"/>
          <w:color w:val="333333"/>
          <w:spacing w:val="3"/>
          <w:kern w:val="0"/>
          <w:sz w:val="20"/>
          <w:szCs w:val="20"/>
          <w:shd w:val="clear" w:color="auto" w:fill="F7F7F7"/>
        </w:rPr>
        <w:t>vue</w:t>
      </w:r>
      <w:r>
        <w:rPr>
          <w:rFonts w:ascii="Helvetica" w:hAnsi="Helvetica" w:eastAsia="宋体" w:cs="Helvetica"/>
          <w:color w:val="333333"/>
          <w:spacing w:val="3"/>
          <w:kern w:val="0"/>
          <w:sz w:val="24"/>
          <w:szCs w:val="24"/>
        </w:rPr>
        <w:t>类似，但是</w:t>
      </w:r>
      <w:r>
        <w:rPr>
          <w:rFonts w:ascii="Consolas" w:hAnsi="Consolas" w:eastAsia="宋体" w:cs="宋体"/>
          <w:color w:val="333333"/>
          <w:spacing w:val="3"/>
          <w:kern w:val="0"/>
          <w:sz w:val="20"/>
          <w:szCs w:val="20"/>
          <w:shd w:val="clear" w:color="auto" w:fill="F7F7F7"/>
        </w:rPr>
        <w:t>小程序</w:t>
      </w:r>
      <w:r>
        <w:rPr>
          <w:rFonts w:ascii="Helvetica" w:hAnsi="Helvetica" w:eastAsia="宋体" w:cs="Helvetica"/>
          <w:color w:val="333333"/>
          <w:spacing w:val="3"/>
          <w:kern w:val="0"/>
          <w:sz w:val="24"/>
          <w:szCs w:val="24"/>
        </w:rPr>
        <w:t>没有通过</w:t>
      </w:r>
      <w:r>
        <w:rPr>
          <w:rFonts w:ascii="Consolas" w:hAnsi="Consolas" w:eastAsia="宋体" w:cs="宋体"/>
          <w:color w:val="333333"/>
          <w:spacing w:val="3"/>
          <w:kern w:val="0"/>
          <w:sz w:val="20"/>
          <w:szCs w:val="20"/>
          <w:shd w:val="clear" w:color="auto" w:fill="F7F7F7"/>
        </w:rPr>
        <w:t>v-bind</w:t>
      </w:r>
      <w:r>
        <w:rPr>
          <w:rFonts w:ascii="Helvetica" w:hAnsi="Helvetica" w:eastAsia="宋体" w:cs="Helvetica"/>
          <w:color w:val="333333"/>
          <w:spacing w:val="3"/>
          <w:kern w:val="0"/>
          <w:sz w:val="24"/>
          <w:szCs w:val="24"/>
        </w:rPr>
        <w:t>，而是直接将值赋值给一个变量 在子组件</w:t>
      </w:r>
      <w:r>
        <w:rPr>
          <w:rFonts w:ascii="Consolas" w:hAnsi="Consolas" w:eastAsia="宋体" w:cs="宋体"/>
          <w:color w:val="333333"/>
          <w:spacing w:val="3"/>
          <w:kern w:val="0"/>
          <w:sz w:val="20"/>
          <w:szCs w:val="20"/>
          <w:shd w:val="clear" w:color="auto" w:fill="F7F7F7"/>
        </w:rPr>
        <w:t>properties</w:t>
      </w:r>
      <w:r>
        <w:rPr>
          <w:rFonts w:ascii="Helvetica" w:hAnsi="Helvetica" w:eastAsia="宋体" w:cs="Helvetica"/>
          <w:color w:val="333333"/>
          <w:spacing w:val="3"/>
          <w:kern w:val="0"/>
          <w:sz w:val="24"/>
          <w:szCs w:val="24"/>
        </w:rPr>
        <w:t>中，接收传递的值</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99.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Vue的组件通信</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1、props和$emit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父组件向子组件传递数据是通过prop传递的，子组件传递数据给父组件是通过$emit触发事件</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2、$attrs和$listeners</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3、中央事件总线 bus</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上面两种方式处理的都是父子组件之间的数据传递，而如果两个组件不是父子关系呢？这种情况下可以使用中央事件总线的方式。新建一个Vue事件bus对象，然后通过bus.$emit触发事件，bus.$on监听触发的事件。</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4、provide和inject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父组件中通过provider来提供变量，然后在子组件中通过inject来注入变量。不论子组件有多深，只要调用了inject那么就可以注入provider中的数据。而不是局限于只能从当前父组件的prop属性来获取数据，只要在父组件的生命周期内，子组件都可以调用。</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5、v-model</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父组件通过v-model传递值给子组件时，会自动传递一个value的prop属性，在子组件中通过this.$emit(‘input’,val)自动修改v-model绑定的值</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6、$parent和$children</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7、boradcast和dispatch</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8、vuex处理组件之间的数据交互 如果业务逻辑复杂，很多组件之间需要同时处理一些公共的数据，这个时候才有上面这一些方法可能不利于项目的维护，vuex的做法就是将这一些公共的数据抽离出来，然后其他组件就可以对这个公共数据进行读写操作，这样达到了解耦的目的。</w:t>
      </w:r>
    </w:p>
    <w:p>
      <w:pPr>
        <w:widowControl/>
        <w:shd w:val="clear" w:color="auto" w:fill="FFFFFF"/>
        <w:spacing w:after="204"/>
        <w:jc w:val="left"/>
        <w:rPr>
          <w:rFonts w:ascii="Helvetica" w:hAnsi="Helvetica" w:eastAsia="宋体" w:cs="Helvetica"/>
          <w:color w:val="333333"/>
          <w:spacing w:val="3"/>
          <w:kern w:val="0"/>
          <w:sz w:val="24"/>
          <w:szCs w:val="24"/>
        </w:rPr>
      </w:pPr>
      <w:r>
        <w:fldChar w:fldCharType="begin"/>
      </w:r>
      <w:r>
        <w:instrText xml:space="preserve"> HYPERLINK "https://blog.csdn.net/zhoulu001/article/details/79548350" \t "_blank" </w:instrText>
      </w:r>
      <w:r>
        <w:fldChar w:fldCharType="separate"/>
      </w:r>
      <w:r>
        <w:rPr>
          <w:rFonts w:ascii="Helvetica" w:hAnsi="Helvetica" w:eastAsia="宋体" w:cs="Helvetica"/>
          <w:color w:val="4183C4"/>
          <w:spacing w:val="3"/>
          <w:kern w:val="0"/>
          <w:sz w:val="24"/>
          <w:szCs w:val="24"/>
        </w:rPr>
        <w:t>vue中八种通信方式</w:t>
      </w:r>
      <w:r>
        <w:rPr>
          <w:rFonts w:ascii="Helvetica" w:hAnsi="Helvetica" w:eastAsia="宋体" w:cs="Helvetica"/>
          <w:color w:val="4183C4"/>
          <w:spacing w:val="3"/>
          <w:kern w:val="0"/>
          <w:sz w:val="24"/>
          <w:szCs w:val="24"/>
        </w:rPr>
        <w:fldChar w:fldCharType="end"/>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100.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谈谈你对Vue3.0有什么了解？</w:t>
      </w:r>
    </w:p>
    <w:p>
      <w:pPr>
        <w:widowControl/>
        <w:shd w:val="clear" w:color="auto" w:fill="FFFFFF"/>
        <w:spacing w:before="306" w:after="204"/>
        <w:jc w:val="left"/>
        <w:outlineLvl w:val="4"/>
        <w:rPr>
          <w:rFonts w:hint="eastAsia" w:ascii="Helvetica" w:hAnsi="Helvetica" w:eastAsia="宋体" w:cs="Helvetica"/>
          <w:b/>
          <w:bCs/>
          <w:color w:val="333333"/>
          <w:spacing w:val="3"/>
          <w:kern w:val="0"/>
          <w:sz w:val="24"/>
          <w:szCs w:val="24"/>
          <w:lang w:val="en-US" w:eastAsia="zh-CN"/>
        </w:rPr>
      </w:pPr>
      <w:r>
        <w:rPr>
          <w:rFonts w:ascii="Helvetica" w:hAnsi="Helvetica" w:eastAsia="宋体" w:cs="Helvetica"/>
          <w:b/>
          <w:bCs/>
          <w:color w:val="333333"/>
          <w:spacing w:val="3"/>
          <w:kern w:val="0"/>
          <w:sz w:val="24"/>
          <w:szCs w:val="24"/>
        </w:rPr>
        <w:t>一、六大亮点</w:t>
      </w:r>
    </w:p>
    <w:p>
      <w:pPr>
        <w:widowControl/>
        <w:numPr>
          <w:ilvl w:val="0"/>
          <w:numId w:val="199"/>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性能比vue2.x快1.2~2倍</w:t>
      </w:r>
    </w:p>
    <w:p>
      <w:pPr>
        <w:widowControl/>
        <w:numPr>
          <w:ilvl w:val="0"/>
          <w:numId w:val="199"/>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支持tree-shaking，按需编译，体积比vue2.x更小</w:t>
      </w:r>
    </w:p>
    <w:p>
      <w:pPr>
        <w:widowControl/>
        <w:numPr>
          <w:ilvl w:val="0"/>
          <w:numId w:val="199"/>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支持组合API</w:t>
      </w:r>
    </w:p>
    <w:p>
      <w:pPr>
        <w:widowControl/>
        <w:numPr>
          <w:ilvl w:val="0"/>
          <w:numId w:val="199"/>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更好的支持TS</w:t>
      </w:r>
    </w:p>
    <w:p>
      <w:pPr>
        <w:widowControl/>
        <w:numPr>
          <w:ilvl w:val="0"/>
          <w:numId w:val="199"/>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更先进的组件</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二、性能比vue2.x快1.2~2倍如何实现的呢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1.diff算法更快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vue2.0是需要全局去比较每个节点的，若发现有节点发生变化后，就去更新该节点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vue3.0是在创建虚拟dom中，会根据DOM的的内容会不会发生内容变化，添加静态标记， 谁有flag！比较谁。</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2、静态提升</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vue2中无论元素是否参与更新，每次都会重新创建，然后再渲染 vue3中对于不参与更新的元素，会做静态提升，只被创建一次，在渲染时直接复用即可</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3、事件侦听缓存</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默认情况下，onclick为动态绑定，所以每次都会追踪它的变化，但是因为是同一函数，没有必要追踪变化，直接缓存复用即可</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在之前会添加静态标记8 会把点击事件当做动态属性 会进行diff算法比较， 但是在事件监听缓存之后就没有静态标记了，就会进行缓存复用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三、为什么vue3.0体积比vue2.x小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在vue3.0中创建vue项目 除了vue-cli，webpack外还有 一种创建方法是Vite Vite是作者开发的一款有意取代webpack的工具，其实现原理是利用ES6的import会发送请求去加载文件的特性，拦截这些请求，做一些预编译，省去webpack冗长的打包时间</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四、vue3.0组合API</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3.说一说vue3.0的组合API跟之前vue2.0在完成业务逻辑上的区别：</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在vue2.0中： 主要是往data 和method里面添加内容，一个业务逻辑需要什么data和method就往里面添加，而组合API就是 有一个自己的方法，里面有自己专注的data 和method。</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4.再说一下组合API的本质是什么： 首先composition API（组合API） 和 Option API（vue2.0中的data和method）可以共用 composition API（组合API）本质就是把内容添加到Option API中进行使用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五、ref和reactive的简单理解</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1.ref和reactive都是vue3的监听数据的方法，本质是proxy 2.ref 基本类型复杂类型都可以监听(我们一般用ref监听基本类型)，reactive只能监听对象（arr，json） 3.ref底层还是reactive</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六、对生命周期的监听（ref获取属性）</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七、proxy响应式本质</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101.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Vue如何在用户没登陆的时候重定向登录界面？</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现在 我们需要实现这样 一个功能，登录拦截，其实就是 路由拦截，首先在定义路由的时候就需要多添加一个自定义字段requireAuth，用于判断该路由的访问是否需要登录。如果用户已经登录，则顺利进入路由， 否则就进入登录页面。在路由管理页面添加meta字段</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w:t>
      </w:r>
      <w:r>
        <w:rPr>
          <w:rFonts w:ascii="Consolas" w:hAnsi="Consolas" w:eastAsia="宋体" w:cs="宋体"/>
          <w:color w:val="718C00"/>
          <w:spacing w:val="3"/>
          <w:kern w:val="0"/>
          <w:sz w:val="20"/>
          <w:szCs w:val="20"/>
        </w:rPr>
        <w:t>'/manage'</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w:t>
      </w:r>
      <w:r>
        <w:rPr>
          <w:rFonts w:ascii="Consolas" w:hAnsi="Consolas" w:eastAsia="宋体" w:cs="宋体"/>
          <w:color w:val="718C00"/>
          <w:spacing w:val="3"/>
          <w:kern w:val="0"/>
          <w:sz w:val="20"/>
          <w:szCs w:val="20"/>
        </w:rPr>
        <w:t>'manage'</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component:manage,</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meta:{requireAuth:</w:t>
      </w:r>
      <w:r>
        <w:rPr>
          <w:rFonts w:ascii="Consolas" w:hAnsi="Consolas" w:eastAsia="宋体" w:cs="宋体"/>
          <w:color w:val="F5871F"/>
          <w:spacing w:val="3"/>
          <w:kern w:val="0"/>
          <w:sz w:val="20"/>
          <w:szCs w:val="20"/>
        </w:rPr>
        <w:t>true</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在入口文件中，添加路由守卫</w:t>
      </w:r>
    </w:p>
    <w:p>
      <w:pPr>
        <w:widowControl/>
        <w:numPr>
          <w:ilvl w:val="0"/>
          <w:numId w:val="200"/>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先判断该路由是否需要登录权限</w:t>
      </w:r>
    </w:p>
    <w:p>
      <w:pPr>
        <w:widowControl/>
        <w:numPr>
          <w:ilvl w:val="0"/>
          <w:numId w:val="200"/>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判断本地是否存在token，如果存在token就next()，不存在token重定向到登录页</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102.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Vue项目常见优化点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1、首屏加载优化</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2、路由懒加载</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path: </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name: </w:t>
      </w:r>
      <w:r>
        <w:rPr>
          <w:rFonts w:ascii="Consolas" w:hAnsi="Consolas" w:eastAsia="宋体" w:cs="宋体"/>
          <w:color w:val="718C00"/>
          <w:spacing w:val="3"/>
          <w:kern w:val="0"/>
          <w:sz w:val="20"/>
          <w:szCs w:val="20"/>
        </w:rPr>
        <w:t>'home'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component: () =&gt; </w:t>
      </w:r>
      <w:r>
        <w:rPr>
          <w:rFonts w:ascii="Consolas" w:hAnsi="Consolas" w:eastAsia="宋体" w:cs="宋体"/>
          <w:color w:val="8959A8"/>
          <w:spacing w:val="3"/>
          <w:kern w:val="0"/>
          <w:sz w:val="20"/>
          <w:szCs w:val="20"/>
        </w:rPr>
        <w:t>import</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'./views/home/index.vue'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meta: { isShowHead: </w:t>
      </w:r>
      <w:r>
        <w:rPr>
          <w:rFonts w:ascii="Consolas" w:hAnsi="Consolas" w:eastAsia="宋体" w:cs="宋体"/>
          <w:color w:val="F5871F"/>
          <w:spacing w:val="3"/>
          <w:kern w:val="0"/>
          <w:sz w:val="20"/>
          <w:szCs w:val="20"/>
        </w:rPr>
        <w:t>true</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3、开启服务器 Gzip</w:t>
      </w:r>
    </w:p>
    <w:p>
      <w:pPr>
        <w:widowControl/>
        <w:shd w:val="clear" w:color="auto" w:fill="FFFFFF"/>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开启 Gzip 就是一种压缩技术，需要前端提供压缩包，然后在服务器开启压缩，文件在服务器压缩后传给浏览器，浏览器解压后进行再进行解析。首先安装 webpack 提供的</w:t>
      </w:r>
      <w:r>
        <w:rPr>
          <w:rFonts w:ascii="Consolas" w:hAnsi="Consolas" w:eastAsia="宋体" w:cs="宋体"/>
          <w:color w:val="333333"/>
          <w:spacing w:val="3"/>
          <w:kern w:val="0"/>
          <w:sz w:val="20"/>
          <w:szCs w:val="20"/>
          <w:shd w:val="clear" w:color="auto" w:fill="F7F7F7"/>
        </w:rPr>
        <w:t>compression-webpack-plugin</w:t>
      </w:r>
      <w:r>
        <w:rPr>
          <w:rFonts w:ascii="Helvetica" w:hAnsi="Helvetica" w:eastAsia="宋体" w:cs="Helvetica"/>
          <w:color w:val="333333"/>
          <w:spacing w:val="3"/>
          <w:kern w:val="0"/>
          <w:sz w:val="24"/>
          <w:szCs w:val="24"/>
        </w:rPr>
        <w:t>进行压缩,然后在 vue.config.js：</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CompressionWebpackPlugin = </w:t>
      </w:r>
      <w:r>
        <w:rPr>
          <w:rFonts w:ascii="Consolas" w:hAnsi="Consolas" w:eastAsia="宋体" w:cs="宋体"/>
          <w:color w:val="F5871F"/>
          <w:spacing w:val="3"/>
          <w:kern w:val="0"/>
          <w:sz w:val="20"/>
          <w:szCs w:val="20"/>
        </w:rPr>
        <w:t>require</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'compression-webpack-plugin'</w:t>
      </w:r>
      <w:r>
        <w:rPr>
          <w:rFonts w:ascii="Consolas" w:hAnsi="Consolas" w:eastAsia="宋体" w:cs="宋体"/>
          <w:color w:val="333333"/>
          <w:spacing w:val="3"/>
          <w:kern w:val="0"/>
          <w:sz w:val="20"/>
          <w:szCs w:val="20"/>
        </w:rPr>
        <w:t>)</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8959A8"/>
          <w:spacing w:val="3"/>
          <w:kern w:val="0"/>
          <w:sz w:val="20"/>
          <w:szCs w:val="20"/>
        </w:rPr>
        <w:t>const</w:t>
      </w:r>
      <w:r>
        <w:rPr>
          <w:rFonts w:ascii="Consolas" w:hAnsi="Consolas" w:eastAsia="宋体" w:cs="宋体"/>
          <w:color w:val="333333"/>
          <w:spacing w:val="3"/>
          <w:kern w:val="0"/>
          <w:sz w:val="20"/>
          <w:szCs w:val="20"/>
        </w:rPr>
        <w:t xml:space="preserve"> productionGzipExtensions = [</w:t>
      </w:r>
      <w:r>
        <w:rPr>
          <w:rFonts w:ascii="Consolas" w:hAnsi="Consolas" w:eastAsia="宋体" w:cs="宋体"/>
          <w:color w:val="718C00"/>
          <w:spacing w:val="3"/>
          <w:kern w:val="0"/>
          <w:sz w:val="20"/>
          <w:szCs w:val="20"/>
        </w:rPr>
        <w:t>'js'</w:t>
      </w:r>
      <w:r>
        <w:rPr>
          <w:rFonts w:ascii="Consolas" w:hAnsi="Consolas" w:eastAsia="宋体" w:cs="宋体"/>
          <w:color w:val="333333"/>
          <w:spacing w:val="3"/>
          <w:kern w:val="0"/>
          <w:sz w:val="20"/>
          <w:szCs w:val="20"/>
        </w:rPr>
        <w:t xml:space="preserve">, </w:t>
      </w:r>
      <w:r>
        <w:rPr>
          <w:rFonts w:ascii="Consolas" w:hAnsi="Consolas" w:eastAsia="宋体" w:cs="宋体"/>
          <w:color w:val="718C00"/>
          <w:spacing w:val="3"/>
          <w:kern w:val="0"/>
          <w:sz w:val="20"/>
          <w:szCs w:val="20"/>
        </w:rPr>
        <w:t>'css'</w:t>
      </w:r>
      <w:r>
        <w:rPr>
          <w:rFonts w:ascii="Consolas" w:hAnsi="Consolas" w:eastAsia="宋体" w:cs="宋体"/>
          <w:color w:val="333333"/>
          <w:spacing w:val="3"/>
          <w:kern w:val="0"/>
          <w:sz w:val="20"/>
          <w:szCs w:val="20"/>
        </w:rPr>
        <w:t xml:space="preserve">]......plugins: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CompressionWebpackPlugin(</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algorithm: </w:t>
      </w:r>
      <w:r>
        <w:rPr>
          <w:rFonts w:ascii="Consolas" w:hAnsi="Consolas" w:eastAsia="宋体" w:cs="宋体"/>
          <w:color w:val="718C00"/>
          <w:spacing w:val="3"/>
          <w:kern w:val="0"/>
          <w:sz w:val="20"/>
          <w:szCs w:val="20"/>
        </w:rPr>
        <w:t>'gzip'</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test:     </w:t>
      </w:r>
      <w:r>
        <w:rPr>
          <w:rFonts w:ascii="Consolas" w:hAnsi="Consolas" w:eastAsia="宋体" w:cs="宋体"/>
          <w:color w:val="8959A8"/>
          <w:spacing w:val="3"/>
          <w:kern w:val="0"/>
          <w:sz w:val="20"/>
          <w:szCs w:val="20"/>
        </w:rPr>
        <w:t>new</w:t>
      </w:r>
      <w:r>
        <w:rPr>
          <w:rFonts w:ascii="Consolas" w:hAnsi="Consolas" w:eastAsia="宋体" w:cs="宋体"/>
          <w:color w:val="333333"/>
          <w:spacing w:val="3"/>
          <w:kern w:val="0"/>
          <w:sz w:val="20"/>
          <w:szCs w:val="20"/>
        </w:rPr>
        <w:t xml:space="preserve"> </w:t>
      </w:r>
      <w:r>
        <w:rPr>
          <w:rFonts w:ascii="Consolas" w:hAnsi="Consolas" w:eastAsia="宋体" w:cs="宋体"/>
          <w:color w:val="F5871F"/>
          <w:spacing w:val="3"/>
          <w:kern w:val="0"/>
          <w:sz w:val="20"/>
          <w:szCs w:val="20"/>
        </w:rPr>
        <w:t>RegExp</w:t>
      </w:r>
      <w:r>
        <w:rPr>
          <w:rFonts w:ascii="Consolas" w:hAnsi="Consolas" w:eastAsia="宋体" w:cs="宋体"/>
          <w:color w:val="333333"/>
          <w:spacing w:val="3"/>
          <w:kern w:val="0"/>
          <w:sz w:val="20"/>
          <w:szCs w:val="20"/>
        </w:rPr>
        <w:t>(</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 productionGzipExtensions.join(</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                 </w:t>
      </w:r>
      <w:r>
        <w:rPr>
          <w:rFonts w:ascii="Consolas" w:hAnsi="Consolas" w:eastAsia="宋体" w:cs="宋体"/>
          <w:color w:val="718C00"/>
          <w:spacing w:val="3"/>
          <w:kern w:val="0"/>
          <w:sz w:val="20"/>
          <w:szCs w:val="20"/>
        </w:rPr>
        <w:t>')$'</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threshold: </w:t>
      </w:r>
      <w:r>
        <w:rPr>
          <w:rFonts w:ascii="Consolas" w:hAnsi="Consolas" w:eastAsia="宋体" w:cs="宋体"/>
          <w:color w:val="F5871F"/>
          <w:spacing w:val="3"/>
          <w:kern w:val="0"/>
          <w:sz w:val="20"/>
          <w:szCs w:val="20"/>
        </w:rPr>
        <w:t>10240</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minRatio: </w:t>
      </w:r>
      <w:r>
        <w:rPr>
          <w:rFonts w:ascii="Consolas" w:hAnsi="Consolas" w:eastAsia="宋体" w:cs="宋体"/>
          <w:color w:val="F5871F"/>
          <w:spacing w:val="3"/>
          <w:kern w:val="0"/>
          <w:sz w:val="20"/>
          <w:szCs w:val="20"/>
        </w:rPr>
        <w:t>0.8</w:t>
      </w: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t>
      </w:r>
    </w:p>
    <w:p>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4、启动 CDN 加速</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我们继续采用 cdn 的方式来引入一些第三方资源，就可以缓解我们服务器的压力，原理是将我们的压力分给其他服务器点。</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5、代码层面优化</w:t>
      </w:r>
    </w:p>
    <w:p>
      <w:pPr>
        <w:widowControl/>
        <w:numPr>
          <w:ilvl w:val="0"/>
          <w:numId w:val="201"/>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computed 和 watch 区分使用场景</w:t>
      </w:r>
    </w:p>
    <w:p>
      <w:pPr>
        <w:widowControl/>
        <w:numPr>
          <w:ilvl w:val="0"/>
          <w:numId w:val="20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computed： 是计算属性，依赖其它属性值，并且 computed 的值有缓存，只有它依赖的属性值发生改变，下一次获取 computed 的值时才会重新计算 computed 的值。当我们需要进行数值计算，并且依赖于其它数据时，应该使用 computed，因为可以利用 computed 的缓存特性，避免每次获取值时，都要重新计算；</w:t>
      </w:r>
    </w:p>
    <w:p>
      <w:pPr>
        <w:widowControl/>
        <w:numPr>
          <w:ilvl w:val="0"/>
          <w:numId w:val="201"/>
        </w:num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 w:val="clear" w:pos="720"/>
        </w:tabs>
        <w:jc w:val="left"/>
        <w:rPr>
          <w:rFonts w:ascii="Consolas" w:hAnsi="Consolas" w:eastAsia="宋体" w:cs="宋体"/>
          <w:color w:val="333333"/>
          <w:spacing w:val="3"/>
          <w:kern w:val="0"/>
          <w:sz w:val="20"/>
          <w:szCs w:val="20"/>
        </w:rPr>
      </w:pPr>
      <w:r>
        <w:rPr>
          <w:rFonts w:ascii="Consolas" w:hAnsi="Consolas" w:eastAsia="宋体" w:cs="宋体"/>
          <w:color w:val="333333"/>
          <w:spacing w:val="3"/>
          <w:kern w:val="0"/>
          <w:sz w:val="20"/>
          <w:szCs w:val="20"/>
        </w:rPr>
        <w:t xml:space="preserve">  watch：类似于某些数据的监听回调 ，每当监听的数据变化时都会执行回调进行后续操作；当我们需要在数据变化时执行异步或开销较大的操作时，应该使用 watch，使用 watch 选项允许我们执行异步操作 ( 访问一个 API )，限制我们执行该操作的频率，并在我们得到最终结果前，设置中间状态。这些都是计算属性无法做到的。</w:t>
      </w:r>
    </w:p>
    <w:p>
      <w:pPr>
        <w:widowControl/>
        <w:numPr>
          <w:ilvl w:val="0"/>
          <w:numId w:val="201"/>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v-if 和 v-show 区分使用场景 v-if 适用于在运行时很少改变条件，不需要频繁切换条件的场景；v-show 则适用于需要非常频繁切换条件的场景。这里要说的优化点在于减少页面中 dom 总数，我比较倾向于使用 v-if，因为减少了 dom 数量。</w:t>
      </w:r>
    </w:p>
    <w:p>
      <w:pPr>
        <w:widowControl/>
        <w:numPr>
          <w:ilvl w:val="0"/>
          <w:numId w:val="201"/>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v-for 遍历必须为 item 添加 key，且避免同时使用 v-if v-for 遍历必须为 item 添加 key，循环调用子组件时添加 key，key 可以唯一标识一个循环个体，可以使用例如 item.id 作为 key 避免同时使用 v-if，v-for 比 v-if 优先级高，如果每一次都需要遍历整个数组，将会影响速度。</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6、Webpack 对图片进行压缩</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7、避免内存泄漏</w:t>
      </w:r>
    </w:p>
    <w:p>
      <w:pPr>
        <w:widowControl/>
        <w:shd w:val="clear" w:color="auto" w:fill="FFFFFF"/>
        <w:spacing w:after="204"/>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8、减少 ES6 转为 ES5 的冗余代码</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 xml:space="preserve">103. </w:t>
      </w:r>
      <w:r>
        <w:rPr>
          <w:rFonts w:ascii="Segoe UI Symbol" w:hAnsi="Segoe UI Symbol" w:eastAsia="宋体" w:cs="Segoe UI Symbol"/>
          <w:b/>
          <w:bCs/>
          <w:color w:val="333333"/>
          <w:spacing w:val="3"/>
          <w:kern w:val="0"/>
          <w:sz w:val="24"/>
          <w:szCs w:val="24"/>
        </w:rPr>
        <w:t>★★★</w:t>
      </w:r>
      <w:r>
        <w:rPr>
          <w:rFonts w:ascii="Helvetica" w:hAnsi="Helvetica" w:eastAsia="宋体" w:cs="Helvetica"/>
          <w:b/>
          <w:bCs/>
          <w:color w:val="333333"/>
          <w:spacing w:val="3"/>
          <w:kern w:val="0"/>
          <w:sz w:val="24"/>
          <w:szCs w:val="24"/>
        </w:rPr>
        <w:t xml:space="preserve"> Vuex和redux有什么区别？他们的共同思想。</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Redux和Vuex区别</w:t>
      </w:r>
    </w:p>
    <w:p>
      <w:pPr>
        <w:widowControl/>
        <w:numPr>
          <w:ilvl w:val="0"/>
          <w:numId w:val="202"/>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Vuex改进了Redux中的Action和Reducer函数，以mutations变化函数取代Reducer，无需switch，只需在对应的mutation函数里改变state值就可以</w:t>
      </w:r>
    </w:p>
    <w:p>
      <w:pPr>
        <w:widowControl/>
        <w:numPr>
          <w:ilvl w:val="0"/>
          <w:numId w:val="202"/>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Vuex由于Vue自动重新渲染的特性，无需订阅重新渲染函数，只要生成新的state就可以</w:t>
      </w:r>
    </w:p>
    <w:p>
      <w:pPr>
        <w:widowControl/>
        <w:numPr>
          <w:ilvl w:val="0"/>
          <w:numId w:val="202"/>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Vuex数据流的顺序是:View调用store.commit提交对应的请求到Store中对应的mutation函数 -- store改变(vue检测到数据变化自动渲染)</w:t>
      </w:r>
    </w:p>
    <w:p>
      <w:pPr>
        <w:widowControl/>
        <w:shd w:val="clear" w:color="auto" w:fill="FFFFFF"/>
        <w:spacing w:before="306" w:after="204"/>
        <w:jc w:val="left"/>
        <w:outlineLvl w:val="4"/>
        <w:rPr>
          <w:rFonts w:ascii="Helvetica" w:hAnsi="Helvetica" w:eastAsia="宋体" w:cs="Helvetica"/>
          <w:b/>
          <w:bCs/>
          <w:color w:val="333333"/>
          <w:spacing w:val="3"/>
          <w:kern w:val="0"/>
          <w:sz w:val="24"/>
          <w:szCs w:val="24"/>
        </w:rPr>
      </w:pPr>
      <w:r>
        <w:rPr>
          <w:rFonts w:ascii="Helvetica" w:hAnsi="Helvetica" w:eastAsia="宋体" w:cs="Helvetica"/>
          <w:b/>
          <w:bCs/>
          <w:color w:val="333333"/>
          <w:spacing w:val="3"/>
          <w:kern w:val="0"/>
          <w:sz w:val="24"/>
          <w:szCs w:val="24"/>
        </w:rPr>
        <w:t>共同思想</w:t>
      </w:r>
    </w:p>
    <w:p>
      <w:pPr>
        <w:widowControl/>
        <w:numPr>
          <w:ilvl w:val="0"/>
          <w:numId w:val="203"/>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单一的数据源</w:t>
      </w:r>
    </w:p>
    <w:p>
      <w:pPr>
        <w:widowControl/>
        <w:numPr>
          <w:ilvl w:val="0"/>
          <w:numId w:val="203"/>
        </w:numPr>
        <w:shd w:val="clear" w:color="auto" w:fill="FFFFFF"/>
        <w:spacing w:before="100" w:beforeAutospacing="1" w:after="100" w:afterAutospacing="1"/>
        <w:jc w:val="left"/>
        <w:rPr>
          <w:rFonts w:ascii="Helvetica" w:hAnsi="Helvetica" w:eastAsia="宋体" w:cs="Helvetica"/>
          <w:color w:val="333333"/>
          <w:spacing w:val="3"/>
          <w:kern w:val="0"/>
          <w:sz w:val="24"/>
          <w:szCs w:val="24"/>
        </w:rPr>
      </w:pPr>
      <w:r>
        <w:rPr>
          <w:rFonts w:ascii="Helvetica" w:hAnsi="Helvetica" w:eastAsia="宋体" w:cs="Helvetica"/>
          <w:color w:val="333333"/>
          <w:spacing w:val="3"/>
          <w:kern w:val="0"/>
          <w:sz w:val="24"/>
          <w:szCs w:val="24"/>
        </w:rPr>
        <w:t>变化可以预测</w:t>
      </w:r>
    </w:p>
    <w:p>
      <w:pPr>
        <w:widowControl/>
        <w:numPr>
          <w:ilvl w:val="0"/>
          <w:numId w:val="203"/>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本质上:</w:t>
      </w:r>
      <w:r>
        <w:rPr>
          <w:rFonts w:ascii="Helvetica" w:hAnsi="Helvetica" w:eastAsia="宋体" w:cs="Helvetica"/>
          <w:color w:val="333333"/>
          <w:spacing w:val="3"/>
          <w:kern w:val="0"/>
          <w:sz w:val="24"/>
          <w:szCs w:val="24"/>
        </w:rPr>
        <w:t>Redux和Vuex都是对MVVM思想的服务，将数据从视图中抽离的一种方案</w:t>
      </w:r>
    </w:p>
    <w:p>
      <w:pPr>
        <w:widowControl/>
        <w:numPr>
          <w:ilvl w:val="0"/>
          <w:numId w:val="203"/>
        </w:numPr>
        <w:shd w:val="clear" w:color="auto" w:fill="FFFFFF"/>
        <w:spacing w:beforeAutospacing="1" w:afterAutospacing="1"/>
        <w:jc w:val="left"/>
        <w:rPr>
          <w:rFonts w:ascii="Helvetica" w:hAnsi="Helvetica" w:eastAsia="宋体" w:cs="Helvetica"/>
          <w:color w:val="333333"/>
          <w:spacing w:val="3"/>
          <w:kern w:val="0"/>
          <w:sz w:val="24"/>
          <w:szCs w:val="24"/>
        </w:rPr>
      </w:pPr>
      <w:r>
        <w:rPr>
          <w:rFonts w:ascii="Consolas" w:hAnsi="Consolas" w:eastAsia="宋体" w:cs="宋体"/>
          <w:color w:val="333333"/>
          <w:spacing w:val="3"/>
          <w:kern w:val="0"/>
          <w:sz w:val="20"/>
          <w:szCs w:val="20"/>
          <w:shd w:val="clear" w:color="auto" w:fill="F7F7F7"/>
        </w:rPr>
        <w:t>形式上:</w:t>
      </w:r>
      <w:r>
        <w:rPr>
          <w:rFonts w:ascii="Helvetica" w:hAnsi="Helvetica" w:eastAsia="宋体" w:cs="Helvetica"/>
          <w:color w:val="333333"/>
          <w:spacing w:val="3"/>
          <w:kern w:val="0"/>
          <w:sz w:val="24"/>
          <w:szCs w:val="24"/>
        </w:rPr>
        <w:t>Vuex借鉴了Redux，将store作为全局的数据中心，进行数据管理</w:t>
      </w:r>
    </w:p>
    <w:p/>
    <w:p>
      <w:pPr>
        <w:pStyle w:val="2"/>
        <w:shd w:val="clear" w:color="auto" w:fill="FFFFFF"/>
        <w:spacing w:before="306" w:after="204"/>
        <w:rPr>
          <w:rFonts w:ascii="Helvetica" w:hAnsi="Helvetica" w:cs="Helvetica"/>
          <w:color w:val="333333"/>
          <w:spacing w:val="3"/>
          <w:szCs w:val="48"/>
        </w:rPr>
      </w:pPr>
      <w:r>
        <w:rPr>
          <w:rFonts w:ascii="Helvetica" w:hAnsi="Helvetica" w:cs="Helvetica"/>
          <w:color w:val="333333"/>
          <w:spacing w:val="3"/>
        </w:rPr>
        <w:t>JavaScript面试真题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介绍一下JS的内置类型有哪些？</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空类型:</w:t>
      </w:r>
      <w:r>
        <w:rPr>
          <w:rStyle w:val="51"/>
          <w:rFonts w:ascii="Consolas" w:hAnsi="Consolas"/>
          <w:color w:val="F5871F"/>
          <w:spacing w:val="3"/>
          <w:sz w:val="20"/>
          <w:szCs w:val="20"/>
        </w:rPr>
        <w:t>null</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未定义:</w:t>
      </w:r>
      <w:r>
        <w:rPr>
          <w:rStyle w:val="51"/>
          <w:rFonts w:ascii="Consolas" w:hAnsi="Consolas"/>
          <w:color w:val="F5871F"/>
          <w:spacing w:val="3"/>
          <w:sz w:val="20"/>
          <w:szCs w:val="20"/>
        </w:rPr>
        <w:t>undefined</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布尔:boolean</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数字:number</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字符串:string</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符号:symbol(ES6新增)</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 xml:space="preserve"> 对象:object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除了对象之外,其他为基本类型.</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介绍一下 typeof 区分类型的原理</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typeof</w:t>
      </w:r>
      <w:r>
        <w:rPr>
          <w:rStyle w:val="28"/>
          <w:rFonts w:ascii="Consolas" w:hAnsi="Consolas"/>
          <w:color w:val="333333"/>
          <w:spacing w:val="3"/>
          <w:sz w:val="20"/>
          <w:szCs w:val="20"/>
        </w:rPr>
        <w:t>原理： 不同的对象在底层都表示为二进制，在Javascript中二进制前（低）三位存储其类型信息。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000</w:t>
      </w:r>
      <w:r>
        <w:rPr>
          <w:rStyle w:val="28"/>
          <w:rFonts w:ascii="Consolas" w:hAnsi="Consolas"/>
          <w:color w:val="333333"/>
          <w:spacing w:val="3"/>
          <w:sz w:val="20"/>
          <w:szCs w:val="20"/>
        </w:rPr>
        <w:t>: 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010</w:t>
      </w:r>
      <w:r>
        <w:rPr>
          <w:rStyle w:val="28"/>
          <w:rFonts w:ascii="Consolas" w:hAnsi="Consolas"/>
          <w:color w:val="333333"/>
          <w:spacing w:val="3"/>
          <w:sz w:val="20"/>
          <w:szCs w:val="20"/>
        </w:rPr>
        <w:t>: 浮点数</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100</w:t>
      </w:r>
      <w:r>
        <w:rPr>
          <w:rStyle w:val="28"/>
          <w:rFonts w:ascii="Consolas" w:hAnsi="Consolas"/>
          <w:color w:val="333333"/>
          <w:spacing w:val="3"/>
          <w:sz w:val="20"/>
          <w:szCs w:val="20"/>
        </w:rPr>
        <w:t>:字符串</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110</w:t>
      </w:r>
      <w:r>
        <w:rPr>
          <w:rStyle w:val="28"/>
          <w:rFonts w:ascii="Consolas" w:hAnsi="Consolas"/>
          <w:color w:val="333333"/>
          <w:spacing w:val="3"/>
          <w:sz w:val="20"/>
          <w:szCs w:val="20"/>
        </w:rPr>
        <w:t>: 布尔</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整数</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null</w:t>
      </w:r>
      <w:r>
        <w:rPr>
          <w:rStyle w:val="28"/>
          <w:rFonts w:ascii="Consolas" w:hAnsi="Consolas"/>
          <w:color w:val="333333"/>
          <w:spacing w:val="3"/>
          <w:sz w:val="20"/>
          <w:szCs w:val="20"/>
        </w:rPr>
        <w:t xml:space="preserve"> 为</w:t>
      </w:r>
      <w:r>
        <w:rPr>
          <w:rStyle w:val="48"/>
          <w:rFonts w:ascii="Consolas" w:hAnsi="Consolas"/>
          <w:color w:val="718C00"/>
          <w:spacing w:val="3"/>
          <w:sz w:val="20"/>
          <w:szCs w:val="20"/>
        </w:rPr>
        <w:t>"object"</w:t>
      </w:r>
      <w:r>
        <w:rPr>
          <w:rStyle w:val="28"/>
          <w:rFonts w:ascii="Consolas" w:hAnsi="Consolas"/>
          <w:color w:val="333333"/>
          <w:spacing w:val="3"/>
          <w:sz w:val="20"/>
          <w:szCs w:val="20"/>
        </w:rPr>
        <w:t>, 原因是因为 不同的对象在底层都表示为二进制，在Javascript中二进制前（低）三位都为</w:t>
      </w:r>
      <w:r>
        <w:rPr>
          <w:rStyle w:val="43"/>
          <w:rFonts w:ascii="Consolas" w:hAnsi="Consolas"/>
          <w:color w:val="F5871F"/>
          <w:spacing w:val="3"/>
          <w:sz w:val="20"/>
          <w:szCs w:val="20"/>
        </w:rPr>
        <w:t>0</w:t>
      </w:r>
      <w:r>
        <w:rPr>
          <w:rStyle w:val="28"/>
          <w:rFonts w:ascii="Consolas" w:hAnsi="Consolas"/>
          <w:color w:val="333333"/>
          <w:spacing w:val="3"/>
          <w:sz w:val="20"/>
          <w:szCs w:val="20"/>
        </w:rPr>
        <w:t>的话会被判断为</w:t>
      </w:r>
      <w:r>
        <w:rPr>
          <w:rStyle w:val="49"/>
          <w:rFonts w:ascii="Consolas" w:hAnsi="Consolas"/>
          <w:color w:val="F5871F"/>
          <w:spacing w:val="3"/>
          <w:sz w:val="20"/>
          <w:szCs w:val="20"/>
        </w:rPr>
        <w:t>Object</w:t>
      </w:r>
      <w:r>
        <w:rPr>
          <w:rStyle w:val="28"/>
          <w:rFonts w:ascii="Consolas" w:hAnsi="Consolas"/>
          <w:color w:val="333333"/>
          <w:spacing w:val="3"/>
          <w:sz w:val="20"/>
          <w:szCs w:val="20"/>
        </w:rPr>
        <w:t>类型，</w:t>
      </w:r>
      <w:r>
        <w:rPr>
          <w:rStyle w:val="51"/>
          <w:rFonts w:ascii="Consolas" w:hAnsi="Consolas"/>
          <w:color w:val="F5871F"/>
          <w:spacing w:val="3"/>
          <w:sz w:val="20"/>
          <w:szCs w:val="20"/>
        </w:rPr>
        <w:t>null</w:t>
      </w:r>
      <w:r>
        <w:rPr>
          <w:rStyle w:val="28"/>
          <w:rFonts w:ascii="Consolas" w:hAnsi="Consolas"/>
          <w:color w:val="333333"/>
          <w:spacing w:val="3"/>
          <w:sz w:val="20"/>
          <w:szCs w:val="20"/>
        </w:rPr>
        <w:t>的二进制表示全为</w:t>
      </w:r>
      <w:r>
        <w:rPr>
          <w:rStyle w:val="43"/>
          <w:rFonts w:ascii="Consolas" w:hAnsi="Consolas"/>
          <w:color w:val="F5871F"/>
          <w:spacing w:val="3"/>
          <w:sz w:val="20"/>
          <w:szCs w:val="20"/>
        </w:rPr>
        <w:t>0</w:t>
      </w:r>
      <w:r>
        <w:rPr>
          <w:rStyle w:val="28"/>
          <w:rFonts w:ascii="Consolas" w:hAnsi="Consolas"/>
          <w:color w:val="333333"/>
          <w:spacing w:val="3"/>
          <w:sz w:val="20"/>
          <w:szCs w:val="20"/>
        </w:rPr>
        <w:t>，自然前三位也是</w:t>
      </w:r>
      <w:r>
        <w:rPr>
          <w:rStyle w:val="43"/>
          <w:rFonts w:ascii="Consolas" w:hAnsi="Consolas"/>
          <w:color w:val="F5871F"/>
          <w:spacing w:val="3"/>
          <w:sz w:val="20"/>
          <w:szCs w:val="20"/>
        </w:rPr>
        <w:t>0</w:t>
      </w:r>
      <w:r>
        <w:rPr>
          <w:rStyle w:val="28"/>
          <w:rFonts w:ascii="Consolas" w:hAnsi="Consolas"/>
          <w:color w:val="333333"/>
          <w:spacing w:val="3"/>
          <w:sz w:val="20"/>
          <w:szCs w:val="20"/>
        </w:rPr>
        <w:t>，所以执行</w:t>
      </w:r>
      <w:r>
        <w:rPr>
          <w:rStyle w:val="45"/>
          <w:rFonts w:ascii="Consolas" w:hAnsi="Consolas"/>
          <w:color w:val="8959A8"/>
          <w:spacing w:val="3"/>
          <w:sz w:val="20"/>
          <w:szCs w:val="20"/>
        </w:rPr>
        <w:t>typeof</w:t>
      </w:r>
      <w:r>
        <w:rPr>
          <w:rStyle w:val="28"/>
          <w:rFonts w:ascii="Consolas" w:hAnsi="Consolas"/>
          <w:color w:val="333333"/>
          <w:spacing w:val="3"/>
          <w:sz w:val="20"/>
          <w:szCs w:val="20"/>
        </w:rPr>
        <w:t>时会返回</w:t>
      </w:r>
      <w:r>
        <w:rPr>
          <w:rStyle w:val="48"/>
          <w:rFonts w:ascii="Consolas" w:hAnsi="Consolas"/>
          <w:color w:val="718C00"/>
          <w:spacing w:val="3"/>
          <w:sz w:val="20"/>
          <w:szCs w:val="20"/>
        </w:rPr>
        <w:t>"object"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介绍一下类型转换</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/*-------------------显式转换---------------------*/</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toString()      </w:t>
      </w:r>
      <w:r>
        <w:rPr>
          <w:rStyle w:val="44"/>
          <w:rFonts w:ascii="Consolas" w:hAnsi="Consolas"/>
          <w:color w:val="8E908C"/>
          <w:spacing w:val="3"/>
          <w:sz w:val="20"/>
          <w:szCs w:val="20"/>
        </w:rPr>
        <w:t>// 转化为字符串，不可以转null和underfined</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Number</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转换为数字，字符串中有一个不是数值的字符，返回NaN</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parseInt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转换为数字，第一个字符不是数字或者符号就返回NaN</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String</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xml:space="preserve">// 转换为字符串， </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Boolean</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转换为布尔值</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/*-------------------隐式转换(+-)---------------------*/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当 JavaScript 尝试操作一个 </w:t>
      </w:r>
      <w:r>
        <w:rPr>
          <w:rStyle w:val="48"/>
          <w:rFonts w:ascii="Consolas" w:hAnsi="Consolas"/>
          <w:color w:val="718C00"/>
          <w:spacing w:val="3"/>
          <w:sz w:val="20"/>
          <w:szCs w:val="20"/>
        </w:rPr>
        <w:t>"错误"</w:t>
      </w:r>
      <w:r>
        <w:rPr>
          <w:rStyle w:val="28"/>
          <w:rFonts w:ascii="Consolas" w:hAnsi="Consolas"/>
          <w:color w:val="333333"/>
          <w:spacing w:val="3"/>
          <w:sz w:val="20"/>
          <w:szCs w:val="20"/>
        </w:rPr>
        <w:t xml:space="preserve"> 的数据类型时，会自动转换为 </w:t>
      </w:r>
      <w:r>
        <w:rPr>
          <w:rStyle w:val="48"/>
          <w:rFonts w:ascii="Consolas" w:hAnsi="Consolas"/>
          <w:color w:val="718C00"/>
          <w:spacing w:val="3"/>
          <w:sz w:val="20"/>
          <w:szCs w:val="20"/>
        </w:rPr>
        <w:t>"正确"</w:t>
      </w:r>
      <w:r>
        <w:rPr>
          <w:rStyle w:val="28"/>
          <w:rFonts w:ascii="Consolas" w:hAnsi="Consolas"/>
          <w:color w:val="333333"/>
          <w:spacing w:val="3"/>
          <w:sz w:val="20"/>
          <w:szCs w:val="20"/>
        </w:rPr>
        <w:t xml:space="preserve"> 的数据类型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num  +  </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-&gt; </w:t>
      </w:r>
      <w:r>
        <w:rPr>
          <w:rStyle w:val="49"/>
          <w:rFonts w:ascii="Consolas" w:hAnsi="Consolas"/>
          <w:color w:val="F5871F"/>
          <w:spacing w:val="3"/>
          <w:sz w:val="20"/>
          <w:szCs w:val="20"/>
        </w:rPr>
        <w:t>String</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num + bool -&gt; num</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当加号运算符时，String和其他类型时，其他类型都会转为 String；其他情况，都转化为Number类型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string - num -&gt; num</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xml:space="preserve">// 其他运算符时， 基本类型都转换为 Number，String类型的带有字符的比如： </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'a1'</w:t>
      </w:r>
      <w:r>
        <w:rPr>
          <w:rStyle w:val="28"/>
          <w:rFonts w:ascii="Consolas" w:hAnsi="Consolas"/>
          <w:color w:val="333333"/>
          <w:spacing w:val="3"/>
          <w:sz w:val="20"/>
          <w:szCs w:val="20"/>
        </w:rPr>
        <w:t xml:space="preserve"> - num -&gt; </w:t>
      </w:r>
      <w:r>
        <w:rPr>
          <w:rStyle w:val="51"/>
          <w:rFonts w:ascii="Consolas" w:hAnsi="Consolas"/>
          <w:color w:val="F5871F"/>
          <w:spacing w:val="3"/>
          <w:sz w:val="20"/>
          <w:szCs w:val="20"/>
        </w:rPr>
        <w:t>NaN</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与undefined 一样。</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/*-------------------隐式转换(逻辑表达式)---------------------*/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对象和布尔值比较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对象和布尔值进行比较时，对象先转换为字符串，然后再转换为数字，布尔值直接转换为数字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51"/>
          <w:rFonts w:ascii="Consolas" w:hAnsi="Consolas"/>
          <w:color w:val="F5871F"/>
          <w:spacing w:val="3"/>
          <w:sz w:val="20"/>
          <w:szCs w:val="20"/>
        </w:rPr>
        <w:t>true</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//false  []转换为字符串'',然后转换为数字0,true转换为数字1，所以为false</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对象和字符串比较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对象和字符串进行比较时，对象转换为字符串，然后两者进行比较。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 </w:t>
      </w:r>
      <w:r>
        <w:rPr>
          <w:rStyle w:val="48"/>
          <w:rFonts w:ascii="Consolas" w:hAnsi="Consolas"/>
          <w:color w:val="718C00"/>
          <w:spacing w:val="3"/>
          <w:sz w:val="20"/>
          <w:szCs w:val="20"/>
        </w:rPr>
        <w:t>'1,2,3'</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true  [1,2,3]转化为'1,2,3'，然后和'1,2,3'， so结果为true;</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对象和数字比较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对象和数字进行比较时，对象先转换为字符串，然后转换为数字，再和数字进行比较。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true  `对象先转换为字符串再转换为数字，二者再比较 [1] =&gt; '1' =&gt; 1 所以结果为true</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字符串和数字比较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字符串和数字进行比较时，字符串转换成数字，二者再比较。</w:t>
      </w:r>
    </w:p>
    <w:p>
      <w:pPr>
        <w:pStyle w:val="20"/>
        <w:shd w:val="clear" w:color="auto" w:fill="F7F7F7"/>
        <w:rPr>
          <w:rStyle w:val="28"/>
          <w:rFonts w:ascii="Consolas" w:hAnsi="Consolas"/>
          <w:color w:val="333333"/>
          <w:spacing w:val="3"/>
          <w:sz w:val="20"/>
          <w:szCs w:val="20"/>
        </w:rPr>
      </w:pPr>
      <w:r>
        <w:rPr>
          <w:rStyle w:val="48"/>
          <w:rFonts w:ascii="Consolas" w:hAnsi="Consolas"/>
          <w:color w:val="718C00"/>
          <w:spacing w:val="3"/>
          <w:sz w:val="20"/>
          <w:szCs w:val="20"/>
        </w:rPr>
        <w:t>'1'</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true</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字符串和布尔值比较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字符串和布尔值进行比较时，二者全部转换成数值再比较。</w:t>
      </w:r>
    </w:p>
    <w:p>
      <w:pPr>
        <w:pStyle w:val="20"/>
        <w:shd w:val="clear" w:color="auto" w:fill="F7F7F7"/>
        <w:rPr>
          <w:rStyle w:val="28"/>
          <w:rFonts w:ascii="Consolas" w:hAnsi="Consolas"/>
          <w:color w:val="333333"/>
          <w:spacing w:val="3"/>
          <w:sz w:val="20"/>
          <w:szCs w:val="20"/>
        </w:rPr>
      </w:pPr>
      <w:r>
        <w:rPr>
          <w:rStyle w:val="48"/>
          <w:rFonts w:ascii="Consolas" w:hAnsi="Consolas"/>
          <w:color w:val="718C00"/>
          <w:spacing w:val="3"/>
          <w:sz w:val="20"/>
          <w:szCs w:val="20"/>
        </w:rPr>
        <w:t>'1'</w:t>
      </w:r>
      <w:r>
        <w:rPr>
          <w:rStyle w:val="28"/>
          <w:rFonts w:ascii="Consolas" w:hAnsi="Consolas"/>
          <w:color w:val="333333"/>
          <w:spacing w:val="3"/>
          <w:sz w:val="20"/>
          <w:szCs w:val="20"/>
        </w:rPr>
        <w:t xml:space="preserve"> == </w:t>
      </w:r>
      <w:r>
        <w:rPr>
          <w:rStyle w:val="51"/>
          <w:rFonts w:ascii="Consolas" w:hAnsi="Consolas"/>
          <w:color w:val="F5871F"/>
          <w:spacing w:val="3"/>
          <w:sz w:val="20"/>
          <w:szCs w:val="20"/>
        </w:rPr>
        <w:t>true</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xml:space="preserve">// true </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布尔值和数字比较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布尔值和数字进行比较时，布尔转换为数字，二者比较。</w:t>
      </w:r>
    </w:p>
    <w:p>
      <w:pPr>
        <w:pStyle w:val="20"/>
        <w:shd w:val="clear" w:color="auto" w:fill="F7F7F7"/>
        <w:rPr>
          <w:rStyle w:val="28"/>
          <w:rFonts w:ascii="Consolas" w:hAnsi="Consolas"/>
          <w:color w:val="333333"/>
          <w:spacing w:val="3"/>
          <w:sz w:val="20"/>
          <w:szCs w:val="20"/>
        </w:rPr>
      </w:pPr>
      <w:r>
        <w:rPr>
          <w:rStyle w:val="51"/>
          <w:rFonts w:ascii="Consolas" w:hAnsi="Consolas"/>
          <w:color w:val="F5871F"/>
          <w:spacing w:val="3"/>
          <w:sz w:val="20"/>
          <w:szCs w:val="20"/>
        </w:rPr>
        <w:t>true</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true</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说说你对 JavaScript 的作用域的理解。什么是作用域链？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 JavaScript 中有两种作用域类型：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局部作用域:只能在函数内部访问它们</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全局作用域:网页的所有脚本和函数都能够访问它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JavaScript 拥有函数作用域：每个函数创建一个新的作用域。</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作用域决定了这些变量的可访问性（可见性）。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函数内部定义的变量从函数外部是不可访问的（不可见的）。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作用域链：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当查找变量的时候，会先从当前上下文的变量对象中查找，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如果没有找到，就会从父级(词法层面上的父级)执行上下文的变量对象中查找，一直找到全局上下文的变量对象，也就是全局对象。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这样由多个执行上下文的变量对象构成的链表就叫做作用域链</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解释下 let 和 const 的块级作用域</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/*------------let-----------*/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声明的仅在块级作用域内有效，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不会发生变量提升的现象，所以一定要在定义后使用，否则报错。</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暂时性死区：只要块级作用域内存在</w:t>
      </w:r>
      <w:r>
        <w:rPr>
          <w:rStyle w:val="45"/>
          <w:rFonts w:ascii="Consolas" w:hAnsi="Consolas"/>
          <w:color w:val="8959A8"/>
          <w:spacing w:val="3"/>
          <w:sz w:val="20"/>
          <w:szCs w:val="20"/>
        </w:rPr>
        <w:t>let</w:t>
      </w:r>
      <w:r>
        <w:rPr>
          <w:rStyle w:val="28"/>
          <w:rFonts w:ascii="Consolas" w:hAnsi="Consolas"/>
          <w:color w:val="333333"/>
          <w:spacing w:val="3"/>
          <w:sz w:val="20"/>
          <w:szCs w:val="20"/>
        </w:rPr>
        <w:t>命令，它所声明的变量就绑定这个区域，不再受外部影响。</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不允许重复声明，</w:t>
      </w:r>
      <w:r>
        <w:rPr>
          <w:rStyle w:val="45"/>
          <w:rFonts w:ascii="Consolas" w:hAnsi="Consolas"/>
          <w:color w:val="8959A8"/>
          <w:spacing w:val="3"/>
          <w:sz w:val="20"/>
          <w:szCs w:val="20"/>
        </w:rPr>
        <w:t>let</w:t>
      </w:r>
      <w:r>
        <w:rPr>
          <w:rStyle w:val="28"/>
          <w:rFonts w:ascii="Consolas" w:hAnsi="Consolas"/>
          <w:color w:val="333333"/>
          <w:spacing w:val="3"/>
          <w:sz w:val="20"/>
          <w:szCs w:val="20"/>
        </w:rPr>
        <w:t>不允许在相同作用域内，重复声明同一个变量：</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/*-----------const----------*/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声明一个只读的常量。一旦声明，常量的值就不能改变。</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一旦声明，就要立即初始化，否则也报错。</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命令声明的常量也不提升，同样存在暂时性死区，只能在声明的位置后使用。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也不可以重复声明。</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说说你对执行上下文的理解</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执行上下文有且只有三类，全局执行上下文，函数上下文，与</w:t>
      </w:r>
      <w:r>
        <w:rPr>
          <w:rStyle w:val="49"/>
          <w:rFonts w:ascii="Consolas" w:hAnsi="Consolas"/>
          <w:color w:val="F5871F"/>
          <w:spacing w:val="3"/>
          <w:sz w:val="20"/>
          <w:szCs w:val="20"/>
        </w:rPr>
        <w:t>eval</w:t>
      </w:r>
      <w:r>
        <w:rPr>
          <w:rStyle w:val="28"/>
          <w:rFonts w:ascii="Consolas" w:hAnsi="Consolas"/>
          <w:color w:val="333333"/>
          <w:spacing w:val="3"/>
          <w:sz w:val="20"/>
          <w:szCs w:val="20"/>
        </w:rPr>
        <w:t>上下文(</w:t>
      </w:r>
      <w:r>
        <w:rPr>
          <w:rStyle w:val="49"/>
          <w:rFonts w:ascii="Consolas" w:hAnsi="Consolas"/>
          <w:color w:val="F5871F"/>
          <w:spacing w:val="3"/>
          <w:sz w:val="20"/>
          <w:szCs w:val="20"/>
        </w:rPr>
        <w:t>eval</w:t>
      </w:r>
      <w:r>
        <w:rPr>
          <w:rStyle w:val="28"/>
          <w:rFonts w:ascii="Consolas" w:hAnsi="Consolas"/>
          <w:color w:val="333333"/>
          <w:spacing w:val="3"/>
          <w:sz w:val="20"/>
          <w:szCs w:val="20"/>
        </w:rPr>
        <w:t>一般不会使用)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全局执行上下文：</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全局执行上下文只有一个，也就是我们熟知的</w:t>
      </w:r>
      <w:r>
        <w:rPr>
          <w:rStyle w:val="49"/>
          <w:rFonts w:ascii="Consolas" w:hAnsi="Consolas"/>
          <w:color w:val="F5871F"/>
          <w:spacing w:val="3"/>
          <w:sz w:val="20"/>
          <w:szCs w:val="20"/>
        </w:rPr>
        <w:t>window</w:t>
      </w:r>
      <w:r>
        <w:rPr>
          <w:rStyle w:val="28"/>
          <w:rFonts w:ascii="Consolas" w:hAnsi="Consolas"/>
          <w:color w:val="333333"/>
          <w:spacing w:val="3"/>
          <w:sz w:val="20"/>
          <w:szCs w:val="20"/>
        </w:rPr>
        <w:t>对象，我们能在全局作用域中通过</w:t>
      </w:r>
      <w:r>
        <w:rPr>
          <w:rStyle w:val="45"/>
          <w:rFonts w:ascii="Consolas" w:hAnsi="Consolas"/>
          <w:color w:val="8959A8"/>
          <w:spacing w:val="3"/>
          <w:sz w:val="20"/>
          <w:szCs w:val="20"/>
        </w:rPr>
        <w:t>this</w:t>
      </w:r>
      <w:r>
        <w:rPr>
          <w:rStyle w:val="28"/>
          <w:rFonts w:ascii="Consolas" w:hAnsi="Consolas"/>
          <w:color w:val="333333"/>
          <w:spacing w:val="3"/>
          <w:sz w:val="20"/>
          <w:szCs w:val="20"/>
        </w:rPr>
        <w:t>直接访问到它</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函数执行上下文</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函数执行上下文可存在无数个，每当一个函数被调用时都会创建一个函数上下文；</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需要注意的是，同一个函数被多次调用，都会创建一个新的上下文。</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执行上下文栈(下文简称执行栈)也叫调用栈，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执行栈用于存储代码执行期间创建的所有上下文，具有LIFO（Last In First Out后进先出，也就是先进后出）的特性。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代码首次运行，都会先创建一个全局执行上下文并压入到执行栈中，之后每当有函数被调用，都会创建一个新的函数执行上下文并压入栈内；由于执行栈LIFO的特性，所以可以理解为，JS代码执行完毕前在执行栈底部永远有个全局执行上下文。</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对闭包的看法，为什么要用闭包？说一下闭包的原理以及应用场景？闭包的 this 指向问题？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闭包的作用：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在外部访问函数内部的变量</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让函数内的局部变量可以一直保存下去</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模块化私有属性和公共属性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闭包的原理：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全局变量生存周期是永久，局部变量生存周期随着函数的调用介绍而销毁。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闭包就是 在函数中定义且成为该函数内部返回的函数的自由变量 的变量，该变量不会随着外部函数调用结束而销毁。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（注：不光是变量，函数内声明的函数也可以形成闭包）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当函数可以记住并访问所在的词法作用域，即使函数是在当前词法作用域之外执行，这时就产生了闭包。</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闭包的应用场景：</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1. 返回值 最常见的一种形式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fun_1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"limo"</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fun_1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"limo"</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fu_1 = fun_1();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"fu_1():"</w:t>
      </w:r>
      <w:r>
        <w:rPr>
          <w:rStyle w:val="28"/>
          <w:rFonts w:ascii="Consolas" w:hAnsi="Consolas"/>
          <w:color w:val="333333"/>
          <w:spacing w:val="3"/>
          <w:sz w:val="20"/>
          <w:szCs w:val="20"/>
        </w:rPr>
        <w:t xml:space="preserve"> + fu_1());</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2. 函数赋值 一种变形的形式是将内部函数赋值给一个外部变量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fun_2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"limop"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f2 = 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.log(f2);</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3. 函数参数 通过函数参数引用内部函数产生闭包</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fn_3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f3</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.log(f3);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fun_3</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"limo"</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fn_3(a)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fun_3();</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4. IIFE(自执行函数)</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fn_4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f4</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.log(f4);</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fun_4</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"limo"</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fn_3(a)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5. 循环赋值</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foo</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 xml:space="preserve">; i &lt; </w:t>
      </w:r>
      <w:r>
        <w:rPr>
          <w:rStyle w:val="43"/>
          <w:rFonts w:ascii="Consolas" w:hAnsi="Consolas"/>
          <w:color w:val="F5871F"/>
          <w:spacing w:val="3"/>
          <w:sz w:val="20"/>
          <w:szCs w:val="20"/>
        </w:rPr>
        <w:t>10</w:t>
      </w:r>
      <w:r>
        <w:rPr>
          <w:rStyle w:val="28"/>
          <w:rFonts w:ascii="Consolas" w:hAnsi="Consolas"/>
          <w:color w:val="333333"/>
          <w:spacing w:val="3"/>
          <w:sz w:val="20"/>
          <w:szCs w:val="20"/>
        </w:rPr>
        <w:t>;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arr[i]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bar = foo();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.log(bar[</w:t>
      </w:r>
      <w:r>
        <w:rPr>
          <w:rStyle w:val="43"/>
          <w:rFonts w:ascii="Consolas" w:hAnsi="Consolas"/>
          <w:color w:val="F5871F"/>
          <w:spacing w:val="3"/>
          <w:sz w:val="20"/>
          <w:szCs w:val="20"/>
        </w:rPr>
        <w:t>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6. getter和setter</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getter和setter函数来将要操作的变量保存在函数内部，防止暴露在外部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getValue, setValue;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num = </w:t>
      </w:r>
      <w:r>
        <w:rPr>
          <w:rStyle w:val="43"/>
          <w:rFonts w:ascii="Consolas" w:hAnsi="Consolas"/>
          <w:color w:val="F5871F"/>
          <w:spacing w:val="3"/>
          <w:sz w:val="20"/>
          <w:szCs w:val="20"/>
        </w:rPr>
        <w:t>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getValue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num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setValue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v</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v === </w:t>
      </w:r>
      <w:r>
        <w:rPr>
          <w:rStyle w:val="48"/>
          <w:rFonts w:ascii="Consolas" w:hAnsi="Consolas"/>
          <w:color w:val="718C00"/>
          <w:spacing w:val="3"/>
          <w:sz w:val="20"/>
          <w:szCs w:val="20"/>
        </w:rPr>
        <w:t>'number'</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num = v</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.log(getValue());    </w:t>
      </w:r>
      <w:r>
        <w:rPr>
          <w:rStyle w:val="44"/>
          <w:rFonts w:ascii="Consolas" w:hAnsi="Consolas"/>
          <w:color w:val="8E908C"/>
          <w:spacing w:val="3"/>
          <w:sz w:val="20"/>
          <w:szCs w:val="20"/>
        </w:rPr>
        <w:t>//0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setValue(</w:t>
      </w:r>
      <w:r>
        <w:rPr>
          <w:rStyle w:val="43"/>
          <w:rFonts w:ascii="Consolas" w:hAnsi="Consolas"/>
          <w:color w:val="F5871F"/>
          <w:spacing w:val="3"/>
          <w:sz w:val="20"/>
          <w:szCs w:val="20"/>
        </w:rPr>
        <w:t>10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.log(getValue())     </w:t>
      </w:r>
      <w:r>
        <w:rPr>
          <w:rStyle w:val="44"/>
          <w:rFonts w:ascii="Consolas" w:hAnsi="Consolas"/>
          <w:color w:val="8E908C"/>
          <w:spacing w:val="3"/>
          <w:sz w:val="20"/>
          <w:szCs w:val="20"/>
        </w:rPr>
        <w:t>//10</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7.迭代器（计数器）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add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num =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++num;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.log(add());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.log(add());</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setUp</w:t>
      </w:r>
      <w:r>
        <w:rPr>
          <w:rStyle w:val="46"/>
          <w:rFonts w:ascii="Consolas" w:hAnsi="Consolas"/>
          <w:color w:val="4271AE"/>
          <w:spacing w:val="3"/>
          <w:sz w:val="20"/>
          <w:szCs w:val="20"/>
        </w:rPr>
        <w:t>(</w:t>
      </w:r>
      <w:r>
        <w:rPr>
          <w:rStyle w:val="47"/>
          <w:rFonts w:ascii="Consolas" w:hAnsi="Consolas"/>
          <w:color w:val="F5871F"/>
          <w:spacing w:val="3"/>
          <w:sz w:val="20"/>
          <w:szCs w:val="20"/>
        </w:rPr>
        <w:t>arr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next = setUp([</w:t>
      </w:r>
      <w:r>
        <w:rPr>
          <w:rStyle w:val="48"/>
          <w:rFonts w:ascii="Consolas" w:hAnsi="Consolas"/>
          <w:color w:val="718C00"/>
          <w:spacing w:val="3"/>
          <w:sz w:val="20"/>
          <w:szCs w:val="20"/>
        </w:rPr>
        <w:t>'Steve'</w:t>
      </w:r>
      <w:r>
        <w:rPr>
          <w:rStyle w:val="28"/>
          <w:rFonts w:ascii="Consolas" w:hAnsi="Consolas"/>
          <w:color w:val="333333"/>
          <w:spacing w:val="3"/>
          <w:sz w:val="20"/>
          <w:szCs w:val="20"/>
        </w:rPr>
        <w:t>,</w:t>
      </w:r>
      <w:r>
        <w:rPr>
          <w:rStyle w:val="48"/>
          <w:rFonts w:ascii="Consolas" w:hAnsi="Consolas"/>
          <w:color w:val="718C00"/>
          <w:spacing w:val="3"/>
          <w:sz w:val="20"/>
          <w:szCs w:val="20"/>
        </w:rPr>
        <w:t>'Alex'</w:t>
      </w:r>
      <w:r>
        <w:rPr>
          <w:rStyle w:val="28"/>
          <w:rFonts w:ascii="Consolas" w:hAnsi="Consolas"/>
          <w:color w:val="333333"/>
          <w:spacing w:val="3"/>
          <w:sz w:val="20"/>
          <w:szCs w:val="20"/>
        </w:rPr>
        <w:t>,</w:t>
      </w:r>
      <w:r>
        <w:rPr>
          <w:rStyle w:val="48"/>
          <w:rFonts w:ascii="Consolas" w:hAnsi="Consolas"/>
          <w:color w:val="718C00"/>
          <w:spacing w:val="3"/>
          <w:sz w:val="20"/>
          <w:szCs w:val="20"/>
        </w:rPr>
        <w:t>'LingYi'</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.log(next());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.log(next());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.log(next());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8.触发事件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 xml:space="preserve">.onload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btn = </w:t>
      </w:r>
      <w:r>
        <w:rPr>
          <w:rStyle w:val="49"/>
          <w:rFonts w:ascii="Consolas" w:hAnsi="Consolas"/>
          <w:color w:val="F5871F"/>
          <w:spacing w:val="3"/>
          <w:sz w:val="20"/>
          <w:szCs w:val="20"/>
        </w:rPr>
        <w:t>document</w:t>
      </w:r>
      <w:r>
        <w:rPr>
          <w:rStyle w:val="28"/>
          <w:rFonts w:ascii="Consolas" w:hAnsi="Consolas"/>
          <w:color w:val="333333"/>
          <w:spacing w:val="3"/>
          <w:sz w:val="20"/>
          <w:szCs w:val="20"/>
        </w:rPr>
        <w:t>.querySelector(</w:t>
      </w:r>
      <w:r>
        <w:rPr>
          <w:rStyle w:val="48"/>
          <w:rFonts w:ascii="Consolas" w:hAnsi="Consolas"/>
          <w:color w:val="718C00"/>
          <w:spacing w:val="3"/>
          <w:sz w:val="20"/>
          <w:szCs w:val="20"/>
        </w:rPr>
        <w:t>'.btn'</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btn.onclick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r>
        <w:rPr>
          <w:rStyle w:val="44"/>
          <w:rFonts w:ascii="Consolas" w:hAnsi="Consolas"/>
          <w:color w:val="8E908C"/>
          <w:spacing w:val="3"/>
          <w:sz w:val="20"/>
          <w:szCs w:val="20"/>
        </w:rPr>
        <w:t>//事件相当于在全局触发</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btn.style.color = </w:t>
      </w:r>
      <w:r>
        <w:rPr>
          <w:rStyle w:val="48"/>
          <w:rFonts w:ascii="Consolas" w:hAnsi="Consolas"/>
          <w:color w:val="718C00"/>
          <w:spacing w:val="3"/>
          <w:sz w:val="20"/>
          <w:szCs w:val="20"/>
        </w:rPr>
        <w:t>'red'</w:t>
      </w:r>
      <w:r>
        <w:rPr>
          <w:rStyle w:val="44"/>
          <w:rFonts w:ascii="Consolas" w:hAnsi="Consolas"/>
          <w:color w:val="8E908C"/>
          <w:spacing w:val="3"/>
          <w:sz w:val="20"/>
          <w:szCs w:val="20"/>
        </w:rPr>
        <w:t>//保持对上层作用域的引用 btn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'abc'</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this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闭包的</w:t>
      </w:r>
      <w:r>
        <w:rPr>
          <w:rStyle w:val="45"/>
          <w:rFonts w:ascii="Consolas" w:hAnsi="Consolas"/>
          <w:color w:val="8959A8"/>
          <w:spacing w:val="3"/>
          <w:sz w:val="20"/>
          <w:szCs w:val="20"/>
        </w:rPr>
        <w:t>this</w:t>
      </w:r>
      <w:r>
        <w:rPr>
          <w:rStyle w:val="28"/>
          <w:rFonts w:ascii="Consolas" w:hAnsi="Consolas"/>
          <w:color w:val="333333"/>
          <w:spacing w:val="3"/>
          <w:sz w:val="20"/>
          <w:szCs w:val="20"/>
        </w:rPr>
        <w:t>指向问题：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myNumber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add: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helper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.value +=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helper(i);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myNumber.add(</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45"/>
          <w:rFonts w:ascii="Consolas" w:hAnsi="Consolas"/>
          <w:color w:val="8959A8"/>
          <w:spacing w:val="3"/>
          <w:sz w:val="20"/>
          <w:szCs w:val="20"/>
        </w:rPr>
        <w:t>this</w:t>
      </w:r>
      <w:r>
        <w:rPr>
          <w:rStyle w:val="28"/>
          <w:rFonts w:ascii="Consolas" w:hAnsi="Consolas"/>
          <w:color w:val="333333"/>
          <w:spacing w:val="3"/>
          <w:sz w:val="20"/>
          <w:szCs w:val="20"/>
        </w:rPr>
        <w:t>指向</w:t>
      </w:r>
      <w:r>
        <w:rPr>
          <w:rStyle w:val="49"/>
          <w:rFonts w:ascii="Consolas" w:hAnsi="Consolas"/>
          <w:color w:val="F5871F"/>
          <w:spacing w:val="3"/>
          <w:sz w:val="20"/>
          <w:szCs w:val="20"/>
        </w:rPr>
        <w:t>window</w:t>
      </w:r>
      <w:r>
        <w:rPr>
          <w:rStyle w:val="28"/>
          <w:rFonts w:ascii="Consolas" w:hAnsi="Consolas"/>
          <w:color w:val="333333"/>
          <w:spacing w:val="3"/>
          <w:sz w:val="20"/>
          <w:szCs w:val="20"/>
        </w:rPr>
        <w:t>对象（因为匿名函数的执行具有全局性，所以其</w:t>
      </w:r>
      <w:r>
        <w:rPr>
          <w:rStyle w:val="45"/>
          <w:rFonts w:ascii="Consolas" w:hAnsi="Consolas"/>
          <w:color w:val="8959A8"/>
          <w:spacing w:val="3"/>
          <w:sz w:val="20"/>
          <w:szCs w:val="20"/>
        </w:rPr>
        <w:t>this</w:t>
      </w:r>
      <w:r>
        <w:rPr>
          <w:rStyle w:val="28"/>
          <w:rFonts w:ascii="Consolas" w:hAnsi="Consolas"/>
          <w:color w:val="333333"/>
          <w:spacing w:val="3"/>
          <w:sz w:val="20"/>
          <w:szCs w:val="20"/>
        </w:rPr>
        <w:t>对象指向</w:t>
      </w:r>
      <w:r>
        <w:rPr>
          <w:rStyle w:val="49"/>
          <w:rFonts w:ascii="Consolas" w:hAnsi="Consolas"/>
          <w:color w:val="F5871F"/>
          <w:spacing w:val="3"/>
          <w:sz w:val="20"/>
          <w:szCs w:val="20"/>
        </w:rPr>
        <w:t>window</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不能实现value加</w:t>
      </w:r>
      <w:r>
        <w:rPr>
          <w:rStyle w:val="43"/>
          <w:rFonts w:ascii="Consolas" w:hAnsi="Consolas"/>
          <w:color w:val="F5871F"/>
          <w:spacing w:val="3"/>
          <w:sz w:val="20"/>
          <w:szCs w:val="20"/>
        </w:rPr>
        <w:t>1</w:t>
      </w:r>
      <w:r>
        <w:rPr>
          <w:rStyle w:val="28"/>
          <w:rFonts w:ascii="Consolas" w:hAnsi="Consolas"/>
          <w:color w:val="333333"/>
          <w:spacing w:val="3"/>
          <w:sz w:val="20"/>
          <w:szCs w:val="20"/>
        </w:rPr>
        <w:t>（每个函数在被调用时都会自动取得两个特殊变量，</w:t>
      </w:r>
      <w:r>
        <w:rPr>
          <w:rStyle w:val="45"/>
          <w:rFonts w:ascii="Consolas" w:hAnsi="Consolas"/>
          <w:color w:val="8959A8"/>
          <w:spacing w:val="3"/>
          <w:sz w:val="20"/>
          <w:szCs w:val="20"/>
        </w:rPr>
        <w:t>this</w:t>
      </w:r>
      <w:r>
        <w:rPr>
          <w:rStyle w:val="28"/>
          <w:rFonts w:ascii="Consolas" w:hAnsi="Consolas"/>
          <w:color w:val="333333"/>
          <w:spacing w:val="3"/>
          <w:sz w:val="20"/>
          <w:szCs w:val="20"/>
        </w:rPr>
        <w:t>和</w:t>
      </w:r>
      <w:r>
        <w:rPr>
          <w:rStyle w:val="49"/>
          <w:rFonts w:ascii="Consolas" w:hAnsi="Consolas"/>
          <w:color w:val="F5871F"/>
          <w:spacing w:val="3"/>
          <w:sz w:val="20"/>
          <w:szCs w:val="20"/>
        </w:rPr>
        <w:t>arguments</w:t>
      </w:r>
      <w:r>
        <w:rPr>
          <w:rStyle w:val="28"/>
          <w:rFonts w:ascii="Consolas" w:hAnsi="Consolas"/>
          <w:color w:val="333333"/>
          <w:spacing w:val="3"/>
          <w:sz w:val="20"/>
          <w:szCs w:val="20"/>
        </w:rPr>
        <w:t>，内部函数在搜索这两个对象时，只会搜索到其活动对象为止，所以不能实现访问外部函数的</w:t>
      </w:r>
      <w:r>
        <w:rPr>
          <w:rStyle w:val="45"/>
          <w:rFonts w:ascii="Consolas" w:hAnsi="Consolas"/>
          <w:color w:val="8959A8"/>
          <w:spacing w:val="3"/>
          <w:sz w:val="20"/>
          <w:szCs w:val="20"/>
        </w:rPr>
        <w:t>this</w:t>
      </w:r>
      <w:r>
        <w:rPr>
          <w:rStyle w:val="28"/>
          <w:rFonts w:ascii="Consolas" w:hAnsi="Consolas"/>
          <w:color w:val="333333"/>
          <w:spacing w:val="3"/>
          <w:sz w:val="20"/>
          <w:szCs w:val="20"/>
        </w:rPr>
        <w:t>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修改代码实现正确功能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第一种解决方法：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myNumber={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add:</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that=</w:t>
      </w:r>
      <w:r>
        <w:rPr>
          <w:rStyle w:val="45"/>
          <w:rFonts w:ascii="Consolas" w:hAnsi="Consolas"/>
          <w:color w:val="8959A8"/>
          <w:spacing w:val="3"/>
          <w:sz w:val="20"/>
          <w:szCs w:val="20"/>
        </w:rPr>
        <w:t>this</w:t>
      </w:r>
      <w:r>
        <w:rPr>
          <w:rStyle w:val="28"/>
          <w:rFonts w:ascii="Consolas" w:hAnsi="Consolas"/>
          <w:color w:val="333333"/>
          <w:spacing w:val="3"/>
          <w:sz w:val="20"/>
          <w:szCs w:val="20"/>
        </w:rPr>
        <w:t>;</w:t>
      </w:r>
      <w:r>
        <w:rPr>
          <w:rStyle w:val="44"/>
          <w:rFonts w:ascii="Consolas" w:hAnsi="Consolas"/>
          <w:color w:val="8E908C"/>
          <w:spacing w:val="3"/>
          <w:sz w:val="20"/>
          <w:szCs w:val="20"/>
        </w:rPr>
        <w:t>//定义变量that用于保存上层函数的this对象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helper=</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.log(that);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that.value+=i;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helper(i);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myNumber.add(</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第二种解决方法：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myNumber={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add:</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helper=</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.value+=i;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helper.apply(</w:t>
      </w:r>
      <w:r>
        <w:rPr>
          <w:rStyle w:val="45"/>
          <w:rFonts w:ascii="Consolas" w:hAnsi="Consolas"/>
          <w:color w:val="8959A8"/>
          <w:spacing w:val="3"/>
          <w:sz w:val="20"/>
          <w:szCs w:val="20"/>
        </w:rPr>
        <w:t>this</w:t>
      </w:r>
      <w:r>
        <w:rPr>
          <w:rStyle w:val="28"/>
          <w:rFonts w:ascii="Consolas" w:hAnsi="Consolas"/>
          <w:color w:val="333333"/>
          <w:spacing w:val="3"/>
          <w:sz w:val="20"/>
          <w:szCs w:val="20"/>
        </w:rPr>
        <w:t>,[i]);</w:t>
      </w:r>
      <w:r>
        <w:rPr>
          <w:rStyle w:val="44"/>
          <w:rFonts w:ascii="Consolas" w:hAnsi="Consolas"/>
          <w:color w:val="8E908C"/>
          <w:spacing w:val="3"/>
          <w:sz w:val="20"/>
          <w:szCs w:val="20"/>
        </w:rPr>
        <w:t>//使用apply改变helper的this对象指向，使其指向myNumber对象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myNumber.add(</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第三种解决方法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myNumber={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value:</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add:</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helper=</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i</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.value+=i;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}.bind(</w:t>
      </w:r>
      <w:r>
        <w:rPr>
          <w:rStyle w:val="45"/>
          <w:rFonts w:ascii="Consolas" w:hAnsi="Consolas"/>
          <w:color w:val="8959A8"/>
          <w:spacing w:val="3"/>
          <w:sz w:val="20"/>
          <w:szCs w:val="20"/>
        </w:rPr>
        <w:t>this</w:t>
      </w:r>
      <w:r>
        <w:rPr>
          <w:rStyle w:val="28"/>
          <w:rFonts w:ascii="Consolas" w:hAnsi="Consolas"/>
          <w:color w:val="333333"/>
          <w:spacing w:val="3"/>
          <w:sz w:val="20"/>
          <w:szCs w:val="20"/>
        </w:rPr>
        <w:t>,i);</w:t>
      </w:r>
      <w:r>
        <w:rPr>
          <w:rStyle w:val="44"/>
          <w:rFonts w:ascii="Consolas" w:hAnsi="Consolas"/>
          <w:color w:val="8E908C"/>
          <w:spacing w:val="3"/>
          <w:sz w:val="20"/>
          <w:szCs w:val="20"/>
        </w:rPr>
        <w:t>//使用bind绑定，和apply相似，只是它返回的是对函数的引用，不会立即执行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helper(i);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myNumber.add(</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简述闭包的问题以及优化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闭包的缺点：占用内层空间 大量使用闭包会造成 栈溢出</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由于闭包会一直占用内存空间，直到页面销毁，我们可以主动将已使用的闭包销毁：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将闭包函数赋值为</w:t>
      </w:r>
      <w:r>
        <w:rPr>
          <w:rStyle w:val="51"/>
          <w:rFonts w:ascii="Consolas" w:hAnsi="Consolas"/>
          <w:color w:val="F5871F"/>
          <w:spacing w:val="3"/>
          <w:sz w:val="20"/>
          <w:szCs w:val="20"/>
        </w:rPr>
        <w:t>null</w:t>
      </w:r>
      <w:r>
        <w:rPr>
          <w:rStyle w:val="28"/>
          <w:rFonts w:ascii="Consolas" w:hAnsi="Consolas"/>
          <w:color w:val="333333"/>
          <w:spacing w:val="3"/>
          <w:sz w:val="20"/>
          <w:szCs w:val="20"/>
        </w:rPr>
        <w:t xml:space="preserve"> 可以销毁闭包</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如何确定 this 指向？改变 this 指向的方式有哪些？</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指向：</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全局上下文（函数外）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无论是否为严格模式，均指向全局对象。注意:严格模式下全局对象为undifined</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函数上下文（函数内）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默认的，指向函数的调用对象，且是最直接的调用对象：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简单调用，指向全局对象注意:严格模式下全局对象为undifined，某些浏览器未实现此标准也可能会是</w:t>
      </w:r>
      <w:r>
        <w:rPr>
          <w:rStyle w:val="49"/>
          <w:rFonts w:ascii="Consolas" w:hAnsi="Consolas"/>
          <w:color w:val="F5871F"/>
          <w:spacing w:val="3"/>
          <w:sz w:val="20"/>
          <w:szCs w:val="20"/>
        </w:rPr>
        <w:t>window</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改变</w:t>
      </w:r>
      <w:r>
        <w:rPr>
          <w:rStyle w:val="45"/>
          <w:rFonts w:ascii="Consolas" w:hAnsi="Consolas"/>
          <w:color w:val="8959A8"/>
          <w:spacing w:val="3"/>
          <w:sz w:val="20"/>
          <w:szCs w:val="20"/>
        </w:rPr>
        <w:t>this</w:t>
      </w:r>
      <w:r>
        <w:rPr>
          <w:rStyle w:val="28"/>
          <w:rFonts w:ascii="Consolas" w:hAnsi="Consolas"/>
          <w:color w:val="333333"/>
          <w:spacing w:val="3"/>
          <w:sz w:val="20"/>
          <w:szCs w:val="20"/>
        </w:rPr>
        <w:t>指向的方式：</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第一种： </w:t>
      </w:r>
      <w:r>
        <w:rPr>
          <w:rStyle w:val="45"/>
          <w:rFonts w:ascii="Consolas" w:hAnsi="Consolas"/>
          <w:color w:val="8959A8"/>
          <w:spacing w:val="3"/>
          <w:sz w:val="20"/>
          <w:szCs w:val="20"/>
        </w:rPr>
        <w:t>new</w:t>
      </w:r>
      <w:r>
        <w:rPr>
          <w:rStyle w:val="28"/>
          <w:rFonts w:ascii="Consolas" w:hAnsi="Consolas"/>
          <w:color w:val="333333"/>
          <w:spacing w:val="3"/>
          <w:sz w:val="20"/>
          <w:szCs w:val="20"/>
        </w:rPr>
        <w:t>关键字改变</w:t>
      </w:r>
      <w:r>
        <w:rPr>
          <w:rStyle w:val="45"/>
          <w:rFonts w:ascii="Consolas" w:hAnsi="Consolas"/>
          <w:color w:val="8959A8"/>
          <w:spacing w:val="3"/>
          <w:sz w:val="20"/>
          <w:szCs w:val="20"/>
        </w:rPr>
        <w:t>this</w:t>
      </w:r>
      <w:r>
        <w:rPr>
          <w:rStyle w:val="28"/>
          <w:rFonts w:ascii="Consolas" w:hAnsi="Consolas"/>
          <w:color w:val="333333"/>
          <w:spacing w:val="3"/>
          <w:sz w:val="20"/>
          <w:szCs w:val="20"/>
        </w:rPr>
        <w:t>指向</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//构造函数版this</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.user = </w:t>
      </w:r>
      <w:r>
        <w:rPr>
          <w:rStyle w:val="48"/>
          <w:rFonts w:ascii="Consolas" w:hAnsi="Consolas"/>
          <w:color w:val="718C00"/>
          <w:spacing w:val="3"/>
          <w:sz w:val="20"/>
          <w:szCs w:val="20"/>
        </w:rPr>
        <w:t>"李某"</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.log(a.user); </w:t>
      </w:r>
      <w:r>
        <w:rPr>
          <w:rStyle w:val="44"/>
          <w:rFonts w:ascii="Consolas" w:hAnsi="Consolas"/>
          <w:color w:val="8E908C"/>
          <w:spacing w:val="3"/>
          <w:sz w:val="20"/>
          <w:szCs w:val="20"/>
        </w:rPr>
        <w:t>//李某</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第二种： call()</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把b添加到第一个参数的环境中，简单来说，this就会指向那个对象</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user:</w:t>
      </w:r>
      <w:r>
        <w:rPr>
          <w:rStyle w:val="48"/>
          <w:rFonts w:ascii="Consolas" w:hAnsi="Consolas"/>
          <w:color w:val="718C00"/>
          <w:spacing w:val="3"/>
          <w:sz w:val="20"/>
          <w:szCs w:val="20"/>
        </w:rPr>
        <w:t>"李某"</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.user); </w:t>
      </w:r>
      <w:r>
        <w:rPr>
          <w:rStyle w:val="44"/>
          <w:rFonts w:ascii="Consolas" w:hAnsi="Consolas"/>
          <w:color w:val="8E908C"/>
          <w:spacing w:val="3"/>
          <w:sz w:val="20"/>
          <w:szCs w:val="20"/>
        </w:rPr>
        <w:t>//李某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b.call(a);  </w:t>
      </w:r>
      <w:r>
        <w:rPr>
          <w:rStyle w:val="44"/>
          <w:rFonts w:ascii="Consolas" w:hAnsi="Consolas"/>
          <w:color w:val="8E908C"/>
          <w:spacing w:val="3"/>
          <w:sz w:val="20"/>
          <w:szCs w:val="20"/>
        </w:rPr>
        <w:t>//若不用call，则b()执行后this指的是Window对象</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第三种：apply()</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apply方法和call方法有些相似，它也可以改变this的指向，也可以有多个参数，但是不同的是，第二个参数必须是一个数组</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user:</w:t>
      </w:r>
      <w:r>
        <w:rPr>
          <w:rStyle w:val="48"/>
          <w:rFonts w:ascii="Consolas" w:hAnsi="Consolas"/>
          <w:color w:val="718C00"/>
          <w:spacing w:val="3"/>
          <w:sz w:val="20"/>
          <w:szCs w:val="20"/>
        </w:rPr>
        <w:t>"李某"</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.user); </w:t>
      </w:r>
      <w:r>
        <w:rPr>
          <w:rStyle w:val="44"/>
          <w:rFonts w:ascii="Consolas" w:hAnsi="Consolas"/>
          <w:color w:val="8E908C"/>
          <w:spacing w:val="3"/>
          <w:sz w:val="20"/>
          <w:szCs w:val="20"/>
        </w:rPr>
        <w:t>//李某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b.apply(a);</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第四种：bind()</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bind方法返回的是一个修改过后的函数,</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bind也可以有多个参数，并且参数可以执行的时候再次添加，但是要注意的是，参数是按照形参的顺序进行的。</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user:</w:t>
      </w:r>
      <w:r>
        <w:rPr>
          <w:rStyle w:val="48"/>
          <w:rFonts w:ascii="Consolas" w:hAnsi="Consolas"/>
          <w:color w:val="718C00"/>
          <w:spacing w:val="3"/>
          <w:sz w:val="20"/>
          <w:szCs w:val="20"/>
        </w:rPr>
        <w:t>"李某"</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.user); </w:t>
      </w:r>
      <w:r>
        <w:rPr>
          <w:rStyle w:val="44"/>
          <w:rFonts w:ascii="Consolas" w:hAnsi="Consolas"/>
          <w:color w:val="8E908C"/>
          <w:spacing w:val="3"/>
          <w:sz w:val="20"/>
          <w:szCs w:val="20"/>
        </w:rPr>
        <w:t>//李某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a.fn;</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 = b.bind(a);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介绍箭头函数的 this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由于箭头函数不绑定</w:t>
      </w:r>
      <w:r>
        <w:rPr>
          <w:rStyle w:val="45"/>
          <w:rFonts w:ascii="Consolas" w:hAnsi="Consolas"/>
          <w:color w:val="8959A8"/>
          <w:spacing w:val="3"/>
          <w:sz w:val="20"/>
          <w:szCs w:val="20"/>
        </w:rPr>
        <w:t>this</w:t>
      </w:r>
      <w:r>
        <w:rPr>
          <w:rStyle w:val="28"/>
          <w:rFonts w:ascii="Consolas" w:hAnsi="Consolas"/>
          <w:color w:val="333333"/>
          <w:spacing w:val="3"/>
          <w:sz w:val="20"/>
          <w:szCs w:val="20"/>
        </w:rPr>
        <w:t>， 它会捕获其所在（即定义的位置）上下文的</w:t>
      </w:r>
      <w:r>
        <w:rPr>
          <w:rStyle w:val="45"/>
          <w:rFonts w:ascii="Consolas" w:hAnsi="Consolas"/>
          <w:color w:val="8959A8"/>
          <w:spacing w:val="3"/>
          <w:sz w:val="20"/>
          <w:szCs w:val="20"/>
        </w:rPr>
        <w:t>this</w:t>
      </w:r>
      <w:r>
        <w:rPr>
          <w:rStyle w:val="28"/>
          <w:rFonts w:ascii="Consolas" w:hAnsi="Consolas"/>
          <w:color w:val="333333"/>
          <w:spacing w:val="3"/>
          <w:sz w:val="20"/>
          <w:szCs w:val="20"/>
        </w:rPr>
        <w:t>值， 作为自己的</w:t>
      </w:r>
      <w:r>
        <w:rPr>
          <w:rStyle w:val="45"/>
          <w:rFonts w:ascii="Consolas" w:hAnsi="Consolas"/>
          <w:color w:val="8959A8"/>
          <w:spacing w:val="3"/>
          <w:sz w:val="20"/>
          <w:szCs w:val="20"/>
        </w:rPr>
        <w:t>this</w:t>
      </w:r>
      <w:r>
        <w:rPr>
          <w:rStyle w:val="28"/>
          <w:rFonts w:ascii="Consolas" w:hAnsi="Consolas"/>
          <w:color w:val="333333"/>
          <w:spacing w:val="3"/>
          <w:sz w:val="20"/>
          <w:szCs w:val="20"/>
        </w:rPr>
        <w:t>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所以 call() / apply() / bind() 方法对于箭头函数来说只是传入参数，对它的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毫无影响。</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考虑到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是词法层面上的，严格模式中与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相关的规则都将被忽略</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作为方法的箭头函数</w:t>
      </w:r>
      <w:r>
        <w:rPr>
          <w:rStyle w:val="45"/>
          <w:rFonts w:ascii="Consolas" w:hAnsi="Consolas"/>
          <w:color w:val="8959A8"/>
          <w:spacing w:val="3"/>
          <w:sz w:val="20"/>
          <w:szCs w:val="20"/>
        </w:rPr>
        <w:t>this</w:t>
      </w:r>
      <w:r>
        <w:rPr>
          <w:rStyle w:val="28"/>
          <w:rFonts w:ascii="Consolas" w:hAnsi="Consolas"/>
          <w:color w:val="333333"/>
          <w:spacing w:val="3"/>
          <w:sz w:val="20"/>
          <w:szCs w:val="20"/>
        </w:rPr>
        <w:t>指向全局</w:t>
      </w:r>
      <w:r>
        <w:rPr>
          <w:rStyle w:val="49"/>
          <w:rFonts w:ascii="Consolas" w:hAnsi="Consolas"/>
          <w:color w:val="F5871F"/>
          <w:spacing w:val="3"/>
          <w:sz w:val="20"/>
          <w:szCs w:val="20"/>
        </w:rPr>
        <w:t>window</w:t>
      </w:r>
      <w:r>
        <w:rPr>
          <w:rStyle w:val="28"/>
          <w:rFonts w:ascii="Consolas" w:hAnsi="Consolas"/>
          <w:color w:val="333333"/>
          <w:spacing w:val="3"/>
          <w:sz w:val="20"/>
          <w:szCs w:val="20"/>
        </w:rPr>
        <w:t>对象，而普通函数则指向调用它的对象</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谈一下你对原型链的理解，画一个经典的原型链图示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原型链: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因为每个对象和原型都有原型，对象的原型指向原型对象，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而父的原型又指向父的父，这种原型层层连接起来的就构成了原型链。</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5274310" cy="2168525"/>
            <wp:effectExtent l="0" t="0" r="2540" b="3175"/>
            <wp:docPr id="15" name="图片 15"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74310" cy="2168525"/>
                    </a:xfrm>
                    <a:prstGeom prst="rect">
                      <a:avLst/>
                    </a:prstGeom>
                    <a:noFill/>
                    <a:ln>
                      <a:noFill/>
                    </a:ln>
                  </pic:spPr>
                </pic:pic>
              </a:graphicData>
            </a:graphic>
          </wp:inline>
        </w:drawing>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ES5/ES6 的继承除写法以外还有什么区别？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1. ES5 的继承实质上是先创建子类的实例对象，然后再将父类的方法添加 到 this 上(Parent.apply(this)).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2. ES6 的继承机制完全不同，实质上是先创建父类的实例对象 this(所以必 须先调用父类的super()方法)，然后再用子类的构造函数修改 this。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3. ES5 的继承时通过原型或构造函数机制来实现。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4. ES6 通过 class 关键字定义类，里面有构造方法，类之间通过 extends 关 键字实现继承。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5. 子类必须在 constructor 方法中调用 super 方法，否则新建实例报错。因 为子类没有自己的 this对象，而是继承了父类的 this 对象，然后对其进行加工。 如果不调用 super 方法，子类得不到 this 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6. 注意 super 关键字指代父类的实例，即父类的 this 对象。 注意:在子类构造函数中，调用 super 后，才可使用 this关键字，否则报错</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你对事件循环有了解吗？说说看</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Event Loop(事件循环)中，每一次循环称为 tick, 每一次tick的任务如下：</w:t>
      </w:r>
    </w:p>
    <w:p>
      <w:pPr>
        <w:widowControl/>
        <w:numPr>
          <w:ilvl w:val="0"/>
          <w:numId w:val="204"/>
        </w:numPr>
        <w:shd w:val="clear" w:color="auto" w:fill="FFFFFF"/>
        <w:spacing w:beforeAutospacing="1" w:afterAutospacing="1"/>
        <w:jc w:val="left"/>
        <w:rPr>
          <w:rFonts w:ascii="Helvetica" w:hAnsi="Helvetica" w:cs="Helvetica"/>
          <w:color w:val="333333"/>
          <w:spacing w:val="3"/>
        </w:rPr>
      </w:pPr>
      <w:r>
        <w:rPr>
          <w:rFonts w:ascii="Helvetica" w:hAnsi="Helvetica" w:cs="Helvetica"/>
          <w:color w:val="333333"/>
          <w:spacing w:val="3"/>
        </w:rPr>
        <w:t>执行栈选择最先进入队列的宏任务(通常是</w:t>
      </w:r>
      <w:r>
        <w:rPr>
          <w:rStyle w:val="28"/>
          <w:rFonts w:ascii="Consolas" w:hAnsi="Consolas"/>
          <w:color w:val="333333"/>
          <w:spacing w:val="3"/>
          <w:sz w:val="20"/>
          <w:szCs w:val="20"/>
          <w:shd w:val="clear" w:color="auto" w:fill="F7F7F7"/>
        </w:rPr>
        <w:t>script</w:t>
      </w:r>
      <w:r>
        <w:rPr>
          <w:rFonts w:ascii="Helvetica" w:hAnsi="Helvetica" w:cs="Helvetica"/>
          <w:color w:val="333333"/>
          <w:spacing w:val="3"/>
        </w:rPr>
        <w:t>整体代码)，如果有则执行</w:t>
      </w:r>
    </w:p>
    <w:p>
      <w:pPr>
        <w:widowControl/>
        <w:numPr>
          <w:ilvl w:val="0"/>
          <w:numId w:val="204"/>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检查是否存在 Microtask，如果存在则不停的执行，直至清空 microtask 队列</w:t>
      </w:r>
    </w:p>
    <w:p>
      <w:pPr>
        <w:widowControl/>
        <w:numPr>
          <w:ilvl w:val="0"/>
          <w:numId w:val="204"/>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更新render(每一次事件循环，浏览器都可能会去更新渲染)</w:t>
      </w:r>
    </w:p>
    <w:p>
      <w:pPr>
        <w:widowControl/>
        <w:numPr>
          <w:ilvl w:val="0"/>
          <w:numId w:val="204"/>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重复以上步骤</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宏任务 &gt; 所有微任务 &gt; 宏任务，如下图所示：</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5274310" cy="4746625"/>
            <wp:effectExtent l="0" t="0" r="2540" b="0"/>
            <wp:docPr id="14" name="图片 14"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4746625"/>
                    </a:xfrm>
                    <a:prstGeom prst="rect">
                      <a:avLst/>
                    </a:prstGeom>
                    <a:noFill/>
                    <a:ln>
                      <a:noFill/>
                    </a:ln>
                  </pic:spPr>
                </pic:pic>
              </a:graphicData>
            </a:graphic>
          </wp:inline>
        </w:drawing>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从上图我们可以看出：</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将所有任务看成两个队列：执行队列与事件队列。</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执行队列是同步的，事件队列是异步的，宏任务放入事件列表，微任务放入执行队列之后，事件队列之前。</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当执行完同步代码之后，就会执行位于执行列表之后的微任务，然后再执行事件列表中的宏任务</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微任务和宏任务有什么区别？</w:t>
      </w:r>
    </w:p>
    <w:tbl>
      <w:tblPr>
        <w:tblStyle w:val="22"/>
        <w:tblW w:w="11550" w:type="dxa"/>
        <w:tblInd w:w="0" w:type="dxa"/>
        <w:shd w:val="clear" w:color="auto" w:fill="FFFFFF"/>
        <w:tblLayout w:type="autofit"/>
        <w:tblCellMar>
          <w:top w:w="15" w:type="dxa"/>
          <w:left w:w="15" w:type="dxa"/>
          <w:bottom w:w="15" w:type="dxa"/>
          <w:right w:w="15" w:type="dxa"/>
        </w:tblCellMar>
      </w:tblPr>
      <w:tblGrid>
        <w:gridCol w:w="1211"/>
        <w:gridCol w:w="5895"/>
        <w:gridCol w:w="4444"/>
      </w:tblGrid>
      <w:tr>
        <w:tblPrEx>
          <w:shd w:val="clear" w:color="auto" w:fill="FFFFFF"/>
          <w:tblCellMar>
            <w:top w:w="15" w:type="dxa"/>
            <w:left w:w="15" w:type="dxa"/>
            <w:bottom w:w="15" w:type="dxa"/>
            <w:right w:w="15" w:type="dxa"/>
          </w:tblCellMar>
        </w:tblPrEx>
        <w:trPr>
          <w:tblHeader/>
        </w:trPr>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Helvetica" w:hAnsi="Helvetica" w:cs="Helvetica"/>
                <w:b/>
                <w:bCs/>
                <w:color w:val="333333"/>
                <w:spacing w:val="3"/>
                <w:sz w:val="36"/>
                <w:szCs w:val="36"/>
              </w:rPr>
            </w:pP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04"/>
              <w:jc w:val="center"/>
              <w:rPr>
                <w:rFonts w:ascii="Helvetica" w:hAnsi="Helvetica" w:eastAsia="宋体" w:cs="Helvetica"/>
                <w:b/>
                <w:bCs/>
                <w:color w:val="333333"/>
                <w:spacing w:val="3"/>
                <w:sz w:val="24"/>
                <w:szCs w:val="24"/>
              </w:rPr>
            </w:pPr>
            <w:r>
              <w:rPr>
                <w:rFonts w:ascii="Helvetica" w:hAnsi="Helvetica" w:cs="Helvetica"/>
                <w:b/>
                <w:bCs/>
                <w:color w:val="333333"/>
                <w:spacing w:val="3"/>
              </w:rPr>
              <w:t>宏任务（macrotask）</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04"/>
              <w:jc w:val="center"/>
              <w:rPr>
                <w:rFonts w:ascii="Helvetica" w:hAnsi="Helvetica" w:cs="Helvetica"/>
                <w:b/>
                <w:bCs/>
                <w:color w:val="333333"/>
                <w:spacing w:val="3"/>
              </w:rPr>
            </w:pPr>
            <w:r>
              <w:rPr>
                <w:rFonts w:ascii="Helvetica" w:hAnsi="Helvetica" w:cs="Helvetica"/>
                <w:b/>
                <w:bCs/>
                <w:color w:val="333333"/>
                <w:spacing w:val="3"/>
              </w:rPr>
              <w:t>微任务（microtask）</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04"/>
              <w:jc w:val="left"/>
              <w:rPr>
                <w:rFonts w:ascii="Helvetica" w:hAnsi="Helvetica" w:cs="Helvetica"/>
                <w:color w:val="333333"/>
                <w:spacing w:val="3"/>
              </w:rPr>
            </w:pPr>
            <w:r>
              <w:rPr>
                <w:rFonts w:ascii="Helvetica" w:hAnsi="Helvetica" w:cs="Helvetica"/>
                <w:color w:val="333333"/>
                <w:spacing w:val="3"/>
              </w:rPr>
              <w:t>谁发起的</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04"/>
              <w:rPr>
                <w:rFonts w:ascii="Helvetica" w:hAnsi="Helvetica" w:cs="Helvetica"/>
                <w:color w:val="333333"/>
                <w:spacing w:val="3"/>
              </w:rPr>
            </w:pPr>
            <w:r>
              <w:rPr>
                <w:rFonts w:ascii="Helvetica" w:hAnsi="Helvetica" w:cs="Helvetica"/>
                <w:color w:val="333333"/>
                <w:spacing w:val="3"/>
              </w:rPr>
              <w:t>宿主（Node、浏览器）</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spacing w:after="204"/>
              <w:rPr>
                <w:rFonts w:ascii="Helvetica" w:hAnsi="Helvetica" w:cs="Helvetica"/>
                <w:color w:val="333333"/>
                <w:spacing w:val="3"/>
              </w:rPr>
            </w:pPr>
            <w:r>
              <w:rPr>
                <w:rFonts w:ascii="Helvetica" w:hAnsi="Helvetica" w:cs="Helvetica"/>
                <w:color w:val="333333"/>
                <w:spacing w:val="3"/>
              </w:rPr>
              <w:t>JS引擎</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04"/>
              <w:rPr>
                <w:rFonts w:ascii="Helvetica" w:hAnsi="Helvetica" w:cs="Helvetica"/>
                <w:color w:val="333333"/>
                <w:spacing w:val="3"/>
              </w:rPr>
            </w:pPr>
            <w:r>
              <w:rPr>
                <w:rFonts w:ascii="Helvetica" w:hAnsi="Helvetica" w:cs="Helvetica"/>
                <w:color w:val="333333"/>
                <w:spacing w:val="3"/>
              </w:rPr>
              <w:t>具体事件</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spacing w:after="204"/>
              <w:rPr>
                <w:rFonts w:ascii="Helvetica" w:hAnsi="Helvetica" w:cs="Helvetica"/>
                <w:color w:val="333333"/>
                <w:spacing w:val="3"/>
              </w:rPr>
            </w:pPr>
            <w:r>
              <w:rPr>
                <w:rFonts w:ascii="Helvetica" w:hAnsi="Helvetica" w:cs="Helvetica"/>
                <w:color w:val="333333"/>
                <w:spacing w:val="3"/>
              </w:rPr>
              <w:t>1. script (可以理解为外层同步代码) 2. setTimeout/setInterval 3. UI rendering/UI事件 4. postMessage，MessageChannel 5. setImmediate，I/O（Node.js）</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1. Promise 2. MutaionObserver 3. Object.observe（已废弃；</w:t>
            </w:r>
            <w:r>
              <w:rPr>
                <w:rStyle w:val="28"/>
                <w:rFonts w:ascii="Consolas" w:hAnsi="Consolas"/>
                <w:color w:val="333333"/>
                <w:spacing w:val="3"/>
                <w:sz w:val="20"/>
                <w:szCs w:val="20"/>
                <w:shd w:val="clear" w:color="auto" w:fill="F7F7F7"/>
              </w:rPr>
              <w:t>Proxy</w:t>
            </w:r>
            <w:r>
              <w:rPr>
                <w:rFonts w:ascii="Helvetica" w:hAnsi="Helvetica" w:cs="Helvetica"/>
                <w:color w:val="333333"/>
                <w:spacing w:val="3"/>
              </w:rPr>
              <w:t> 对象替代） 4. process.nextTick（Node.js）</w:t>
            </w:r>
          </w:p>
        </w:tc>
      </w:tr>
      <w:tr>
        <w:tblPrEx>
          <w:shd w:val="clear" w:color="auto" w:fill="FFFFFF"/>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谁先运行</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后运行</w:t>
            </w:r>
          </w:p>
        </w:tc>
        <w:tc>
          <w:tcPr>
            <w:tcW w:w="0" w:type="auto"/>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先运行</w:t>
            </w:r>
          </w:p>
        </w:tc>
      </w:tr>
      <w:tr>
        <w:tblPrEx>
          <w:tblCellMar>
            <w:top w:w="15" w:type="dxa"/>
            <w:left w:w="15" w:type="dxa"/>
            <w:bottom w:w="15" w:type="dxa"/>
            <w:right w:w="15" w:type="dxa"/>
          </w:tblCellMar>
        </w:tblPrEx>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会触发新一轮Tick吗</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会</w:t>
            </w:r>
          </w:p>
        </w:tc>
        <w:tc>
          <w:tcPr>
            <w:tcW w:w="0" w:type="auto"/>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rPr>
                <w:rFonts w:ascii="Helvetica" w:hAnsi="Helvetica" w:cs="Helvetica"/>
                <w:color w:val="333333"/>
                <w:spacing w:val="3"/>
              </w:rPr>
            </w:pPr>
            <w:r>
              <w:rPr>
                <w:rFonts w:ascii="Helvetica" w:hAnsi="Helvetica" w:cs="Helvetica"/>
                <w:color w:val="333333"/>
                <w:spacing w:val="3"/>
              </w:rPr>
              <w:t>不会</w:t>
            </w:r>
          </w:p>
        </w:tc>
      </w:tr>
    </w:tbl>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浏览器和 Node 事件循环的区别？</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浏览器中的事件循环：</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3752850" cy="4273550"/>
            <wp:effectExtent l="0" t="0" r="0" b="0"/>
            <wp:docPr id="13" name="图片 13"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752850" cy="4273550"/>
                    </a:xfrm>
                    <a:prstGeom prst="rect">
                      <a:avLst/>
                    </a:prstGeom>
                    <a:noFill/>
                    <a:ln>
                      <a:noFill/>
                    </a:ln>
                  </pic:spPr>
                </pic:pic>
              </a:graphicData>
            </a:graphic>
          </wp:inline>
        </w:drawing>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Node中的事件循环：</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Node 中的 Event Loop 和浏览器中的是完全不相同的东西。Node.js 采用 V8 作为 js 的解析引擎，而 I/O 处理方面使用了自己设计的 libuv，libuv 是一个基于事件驱动的跨平台抽象层，封装了不同操作系统一些底层特性，对外提供统一的 API，事件循环机制也是它里面的实现（下文会详细介绍）。</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5168900" cy="2120900"/>
            <wp:effectExtent l="0" t="0" r="0" b="0"/>
            <wp:docPr id="12" name="图片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168900" cy="2120900"/>
                    </a:xfrm>
                    <a:prstGeom prst="rect">
                      <a:avLst/>
                    </a:prstGeom>
                    <a:noFill/>
                    <a:ln>
                      <a:noFill/>
                    </a:ln>
                  </pic:spPr>
                </pic:pic>
              </a:graphicData>
            </a:graphic>
          </wp:inline>
        </w:drawing>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Node.js 的运行机制如下:</w:t>
      </w:r>
    </w:p>
    <w:p>
      <w:pPr>
        <w:widowControl/>
        <w:numPr>
          <w:ilvl w:val="0"/>
          <w:numId w:val="20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V8 引擎解析 JavaScript 脚本。</w:t>
      </w:r>
    </w:p>
    <w:p>
      <w:pPr>
        <w:widowControl/>
        <w:numPr>
          <w:ilvl w:val="0"/>
          <w:numId w:val="20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解析后的代码，调用 Node API。</w:t>
      </w:r>
    </w:p>
    <w:p>
      <w:pPr>
        <w:widowControl/>
        <w:numPr>
          <w:ilvl w:val="0"/>
          <w:numId w:val="20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libuv 库负责 Node API 的执行。它将不同的任务分配给不同的线程，形成一个 Event Loop（事件循环），以异步的方式将任务的执行结果返回给 V8 引擎。</w:t>
      </w:r>
    </w:p>
    <w:p>
      <w:pPr>
        <w:widowControl/>
        <w:numPr>
          <w:ilvl w:val="0"/>
          <w:numId w:val="205"/>
        </w:numPr>
        <w:shd w:val="clear" w:color="auto" w:fill="FFFFFF"/>
        <w:spacing w:before="100" w:beforeAutospacing="1" w:after="100" w:afterAutospacing="1"/>
        <w:jc w:val="left"/>
        <w:rPr>
          <w:rFonts w:ascii="Helvetica" w:hAnsi="Helvetica" w:cs="Helvetica"/>
          <w:color w:val="333333"/>
          <w:spacing w:val="3"/>
        </w:rPr>
      </w:pPr>
      <w:r>
        <w:rPr>
          <w:rFonts w:ascii="Helvetica" w:hAnsi="Helvetica" w:cs="Helvetica"/>
          <w:color w:val="333333"/>
          <w:spacing w:val="3"/>
        </w:rPr>
        <w:t>V8 引擎再将结果返回给用户。</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异步解决方案有哪些？</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解决方案：</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/*---------1.回调函数callback：----------*/</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被作为实参传入另一函数，并在该外部函数内被调用，用以来完成某些任务的函数。如setTimeOut，ajax请求，readFile等。</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greeting</w:t>
      </w:r>
      <w:r>
        <w:rPr>
          <w:rStyle w:val="46"/>
          <w:rFonts w:ascii="Consolas" w:hAnsi="Consolas"/>
          <w:color w:val="4271AE"/>
          <w:spacing w:val="3"/>
          <w:sz w:val="20"/>
          <w:szCs w:val="20"/>
        </w:rPr>
        <w:t>(</w:t>
      </w:r>
      <w:r>
        <w:rPr>
          <w:rStyle w:val="47"/>
          <w:rFonts w:ascii="Consolas" w:hAnsi="Consolas"/>
          <w:color w:val="F5871F"/>
          <w:spacing w:val="3"/>
          <w:sz w:val="20"/>
          <w:szCs w:val="20"/>
        </w:rPr>
        <w:t>name</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alert(</w:t>
      </w:r>
      <w:r>
        <w:rPr>
          <w:rStyle w:val="48"/>
          <w:rFonts w:ascii="Consolas" w:hAnsi="Consolas"/>
          <w:color w:val="718C00"/>
          <w:spacing w:val="3"/>
          <w:sz w:val="20"/>
          <w:szCs w:val="20"/>
        </w:rPr>
        <w:t>'Hello '</w:t>
      </w:r>
      <w:r>
        <w:rPr>
          <w:rStyle w:val="28"/>
          <w:rFonts w:ascii="Consolas" w:hAnsi="Consolas"/>
          <w:color w:val="333333"/>
          <w:spacing w:val="3"/>
          <w:sz w:val="20"/>
          <w:szCs w:val="20"/>
        </w:rPr>
        <w:t xml:space="preserve"> +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processUserInput</w:t>
      </w:r>
      <w:r>
        <w:rPr>
          <w:rStyle w:val="46"/>
          <w:rFonts w:ascii="Consolas" w:hAnsi="Consolas"/>
          <w:color w:val="4271AE"/>
          <w:spacing w:val="3"/>
          <w:sz w:val="20"/>
          <w:szCs w:val="20"/>
        </w:rPr>
        <w:t>(</w:t>
      </w:r>
      <w:r>
        <w:rPr>
          <w:rStyle w:val="47"/>
          <w:rFonts w:ascii="Consolas" w:hAnsi="Consolas"/>
          <w:color w:val="F5871F"/>
          <w:spacing w:val="3"/>
          <w:sz w:val="20"/>
          <w:szCs w:val="20"/>
        </w:rPr>
        <w:t>callback</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prompt(</w:t>
      </w:r>
      <w:r>
        <w:rPr>
          <w:rStyle w:val="48"/>
          <w:rFonts w:ascii="Consolas" w:hAnsi="Consolas"/>
          <w:color w:val="718C00"/>
          <w:spacing w:val="3"/>
          <w:sz w:val="20"/>
          <w:szCs w:val="20"/>
        </w:rPr>
        <w:t>'请输入你的名字。'</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callback(name);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processUserInput(greeting);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解决了异步的问题。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回调地狱：多个回调函数嵌套的情况，使代码看起来很混乱，不易于维护。</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/*---------2.事件发布订阅：---------*/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当一个任务执行完成后，会发布一个事件，当这个事件有一个或多个‘订阅者’的时候，会接收到这个事件的发布，执行相应的任务，这种模式叫发布订阅模式。如node的events,dom的事件绑定</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document</w:t>
      </w:r>
      <w:r>
        <w:rPr>
          <w:rStyle w:val="28"/>
          <w:rFonts w:ascii="Consolas" w:hAnsi="Consolas"/>
          <w:color w:val="333333"/>
          <w:spacing w:val="3"/>
          <w:sz w:val="20"/>
          <w:szCs w:val="20"/>
        </w:rPr>
        <w:t>.body.addEventListener(</w:t>
      </w:r>
      <w:r>
        <w:rPr>
          <w:rStyle w:val="48"/>
          <w:rFonts w:ascii="Consolas" w:hAnsi="Consolas"/>
          <w:color w:val="718C00"/>
          <w:spacing w:val="3"/>
          <w:sz w:val="20"/>
          <w:szCs w:val="20"/>
        </w:rPr>
        <w:t>'click'</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alert(</w:t>
      </w:r>
      <w:r>
        <w:rPr>
          <w:rStyle w:val="48"/>
          <w:rFonts w:ascii="Consolas" w:hAnsi="Consolas"/>
          <w:color w:val="718C00"/>
          <w:spacing w:val="3"/>
          <w:sz w:val="20"/>
          <w:szCs w:val="20"/>
        </w:rPr>
        <w:t>'订阅了'</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.body.click();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时间对象上的解耦。</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消耗内存，过度使用会使代码难以维护和理解</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/*---------3.Promise：---------*/</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是es6提出的异步编程的一种解决方案。</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 对象有三种状态：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pending: 初始状态，既不是成功，也不是失败状态。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fulfilled: 意味着操作成功完成。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rejected: 意味着操作失败。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promise的状态只能从pending变成fulfilled，和pending变成rejected，状态一旦改变，就不会再改变，且只有异步操作的结果才能改变promise的状态。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promise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resolve, reject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fs.readFile(</w:t>
      </w:r>
      <w:r>
        <w:rPr>
          <w:rStyle w:val="48"/>
          <w:rFonts w:ascii="Consolas" w:hAnsi="Consolas"/>
          <w:color w:val="718C00"/>
          <w:spacing w:val="3"/>
          <w:sz w:val="20"/>
          <w:szCs w:val="20"/>
        </w:rPr>
        <w:t>'./1.txt'</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'utf8'</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err, data</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resolve(data)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promise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.then(</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data</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.log(data)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解决了回调地狱的问题，将异步操作以同步操作的流程表达出来。</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无法取消promise。如果不设置回调函数，</w:t>
      </w:r>
      <w:r>
        <w:rPr>
          <w:rStyle w:val="49"/>
          <w:rFonts w:ascii="Consolas" w:hAnsi="Consolas"/>
          <w:color w:val="F5871F"/>
          <w:spacing w:val="3"/>
          <w:sz w:val="20"/>
          <w:szCs w:val="20"/>
        </w:rPr>
        <w:t>Promise</w:t>
      </w:r>
      <w:r>
        <w:rPr>
          <w:rStyle w:val="28"/>
          <w:rFonts w:ascii="Consolas" w:hAnsi="Consolas"/>
          <w:color w:val="333333"/>
          <w:spacing w:val="3"/>
          <w:sz w:val="20"/>
          <w:szCs w:val="20"/>
        </w:rPr>
        <w:t>内部抛出的错误，不会反应到外部。当处于Pending状态时，无法得知目前进展到哪一个阶段（刚刚开始还是即将完成）。当执行多个</w:t>
      </w:r>
      <w:r>
        <w:rPr>
          <w:rStyle w:val="49"/>
          <w:rFonts w:ascii="Consolas" w:hAnsi="Consolas"/>
          <w:color w:val="F5871F"/>
          <w:spacing w:val="3"/>
          <w:sz w:val="20"/>
          <w:szCs w:val="20"/>
        </w:rPr>
        <w:t>Promise</w:t>
      </w:r>
      <w:r>
        <w:rPr>
          <w:rStyle w:val="28"/>
          <w:rFonts w:ascii="Consolas" w:hAnsi="Consolas"/>
          <w:color w:val="333333"/>
          <w:spacing w:val="3"/>
          <w:sz w:val="20"/>
          <w:szCs w:val="20"/>
        </w:rPr>
        <w:t>时，一堆then看起来也很不友好。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/*---------4.Generator：---------*/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Generator是es6提出的另一种异步编程解决方案，需要在函数名之前加一个*号，函数内部使用</w:t>
      </w:r>
      <w:r>
        <w:rPr>
          <w:rStyle w:val="45"/>
          <w:rFonts w:ascii="Consolas" w:hAnsi="Consolas"/>
          <w:color w:val="8959A8"/>
          <w:spacing w:val="3"/>
          <w:sz w:val="20"/>
          <w:szCs w:val="20"/>
        </w:rPr>
        <w:t>yield</w:t>
      </w:r>
      <w:r>
        <w:rPr>
          <w:rStyle w:val="28"/>
          <w:rFonts w:ascii="Consolas" w:hAnsi="Consolas"/>
          <w:color w:val="333333"/>
          <w:spacing w:val="3"/>
          <w:sz w:val="20"/>
          <w:szCs w:val="20"/>
        </w:rPr>
        <w:t>语句。Generaotr函数会返回一个遍历器，可以进行遍历操作执行每个中断点</w:t>
      </w:r>
      <w:r>
        <w:rPr>
          <w:rStyle w:val="45"/>
          <w:rFonts w:ascii="Consolas" w:hAnsi="Consolas"/>
          <w:color w:val="8959A8"/>
          <w:spacing w:val="3"/>
          <w:sz w:val="20"/>
          <w:szCs w:val="20"/>
        </w:rPr>
        <w:t>yield</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50"/>
          <w:rFonts w:ascii="Consolas" w:hAnsi="Consolas"/>
          <w:color w:val="8E908C"/>
          <w:spacing w:val="3"/>
          <w:sz w:val="20"/>
          <w:szCs w:val="20"/>
        </w:rPr>
        <w:t>count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 = count()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.log(c.next()) </w:t>
      </w:r>
      <w:r>
        <w:rPr>
          <w:rStyle w:val="44"/>
          <w:rFonts w:ascii="Consolas" w:hAnsi="Consolas"/>
          <w:color w:val="8E908C"/>
          <w:spacing w:val="3"/>
          <w:sz w:val="20"/>
          <w:szCs w:val="20"/>
        </w:rPr>
        <w:t>// { value: 1, done: false }</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.log(c.next()) </w:t>
      </w:r>
      <w:r>
        <w:rPr>
          <w:rStyle w:val="44"/>
          <w:rFonts w:ascii="Consolas" w:hAnsi="Consolas"/>
          <w:color w:val="8E908C"/>
          <w:spacing w:val="3"/>
          <w:sz w:val="20"/>
          <w:szCs w:val="20"/>
        </w:rPr>
        <w:t>// { value: 2, done: false }</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.log(c.next()) </w:t>
      </w:r>
      <w:r>
        <w:rPr>
          <w:rStyle w:val="44"/>
          <w:rFonts w:ascii="Consolas" w:hAnsi="Consolas"/>
          <w:color w:val="8E908C"/>
          <w:spacing w:val="3"/>
          <w:sz w:val="20"/>
          <w:szCs w:val="20"/>
        </w:rPr>
        <w:t>// { value: 3, done: true }</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.log(c.next()) </w:t>
      </w:r>
      <w:r>
        <w:rPr>
          <w:rStyle w:val="44"/>
          <w:rFonts w:ascii="Consolas" w:hAnsi="Consolas"/>
          <w:color w:val="8E908C"/>
          <w:spacing w:val="3"/>
          <w:sz w:val="20"/>
          <w:szCs w:val="20"/>
        </w:rPr>
        <w:t>// { value: undefined, done: true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没有了</w:t>
      </w:r>
      <w:r>
        <w:rPr>
          <w:rStyle w:val="49"/>
          <w:rFonts w:ascii="Consolas" w:hAnsi="Consolas"/>
          <w:color w:val="F5871F"/>
          <w:spacing w:val="3"/>
          <w:sz w:val="20"/>
          <w:szCs w:val="20"/>
        </w:rPr>
        <w:t>Promise</w:t>
      </w:r>
      <w:r>
        <w:rPr>
          <w:rStyle w:val="28"/>
          <w:rFonts w:ascii="Consolas" w:hAnsi="Consolas"/>
          <w:color w:val="333333"/>
          <w:spacing w:val="3"/>
          <w:sz w:val="20"/>
          <w:szCs w:val="20"/>
        </w:rPr>
        <w:t>的一堆then(),异步操作更像同步操作，代码更加清晰。</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不能自动执行异步操作，需要写多个next()方法，需要配合使用Thunk函数和Co模块才能做到自动执行。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/*---------5.async/await：---------*/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是es2017引入的异步操作解决方案，可以理解为Generator的语法糖，</w:t>
      </w:r>
      <w:r>
        <w:rPr>
          <w:rStyle w:val="45"/>
          <w:rFonts w:ascii="Consolas" w:hAnsi="Consolas"/>
          <w:color w:val="8959A8"/>
          <w:spacing w:val="3"/>
          <w:sz w:val="20"/>
          <w:szCs w:val="20"/>
        </w:rPr>
        <w:t>async</w:t>
      </w:r>
      <w:r>
        <w:rPr>
          <w:rStyle w:val="28"/>
          <w:rFonts w:ascii="Consolas" w:hAnsi="Consolas"/>
          <w:color w:val="333333"/>
          <w:spacing w:val="3"/>
          <w:sz w:val="20"/>
          <w:szCs w:val="20"/>
        </w:rPr>
        <w:t>等同于Generator和co模块的封装，</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函数返回一个 </w:t>
      </w:r>
      <w:r>
        <w:rPr>
          <w:rStyle w:val="49"/>
          <w:rFonts w:ascii="Consolas" w:hAnsi="Consolas"/>
          <w:color w:val="F5871F"/>
          <w:spacing w:val="3"/>
          <w:sz w:val="20"/>
          <w:szCs w:val="20"/>
        </w:rPr>
        <w:t>Promise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read</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readA =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readFile(</w:t>
      </w:r>
      <w:r>
        <w:rPr>
          <w:rStyle w:val="48"/>
          <w:rFonts w:ascii="Consolas" w:hAnsi="Consolas"/>
          <w:color w:val="718C00"/>
          <w:spacing w:val="3"/>
          <w:sz w:val="20"/>
          <w:szCs w:val="20"/>
        </w:rPr>
        <w:t>'data/a.txt'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readB =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readFile(</w:t>
      </w:r>
      <w:r>
        <w:rPr>
          <w:rStyle w:val="48"/>
          <w:rFonts w:ascii="Consolas" w:hAnsi="Consolas"/>
          <w:color w:val="718C00"/>
          <w:spacing w:val="3"/>
          <w:sz w:val="20"/>
          <w:szCs w:val="20"/>
        </w:rPr>
        <w:t>'data/b.txt'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readC =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readFile(</w:t>
      </w:r>
      <w:r>
        <w:rPr>
          <w:rStyle w:val="48"/>
          <w:rFonts w:ascii="Consolas" w:hAnsi="Consolas"/>
          <w:color w:val="718C00"/>
          <w:spacing w:val="3"/>
          <w:sz w:val="20"/>
          <w:szCs w:val="20"/>
        </w:rPr>
        <w:t>'data/c.txt'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.log(readA)</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.log(readB)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.log(readC)</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read()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内置执行器，比Generator操作更简单。</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比*</w:t>
      </w:r>
      <w:r>
        <w:rPr>
          <w:rStyle w:val="45"/>
          <w:rFonts w:ascii="Consolas" w:hAnsi="Consolas"/>
          <w:color w:val="8959A8"/>
          <w:spacing w:val="3"/>
          <w:sz w:val="20"/>
          <w:szCs w:val="20"/>
        </w:rPr>
        <w:t>yield</w:t>
      </w:r>
      <w:r>
        <w:rPr>
          <w:rStyle w:val="28"/>
          <w:rFonts w:ascii="Consolas" w:hAnsi="Consolas"/>
          <w:color w:val="333333"/>
          <w:spacing w:val="3"/>
          <w:sz w:val="20"/>
          <w:szCs w:val="20"/>
        </w:rPr>
        <w:t>语义更清晰。返回值是</w:t>
      </w:r>
      <w:r>
        <w:rPr>
          <w:rStyle w:val="49"/>
          <w:rFonts w:ascii="Consolas" w:hAnsi="Consolas"/>
          <w:color w:val="F5871F"/>
          <w:spacing w:val="3"/>
          <w:sz w:val="20"/>
          <w:szCs w:val="20"/>
        </w:rPr>
        <w:t>Promise</w:t>
      </w:r>
      <w:r>
        <w:rPr>
          <w:rStyle w:val="28"/>
          <w:rFonts w:ascii="Consolas" w:hAnsi="Consolas"/>
          <w:color w:val="333333"/>
          <w:spacing w:val="3"/>
          <w:sz w:val="20"/>
          <w:szCs w:val="20"/>
        </w:rPr>
        <w:t>对象，可以用then指定下一步操作。代码更整洁。可以捕获同步和异步的错误。</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async 和 await 、promise的区别 和 这两个的本质</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/*---------Promise概念：---------*/</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 是异步编程的一种解决方案，比传统的解决方案——回调函数和事件——更合理和更强大，简单地说，</w:t>
      </w:r>
      <w:r>
        <w:rPr>
          <w:rStyle w:val="49"/>
          <w:rFonts w:ascii="Consolas" w:hAnsi="Consolas"/>
          <w:color w:val="F5871F"/>
          <w:spacing w:val="3"/>
          <w:sz w:val="20"/>
          <w:szCs w:val="20"/>
        </w:rPr>
        <w:t>Promise</w:t>
      </w:r>
      <w:r>
        <w:rPr>
          <w:rStyle w:val="28"/>
          <w:rFonts w:ascii="Consolas" w:hAnsi="Consolas"/>
          <w:color w:val="333333"/>
          <w:spacing w:val="3"/>
          <w:sz w:val="20"/>
          <w:szCs w:val="20"/>
        </w:rPr>
        <w:t>好比容器，里面存放着一些未来才会执行完毕（异步）的事件的结果，而这些结果一旦生成是无法改变的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/*---------async await概念：---------*/</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也是异步编程的一种解决方案，他遵循的是Generator 函数的语法糖，他拥有内置执行器，不需要额外的调用直接会自动执行并输出结果，它返回的是一个</w:t>
      </w:r>
      <w:r>
        <w:rPr>
          <w:rStyle w:val="49"/>
          <w:rFonts w:ascii="Consolas" w:hAnsi="Consolas"/>
          <w:color w:val="F5871F"/>
          <w:spacing w:val="3"/>
          <w:sz w:val="20"/>
          <w:szCs w:val="20"/>
        </w:rPr>
        <w:t>Promise</w:t>
      </w:r>
      <w:r>
        <w:rPr>
          <w:rStyle w:val="28"/>
          <w:rFonts w:ascii="Consolas" w:hAnsi="Consolas"/>
          <w:color w:val="333333"/>
          <w:spacing w:val="3"/>
          <w:sz w:val="20"/>
          <w:szCs w:val="20"/>
        </w:rPr>
        <w:t>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两者的区别：</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的出现解决了传统callback函数导致的“地域回调”问题，但它的语法导致了它向纵向发展行成了一个回调链，遇到复杂的业务场景，这样的语法显然也是不美观的。而</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代码看起来会简洁些，使得异步代码看起来像同步代码，</w:t>
      </w:r>
      <w:r>
        <w:rPr>
          <w:rStyle w:val="45"/>
          <w:rFonts w:ascii="Consolas" w:hAnsi="Consolas"/>
          <w:color w:val="8959A8"/>
          <w:spacing w:val="3"/>
          <w:sz w:val="20"/>
          <w:szCs w:val="20"/>
        </w:rPr>
        <w:t>await</w:t>
      </w:r>
      <w:r>
        <w:rPr>
          <w:rStyle w:val="28"/>
          <w:rFonts w:ascii="Consolas" w:hAnsi="Consolas"/>
          <w:color w:val="333333"/>
          <w:spacing w:val="3"/>
          <w:sz w:val="20"/>
          <w:szCs w:val="20"/>
        </w:rPr>
        <w:t>的本质是可以提供等同于”同步效果“的等待异步返回能力的语法糖，只有这一句代码执行完，才会执行下一句。</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与</w:t>
      </w:r>
      <w:r>
        <w:rPr>
          <w:rStyle w:val="49"/>
          <w:rFonts w:ascii="Consolas" w:hAnsi="Consolas"/>
          <w:color w:val="F5871F"/>
          <w:spacing w:val="3"/>
          <w:sz w:val="20"/>
          <w:szCs w:val="20"/>
        </w:rPr>
        <w:t>Promise</w:t>
      </w:r>
      <w:r>
        <w:rPr>
          <w:rStyle w:val="28"/>
          <w:rFonts w:ascii="Consolas" w:hAnsi="Consolas"/>
          <w:color w:val="333333"/>
          <w:spacing w:val="3"/>
          <w:sz w:val="20"/>
          <w:szCs w:val="20"/>
        </w:rPr>
        <w:t>一样，是非阻塞的。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是基于</w:t>
      </w:r>
      <w:r>
        <w:rPr>
          <w:rStyle w:val="49"/>
          <w:rFonts w:ascii="Consolas" w:hAnsi="Consolas"/>
          <w:color w:val="F5871F"/>
          <w:spacing w:val="3"/>
          <w:sz w:val="20"/>
          <w:szCs w:val="20"/>
        </w:rPr>
        <w:t>Promise</w:t>
      </w:r>
      <w:r>
        <w:rPr>
          <w:rStyle w:val="28"/>
          <w:rFonts w:ascii="Consolas" w:hAnsi="Consolas"/>
          <w:color w:val="333333"/>
          <w:spacing w:val="3"/>
          <w:sz w:val="20"/>
          <w:szCs w:val="20"/>
        </w:rPr>
        <w:t>实现的，可以说是改良版的</w:t>
      </w:r>
      <w:r>
        <w:rPr>
          <w:rStyle w:val="49"/>
          <w:rFonts w:ascii="Consolas" w:hAnsi="Consolas"/>
          <w:color w:val="F5871F"/>
          <w:spacing w:val="3"/>
          <w:sz w:val="20"/>
          <w:szCs w:val="20"/>
        </w:rPr>
        <w:t>Promise</w:t>
      </w:r>
      <w:r>
        <w:rPr>
          <w:rStyle w:val="28"/>
          <w:rFonts w:ascii="Consolas" w:hAnsi="Consolas"/>
          <w:color w:val="333333"/>
          <w:spacing w:val="3"/>
          <w:sz w:val="20"/>
          <w:szCs w:val="20"/>
        </w:rPr>
        <w:t>，它不能用于普通的回调函数。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 aync await 的好处</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最重要的好处是同步编程风格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有本地浏览器支持。截至今天，所有主流浏览器 查看都完全支持异步功能。</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关键字。它声明 getBooksByAuthorWithAwait()函数返回值确保是一个 promise，以便调用者可以安全调用 getBooksByAuthorWithAwait().then(...)或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getBooksByAuthorWithAwait()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移动端点击事件 300ms 延迟如何去掉？原因是什么？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300</w:t>
      </w:r>
      <w:r>
        <w:rPr>
          <w:rStyle w:val="28"/>
          <w:rFonts w:ascii="Consolas" w:hAnsi="Consolas"/>
          <w:color w:val="333333"/>
          <w:spacing w:val="3"/>
          <w:sz w:val="20"/>
          <w:szCs w:val="20"/>
        </w:rPr>
        <w:t>毫秒原因：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当用户第一次点击屏幕后，需要判断用户是否要进行双击操作，于是手机会等待</w:t>
      </w:r>
      <w:r>
        <w:rPr>
          <w:rStyle w:val="43"/>
          <w:rFonts w:ascii="Consolas" w:hAnsi="Consolas"/>
          <w:color w:val="F5871F"/>
          <w:spacing w:val="3"/>
          <w:sz w:val="20"/>
          <w:szCs w:val="20"/>
        </w:rPr>
        <w:t>300</w:t>
      </w:r>
      <w:r>
        <w:rPr>
          <w:rStyle w:val="28"/>
          <w:rFonts w:ascii="Consolas" w:hAnsi="Consolas"/>
          <w:color w:val="333333"/>
          <w:spacing w:val="3"/>
          <w:sz w:val="20"/>
          <w:szCs w:val="20"/>
        </w:rPr>
        <w:t>毫秒，</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解决方法：FastClick.js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FastClick 是 FT Labs 专门为解决移动端浏览器 </w:t>
      </w:r>
      <w:r>
        <w:rPr>
          <w:rStyle w:val="43"/>
          <w:rFonts w:ascii="Consolas" w:hAnsi="Consolas"/>
          <w:color w:val="F5871F"/>
          <w:spacing w:val="3"/>
          <w:sz w:val="20"/>
          <w:szCs w:val="20"/>
        </w:rPr>
        <w:t>300</w:t>
      </w:r>
      <w:r>
        <w:rPr>
          <w:rStyle w:val="28"/>
          <w:rFonts w:ascii="Consolas" w:hAnsi="Consolas"/>
          <w:color w:val="333333"/>
          <w:spacing w:val="3"/>
          <w:sz w:val="20"/>
          <w:szCs w:val="20"/>
        </w:rPr>
        <w:t xml:space="preserve"> 毫秒点击延迟问题所开发的一个轻量级的库。FastClick的实现原理是在检测到touchend事件的时候，会通过DOM自定义事件立即出发模拟一个click事件，并把浏览器在</w:t>
      </w:r>
      <w:r>
        <w:rPr>
          <w:rStyle w:val="43"/>
          <w:rFonts w:ascii="Consolas" w:hAnsi="Consolas"/>
          <w:color w:val="F5871F"/>
          <w:spacing w:val="3"/>
          <w:sz w:val="20"/>
          <w:szCs w:val="20"/>
        </w:rPr>
        <w:t>300</w:t>
      </w:r>
      <w:r>
        <w:rPr>
          <w:rStyle w:val="28"/>
          <w:rFonts w:ascii="Consolas" w:hAnsi="Consolas"/>
          <w:color w:val="333333"/>
          <w:spacing w:val="3"/>
          <w:sz w:val="20"/>
          <w:szCs w:val="20"/>
        </w:rPr>
        <w:t>ms之后的click事件阻止掉。</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Cookie 有哪些属性？其中HttpOnly，Secure，Expire分别有什么作用？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Cookie属性：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name　　字段为一个cookie的名称。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value　　字段为一个cookie的值。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domain　　字段为可以访问此cookie的域名。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path　　字段为可以访问此cookie的页面路径。 比如domain是abc.com,path是/test，那么只有/test路径下的页面可以读取此cookie。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expires/Max-Age 　　字段为此cookie超时时间。若设置其值为一个时间，那么当到达此时间后，此cookie失效。不设置的话默认值是Session，意思是cookie会和session一起失效。当浏览器关闭(不是浏览器标签页，而是整个浏览器) 后，此cookie失效。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Size　　字段 此cookie大小。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http　　字段  cookie的httponly属性。若此属性为</w:t>
      </w:r>
      <w:r>
        <w:rPr>
          <w:rStyle w:val="51"/>
          <w:rFonts w:ascii="Consolas" w:hAnsi="Consolas"/>
          <w:color w:val="F5871F"/>
          <w:spacing w:val="3"/>
          <w:sz w:val="20"/>
          <w:szCs w:val="20"/>
        </w:rPr>
        <w:t>true</w:t>
      </w:r>
      <w:r>
        <w:rPr>
          <w:rStyle w:val="28"/>
          <w:rFonts w:ascii="Consolas" w:hAnsi="Consolas"/>
          <w:color w:val="333333"/>
          <w:spacing w:val="3"/>
          <w:sz w:val="20"/>
          <w:szCs w:val="20"/>
        </w:rPr>
        <w:t>，则只有在http请求头中会带有此cookie的信息，而不能通过</w:t>
      </w:r>
      <w:r>
        <w:rPr>
          <w:rStyle w:val="49"/>
          <w:rFonts w:ascii="Consolas" w:hAnsi="Consolas"/>
          <w:color w:val="F5871F"/>
          <w:spacing w:val="3"/>
          <w:sz w:val="20"/>
          <w:szCs w:val="20"/>
        </w:rPr>
        <w:t>document</w:t>
      </w:r>
      <w:r>
        <w:rPr>
          <w:rStyle w:val="28"/>
          <w:rFonts w:ascii="Consolas" w:hAnsi="Consolas"/>
          <w:color w:val="333333"/>
          <w:spacing w:val="3"/>
          <w:sz w:val="20"/>
          <w:szCs w:val="20"/>
        </w:rPr>
        <w:t>.cookie来访问此cookie。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secure　　 字段 设置是否只能通过https来传递此条cookie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secure属性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当设置为</w:t>
      </w:r>
      <w:r>
        <w:rPr>
          <w:rStyle w:val="51"/>
          <w:rFonts w:ascii="Consolas" w:hAnsi="Consolas"/>
          <w:color w:val="F5871F"/>
          <w:spacing w:val="3"/>
          <w:sz w:val="20"/>
          <w:szCs w:val="20"/>
        </w:rPr>
        <w:t>true</w:t>
      </w:r>
      <w:r>
        <w:rPr>
          <w:rStyle w:val="28"/>
          <w:rFonts w:ascii="Consolas" w:hAnsi="Consolas"/>
          <w:color w:val="333333"/>
          <w:spacing w:val="3"/>
          <w:sz w:val="20"/>
          <w:szCs w:val="20"/>
        </w:rPr>
        <w:t>时，表示创建的 Cookie 会被以安全的形式向服务器传输，也就是只能在 HTTPS 连接中被浏览器传递到服务器端进行会话验证，如果是 HTTP 连接则不会传递该信息，所以不会被窃取到Cookie 的具体内容。</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HttpOnly属性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如果在Cookie中设置了</w:t>
      </w:r>
      <w:r>
        <w:rPr>
          <w:rStyle w:val="48"/>
          <w:rFonts w:ascii="Consolas" w:hAnsi="Consolas"/>
          <w:color w:val="718C00"/>
          <w:spacing w:val="3"/>
          <w:sz w:val="20"/>
          <w:szCs w:val="20"/>
        </w:rPr>
        <w:t>"HttpOnly"</w:t>
      </w:r>
      <w:r>
        <w:rPr>
          <w:rStyle w:val="28"/>
          <w:rFonts w:ascii="Consolas" w:hAnsi="Consolas"/>
          <w:color w:val="333333"/>
          <w:spacing w:val="3"/>
          <w:sz w:val="20"/>
          <w:szCs w:val="20"/>
        </w:rPr>
        <w:t>属性，那么通过程序(JS脚本、Applet等)将无法读取到Cookie信息，这样能有效的防止XSS攻击。</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Expire属性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设置Cookie的失效时间：</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如何实现函数的柯里化？比如 add(1)(2)(3)</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/*-----解决方法1：-----*/</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add</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args = </w:t>
      </w:r>
      <w:r>
        <w:rPr>
          <w:rStyle w:val="49"/>
          <w:rFonts w:ascii="Consolas" w:hAnsi="Consolas"/>
          <w:color w:val="F5871F"/>
          <w:spacing w:val="3"/>
          <w:sz w:val="20"/>
          <w:szCs w:val="20"/>
        </w:rPr>
        <w:t>Array</w:t>
      </w:r>
      <w:r>
        <w:rPr>
          <w:rStyle w:val="28"/>
          <w:rFonts w:ascii="Consolas" w:hAnsi="Consolas"/>
          <w:color w:val="333333"/>
          <w:spacing w:val="3"/>
          <w:sz w:val="20"/>
          <w:szCs w:val="20"/>
        </w:rPr>
        <w:t>.prototype.slice.call(</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sub_arg = </w:t>
      </w:r>
      <w:r>
        <w:rPr>
          <w:rStyle w:val="49"/>
          <w:rFonts w:ascii="Consolas" w:hAnsi="Consolas"/>
          <w:color w:val="F5871F"/>
          <w:spacing w:val="3"/>
          <w:sz w:val="20"/>
          <w:szCs w:val="20"/>
        </w:rPr>
        <w:t>Array</w:t>
      </w:r>
      <w:r>
        <w:rPr>
          <w:rStyle w:val="28"/>
          <w:rFonts w:ascii="Consolas" w:hAnsi="Consolas"/>
          <w:color w:val="333333"/>
          <w:spacing w:val="3"/>
          <w:sz w:val="20"/>
          <w:szCs w:val="20"/>
        </w:rPr>
        <w:t>.prototype.slice.call(</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把全部的参数聚集到参数的入口为一个参数： args.concat(sub_arg)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add.apply(</w:t>
      </w:r>
      <w:r>
        <w:rPr>
          <w:rStyle w:val="51"/>
          <w:rFonts w:ascii="Consolas" w:hAnsi="Consolas"/>
          <w:color w:val="F5871F"/>
          <w:spacing w:val="3"/>
          <w:sz w:val="20"/>
          <w:szCs w:val="20"/>
        </w:rPr>
        <w:t>null</w:t>
      </w:r>
      <w:r>
        <w:rPr>
          <w:rStyle w:val="28"/>
          <w:rFonts w:ascii="Consolas" w:hAnsi="Consolas"/>
          <w:color w:val="333333"/>
          <w:spacing w:val="3"/>
          <w:sz w:val="20"/>
          <w:szCs w:val="20"/>
        </w:rPr>
        <w:t>, args.concat(sub_arg));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fn.valueOf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args.reduce(</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 b</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 + 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3</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3</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6</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10</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/*-----解决方法2：-----*/</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add</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args = </w:t>
      </w:r>
      <w:r>
        <w:rPr>
          <w:rStyle w:val="49"/>
          <w:rFonts w:ascii="Consolas" w:hAnsi="Consolas"/>
          <w:color w:val="F5871F"/>
          <w:spacing w:val="3"/>
          <w:sz w:val="20"/>
          <w:szCs w:val="20"/>
        </w:rPr>
        <w:t>Array</w:t>
      </w:r>
      <w:r>
        <w:rPr>
          <w:rStyle w:val="28"/>
          <w:rFonts w:ascii="Consolas" w:hAnsi="Consolas"/>
          <w:color w:val="333333"/>
          <w:spacing w:val="3"/>
          <w:sz w:val="20"/>
          <w:szCs w:val="20"/>
        </w:rPr>
        <w:t>.prototype.slice.call(</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把参数都放在一个相当于全局变量的 args 里面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args.push(...arguments)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fn.valueOf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args.reduce(</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 b</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 + 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3</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3</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6</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10</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什么是反柯里化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JavaScript中，当我们调用对象的某个方法时，其实不用去关心该对象原本是否被设计为拥有这个方法，这是动态类型语言的特点。可以通过反柯里化(uncurrying)函数实现，让一个对象去借用一个原本不属于他的方法。</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将 [1,2] 与 [3,[4]] 合并为 [1,2,3,[4]]</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JS数组合并方法:</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arr3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].concat([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//[1,2,3,[4]]</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Array.forEach() 与 Array.map() 的区别，Array.slice() 与 Array.splice() 的区别？</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/*-----forEach-----*/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forEach不支持</w:t>
      </w:r>
      <w:r>
        <w:rPr>
          <w:rStyle w:val="45"/>
          <w:rFonts w:ascii="Consolas" w:hAnsi="Consolas"/>
          <w:color w:val="8959A8"/>
          <w:spacing w:val="3"/>
          <w:sz w:val="20"/>
          <w:szCs w:val="20"/>
        </w:rPr>
        <w:t>return</w:t>
      </w:r>
      <w:r>
        <w:rPr>
          <w:rStyle w:val="28"/>
          <w:rFonts w:ascii="Consolas" w:hAnsi="Consolas"/>
          <w:color w:val="333333"/>
          <w:spacing w:val="3"/>
          <w:sz w:val="20"/>
          <w:szCs w:val="20"/>
        </w:rPr>
        <w:t>,对原来的数组也没有影响。但是我们可以自己通过数组的索引来修改原来的数组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ary = [</w:t>
      </w:r>
      <w:r>
        <w:rPr>
          <w:rStyle w:val="43"/>
          <w:rFonts w:ascii="Consolas" w:hAnsi="Consolas"/>
          <w:color w:val="F5871F"/>
          <w:spacing w:val="3"/>
          <w:sz w:val="20"/>
          <w:szCs w:val="20"/>
        </w:rPr>
        <w:t>12</w:t>
      </w:r>
      <w:r>
        <w:rPr>
          <w:rStyle w:val="28"/>
          <w:rFonts w:ascii="Consolas" w:hAnsi="Consolas"/>
          <w:color w:val="333333"/>
          <w:spacing w:val="3"/>
          <w:sz w:val="20"/>
          <w:szCs w:val="20"/>
        </w:rPr>
        <w:t>,</w:t>
      </w:r>
      <w:r>
        <w:rPr>
          <w:rStyle w:val="43"/>
          <w:rFonts w:ascii="Consolas" w:hAnsi="Consolas"/>
          <w:color w:val="F5871F"/>
          <w:spacing w:val="3"/>
          <w:sz w:val="20"/>
          <w:szCs w:val="20"/>
        </w:rPr>
        <w:t>23</w:t>
      </w:r>
      <w:r>
        <w:rPr>
          <w:rStyle w:val="28"/>
          <w:rFonts w:ascii="Consolas" w:hAnsi="Consolas"/>
          <w:color w:val="333333"/>
          <w:spacing w:val="3"/>
          <w:sz w:val="20"/>
          <w:szCs w:val="20"/>
        </w:rPr>
        <w:t>,</w:t>
      </w:r>
      <w:r>
        <w:rPr>
          <w:rStyle w:val="43"/>
          <w:rFonts w:ascii="Consolas" w:hAnsi="Consolas"/>
          <w:color w:val="F5871F"/>
          <w:spacing w:val="3"/>
          <w:sz w:val="20"/>
          <w:szCs w:val="20"/>
        </w:rPr>
        <w:t>24</w:t>
      </w:r>
      <w:r>
        <w:rPr>
          <w:rStyle w:val="28"/>
          <w:rFonts w:ascii="Consolas" w:hAnsi="Consolas"/>
          <w:color w:val="333333"/>
          <w:spacing w:val="3"/>
          <w:sz w:val="20"/>
          <w:szCs w:val="20"/>
        </w:rPr>
        <w:t>,</w:t>
      </w:r>
      <w:r>
        <w:rPr>
          <w:rStyle w:val="43"/>
          <w:rFonts w:ascii="Consolas" w:hAnsi="Consolas"/>
          <w:color w:val="F5871F"/>
          <w:spacing w:val="3"/>
          <w:sz w:val="20"/>
          <w:szCs w:val="20"/>
        </w:rPr>
        <w:t>42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res = ary.forEach(</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item,index,input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input[index] = item*</w:t>
      </w:r>
      <w:r>
        <w:rPr>
          <w:rStyle w:val="43"/>
          <w:rFonts w:ascii="Consolas" w:hAnsi="Consolas"/>
          <w:color w:val="F5871F"/>
          <w:spacing w:val="3"/>
          <w:sz w:val="20"/>
          <w:szCs w:val="20"/>
        </w:rPr>
        <w:t>10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.log(res);</w:t>
      </w:r>
      <w:r>
        <w:rPr>
          <w:rStyle w:val="44"/>
          <w:rFonts w:ascii="Consolas" w:hAnsi="Consolas"/>
          <w:color w:val="8E908C"/>
          <w:spacing w:val="3"/>
          <w:sz w:val="20"/>
          <w:szCs w:val="20"/>
        </w:rPr>
        <w:t>//--&gt;undefined;</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.log(ary);</w:t>
      </w:r>
      <w:r>
        <w:rPr>
          <w:rStyle w:val="44"/>
          <w:rFonts w:ascii="Consolas" w:hAnsi="Consolas"/>
          <w:color w:val="8E908C"/>
          <w:spacing w:val="3"/>
          <w:sz w:val="20"/>
          <w:szCs w:val="20"/>
        </w:rPr>
        <w:t>//--&gt;会对原来的数组产生改变；</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/*-----map-----*/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map支持</w:t>
      </w:r>
      <w:r>
        <w:rPr>
          <w:rStyle w:val="45"/>
          <w:rFonts w:ascii="Consolas" w:hAnsi="Consolas"/>
          <w:color w:val="8959A8"/>
          <w:spacing w:val="3"/>
          <w:sz w:val="20"/>
          <w:szCs w:val="20"/>
        </w:rPr>
        <w:t>return</w:t>
      </w:r>
      <w:r>
        <w:rPr>
          <w:rStyle w:val="28"/>
          <w:rFonts w:ascii="Consolas" w:hAnsi="Consolas"/>
          <w:color w:val="333333"/>
          <w:spacing w:val="3"/>
          <w:sz w:val="20"/>
          <w:szCs w:val="20"/>
        </w:rPr>
        <w:t>返回值，也不影响原数组，但是会返回一个新的数组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ary = [</w:t>
      </w:r>
      <w:r>
        <w:rPr>
          <w:rStyle w:val="43"/>
          <w:rFonts w:ascii="Consolas" w:hAnsi="Consolas"/>
          <w:color w:val="F5871F"/>
          <w:spacing w:val="3"/>
          <w:sz w:val="20"/>
          <w:szCs w:val="20"/>
        </w:rPr>
        <w:t>12</w:t>
      </w:r>
      <w:r>
        <w:rPr>
          <w:rStyle w:val="28"/>
          <w:rFonts w:ascii="Consolas" w:hAnsi="Consolas"/>
          <w:color w:val="333333"/>
          <w:spacing w:val="3"/>
          <w:sz w:val="20"/>
          <w:szCs w:val="20"/>
        </w:rPr>
        <w:t>,</w:t>
      </w:r>
      <w:r>
        <w:rPr>
          <w:rStyle w:val="43"/>
          <w:rFonts w:ascii="Consolas" w:hAnsi="Consolas"/>
          <w:color w:val="F5871F"/>
          <w:spacing w:val="3"/>
          <w:sz w:val="20"/>
          <w:szCs w:val="20"/>
        </w:rPr>
        <w:t>23</w:t>
      </w:r>
      <w:r>
        <w:rPr>
          <w:rStyle w:val="28"/>
          <w:rFonts w:ascii="Consolas" w:hAnsi="Consolas"/>
          <w:color w:val="333333"/>
          <w:spacing w:val="3"/>
          <w:sz w:val="20"/>
          <w:szCs w:val="20"/>
        </w:rPr>
        <w:t>,</w:t>
      </w:r>
      <w:r>
        <w:rPr>
          <w:rStyle w:val="43"/>
          <w:rFonts w:ascii="Consolas" w:hAnsi="Consolas"/>
          <w:color w:val="F5871F"/>
          <w:spacing w:val="3"/>
          <w:sz w:val="20"/>
          <w:szCs w:val="20"/>
        </w:rPr>
        <w:t>24</w:t>
      </w:r>
      <w:r>
        <w:rPr>
          <w:rStyle w:val="28"/>
          <w:rFonts w:ascii="Consolas" w:hAnsi="Consolas"/>
          <w:color w:val="333333"/>
          <w:spacing w:val="3"/>
          <w:sz w:val="20"/>
          <w:szCs w:val="20"/>
        </w:rPr>
        <w:t>,</w:t>
      </w:r>
      <w:r>
        <w:rPr>
          <w:rStyle w:val="43"/>
          <w:rFonts w:ascii="Consolas" w:hAnsi="Consolas"/>
          <w:color w:val="F5871F"/>
          <w:spacing w:val="3"/>
          <w:sz w:val="20"/>
          <w:szCs w:val="20"/>
        </w:rPr>
        <w:t>42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res = ary.map(</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item,index,input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item*</w:t>
      </w:r>
      <w:r>
        <w:rPr>
          <w:rStyle w:val="43"/>
          <w:rFonts w:ascii="Consolas" w:hAnsi="Consolas"/>
          <w:color w:val="F5871F"/>
          <w:spacing w:val="3"/>
          <w:sz w:val="20"/>
          <w:szCs w:val="20"/>
        </w:rPr>
        <w:t>10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.log(res);</w:t>
      </w:r>
      <w:r>
        <w:rPr>
          <w:rStyle w:val="44"/>
          <w:rFonts w:ascii="Consolas" w:hAnsi="Consolas"/>
          <w:color w:val="8E908C"/>
          <w:spacing w:val="3"/>
          <w:sz w:val="20"/>
          <w:szCs w:val="20"/>
        </w:rPr>
        <w:t>//--&gt;[120,230,240,420,10];</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.log(ary);</w:t>
      </w:r>
      <w:r>
        <w:rPr>
          <w:rStyle w:val="44"/>
          <w:rFonts w:ascii="Consolas" w:hAnsi="Consolas"/>
          <w:color w:val="8E908C"/>
          <w:spacing w:val="3"/>
          <w:sz w:val="20"/>
          <w:szCs w:val="20"/>
        </w:rPr>
        <w:t>//--&gt;[12,23,24,42,1]；</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array.slice(start,end)函数是取array数组中指定的一些元素：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根据数组下标start和end，两个参数为取值的开始和结束下标，取出的值不包括end位置的值，生成一个新数组作为返回值；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这里end可以为空，为空则取从start位置到数组结尾的元素，生成新数组。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array.splice(start,length,insert_one......)函数则是直接在原数组进行删除、添加、替换元素的操作：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start为数组删除元素的开始下标，</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length为从start位置开始array删除元素的个数，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后面参数为删除之后array重新插入的数据内容，插入位置为删除位置，而非数组开头或末尾，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返回值为array删除的元素组成的数组。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显而易见，splice函数可以用来对数组元素进行替换。由splice操作后的数组array，数组中内容如果已经改变，就再也找不回array在splice之前的模样。</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将 1234567 转换为 1,234,567</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fun</w:t>
      </w:r>
      <w:r>
        <w:rPr>
          <w:rStyle w:val="46"/>
          <w:rFonts w:ascii="Consolas" w:hAnsi="Consolas"/>
          <w:color w:val="4271AE"/>
          <w:spacing w:val="3"/>
          <w:sz w:val="20"/>
          <w:szCs w:val="20"/>
        </w:rPr>
        <w:t>(</w:t>
      </w:r>
      <w:r>
        <w:rPr>
          <w:rStyle w:val="47"/>
          <w:rFonts w:ascii="Consolas" w:hAnsi="Consolas"/>
          <w:color w:val="F5871F"/>
          <w:spacing w:val="3"/>
          <w:sz w:val="20"/>
          <w:szCs w:val="20"/>
        </w:rPr>
        <w:t>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String</w:t>
      </w:r>
      <w:r>
        <w:rPr>
          <w:rStyle w:val="28"/>
          <w:rFonts w:ascii="Consolas" w:hAnsi="Consolas"/>
          <w:color w:val="333333"/>
          <w:spacing w:val="3"/>
          <w:sz w:val="20"/>
          <w:szCs w:val="20"/>
        </w:rPr>
        <w:t>(n).replace(</w:t>
      </w:r>
      <w:r>
        <w:rPr>
          <w:rStyle w:val="85"/>
          <w:rFonts w:ascii="Consolas" w:hAnsi="Consolas"/>
          <w:color w:val="C82829"/>
          <w:spacing w:val="3"/>
          <w:sz w:val="20"/>
          <w:szCs w:val="20"/>
        </w:rPr>
        <w:t>/(?!^)(?=(\d{3})+\.)/g</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bind 的作用是什么？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bind()方法主要就是将函数绑定到某个对象，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bind()会创建一个函数，函数体内的</w:t>
      </w:r>
      <w:r>
        <w:rPr>
          <w:rStyle w:val="45"/>
          <w:rFonts w:ascii="Consolas" w:hAnsi="Consolas"/>
          <w:color w:val="8959A8"/>
          <w:spacing w:val="3"/>
          <w:sz w:val="20"/>
          <w:szCs w:val="20"/>
        </w:rPr>
        <w:t>this</w:t>
      </w:r>
      <w:r>
        <w:rPr>
          <w:rStyle w:val="28"/>
          <w:rFonts w:ascii="Consolas" w:hAnsi="Consolas"/>
          <w:color w:val="333333"/>
          <w:spacing w:val="3"/>
          <w:sz w:val="20"/>
          <w:szCs w:val="20"/>
        </w:rPr>
        <w:t>对象的值会被绑定到传入bind()第一个参数的值</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Promise.resolve(Promise.resolve(1)).then(console.log) 输出？</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答案：1</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var let const的区别</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声明的变量会挂载在</w:t>
      </w:r>
      <w:r>
        <w:rPr>
          <w:rStyle w:val="49"/>
          <w:rFonts w:ascii="Consolas" w:hAnsi="Consolas"/>
          <w:color w:val="F5871F"/>
          <w:spacing w:val="3"/>
          <w:sz w:val="20"/>
          <w:szCs w:val="20"/>
        </w:rPr>
        <w:t>window</w:t>
      </w:r>
      <w:r>
        <w:rPr>
          <w:rStyle w:val="28"/>
          <w:rFonts w:ascii="Consolas" w:hAnsi="Consolas"/>
          <w:color w:val="333333"/>
          <w:spacing w:val="3"/>
          <w:sz w:val="20"/>
          <w:szCs w:val="20"/>
        </w:rPr>
        <w:t>上，而</w:t>
      </w:r>
      <w:r>
        <w:rPr>
          <w:rStyle w:val="45"/>
          <w:rFonts w:ascii="Consolas" w:hAnsi="Consolas"/>
          <w:color w:val="8959A8"/>
          <w:spacing w:val="3"/>
          <w:sz w:val="20"/>
          <w:szCs w:val="20"/>
        </w:rPr>
        <w:t>let</w:t>
      </w:r>
      <w:r>
        <w:rPr>
          <w:rStyle w:val="28"/>
          <w:rFonts w:ascii="Consolas" w:hAnsi="Consolas"/>
          <w:color w:val="333333"/>
          <w:spacing w:val="3"/>
          <w:sz w:val="20"/>
          <w:szCs w:val="20"/>
        </w:rPr>
        <w:t>和</w:t>
      </w:r>
      <w:r>
        <w:rPr>
          <w:rStyle w:val="45"/>
          <w:rFonts w:ascii="Consolas" w:hAnsi="Consolas"/>
          <w:color w:val="8959A8"/>
          <w:spacing w:val="3"/>
          <w:sz w:val="20"/>
          <w:szCs w:val="20"/>
        </w:rPr>
        <w:t>const</w:t>
      </w:r>
      <w:r>
        <w:rPr>
          <w:rStyle w:val="28"/>
          <w:rFonts w:ascii="Consolas" w:hAnsi="Consolas"/>
          <w:color w:val="333333"/>
          <w:spacing w:val="3"/>
          <w:sz w:val="20"/>
          <w:szCs w:val="20"/>
        </w:rPr>
        <w:t>声明的变量不会</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声明变量存在变量提升，</w:t>
      </w:r>
      <w:r>
        <w:rPr>
          <w:rStyle w:val="45"/>
          <w:rFonts w:ascii="Consolas" w:hAnsi="Consolas"/>
          <w:color w:val="8959A8"/>
          <w:spacing w:val="3"/>
          <w:sz w:val="20"/>
          <w:szCs w:val="20"/>
        </w:rPr>
        <w:t>let</w:t>
      </w:r>
      <w:r>
        <w:rPr>
          <w:rStyle w:val="28"/>
          <w:rFonts w:ascii="Consolas" w:hAnsi="Consolas"/>
          <w:color w:val="333333"/>
          <w:spacing w:val="3"/>
          <w:sz w:val="20"/>
          <w:szCs w:val="20"/>
        </w:rPr>
        <w:t>和</w:t>
      </w:r>
      <w:r>
        <w:rPr>
          <w:rStyle w:val="45"/>
          <w:rFonts w:ascii="Consolas" w:hAnsi="Consolas"/>
          <w:color w:val="8959A8"/>
          <w:spacing w:val="3"/>
          <w:sz w:val="20"/>
          <w:szCs w:val="20"/>
        </w:rPr>
        <w:t>const</w:t>
      </w:r>
      <w:r>
        <w:rPr>
          <w:rStyle w:val="28"/>
          <w:rFonts w:ascii="Consolas" w:hAnsi="Consolas"/>
          <w:color w:val="333333"/>
          <w:spacing w:val="3"/>
          <w:sz w:val="20"/>
          <w:szCs w:val="20"/>
        </w:rPr>
        <w:t>不存在变量提升</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和</w:t>
      </w:r>
      <w:r>
        <w:rPr>
          <w:rStyle w:val="45"/>
          <w:rFonts w:ascii="Consolas" w:hAnsi="Consolas"/>
          <w:color w:val="8959A8"/>
          <w:spacing w:val="3"/>
          <w:sz w:val="20"/>
          <w:szCs w:val="20"/>
        </w:rPr>
        <w:t>const</w:t>
      </w:r>
      <w:r>
        <w:rPr>
          <w:rStyle w:val="28"/>
          <w:rFonts w:ascii="Consolas" w:hAnsi="Consolas"/>
          <w:color w:val="333333"/>
          <w:spacing w:val="3"/>
          <w:sz w:val="20"/>
          <w:szCs w:val="20"/>
        </w:rPr>
        <w:t>声明形成块作用域</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同一作用域下</w:t>
      </w:r>
      <w:r>
        <w:rPr>
          <w:rStyle w:val="45"/>
          <w:rFonts w:ascii="Consolas" w:hAnsi="Consolas"/>
          <w:color w:val="8959A8"/>
          <w:spacing w:val="3"/>
          <w:sz w:val="20"/>
          <w:szCs w:val="20"/>
        </w:rPr>
        <w:t>let</w:t>
      </w:r>
      <w:r>
        <w:rPr>
          <w:rStyle w:val="28"/>
          <w:rFonts w:ascii="Consolas" w:hAnsi="Consolas"/>
          <w:color w:val="333333"/>
          <w:spacing w:val="3"/>
          <w:sz w:val="20"/>
          <w:szCs w:val="20"/>
        </w:rPr>
        <w:t>和</w:t>
      </w:r>
      <w:r>
        <w:rPr>
          <w:rStyle w:val="45"/>
          <w:rFonts w:ascii="Consolas" w:hAnsi="Consolas"/>
          <w:color w:val="8959A8"/>
          <w:spacing w:val="3"/>
          <w:sz w:val="20"/>
          <w:szCs w:val="20"/>
        </w:rPr>
        <w:t>const</w:t>
      </w:r>
      <w:r>
        <w:rPr>
          <w:rStyle w:val="28"/>
          <w:rFonts w:ascii="Consolas" w:hAnsi="Consolas"/>
          <w:color w:val="333333"/>
          <w:spacing w:val="3"/>
          <w:sz w:val="20"/>
          <w:szCs w:val="20"/>
        </w:rPr>
        <w:t>不能声明同名变量，而</w:t>
      </w:r>
      <w:r>
        <w:rPr>
          <w:rStyle w:val="45"/>
          <w:rFonts w:ascii="Consolas" w:hAnsi="Consolas"/>
          <w:color w:val="8959A8"/>
          <w:spacing w:val="3"/>
          <w:sz w:val="20"/>
          <w:szCs w:val="20"/>
        </w:rPr>
        <w:t>var</w:t>
      </w:r>
      <w:r>
        <w:rPr>
          <w:rStyle w:val="28"/>
          <w:rFonts w:ascii="Consolas" w:hAnsi="Consolas"/>
          <w:color w:val="333333"/>
          <w:spacing w:val="3"/>
          <w:sz w:val="20"/>
          <w:szCs w:val="20"/>
        </w:rPr>
        <w:t>可以</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使用</w:t>
      </w:r>
      <w:r>
        <w:rPr>
          <w:rStyle w:val="45"/>
          <w:rFonts w:ascii="Consolas" w:hAnsi="Consolas"/>
          <w:color w:val="8959A8"/>
          <w:spacing w:val="3"/>
          <w:sz w:val="20"/>
          <w:szCs w:val="20"/>
        </w:rPr>
        <w:t>let</w:t>
      </w:r>
      <w:r>
        <w:rPr>
          <w:rStyle w:val="28"/>
          <w:rFonts w:ascii="Consolas" w:hAnsi="Consolas"/>
          <w:color w:val="333333"/>
          <w:spacing w:val="3"/>
          <w:sz w:val="20"/>
          <w:szCs w:val="20"/>
        </w:rPr>
        <w:t>/</w:t>
      </w:r>
      <w:r>
        <w:rPr>
          <w:rStyle w:val="45"/>
          <w:rFonts w:ascii="Consolas" w:hAnsi="Consolas"/>
          <w:color w:val="8959A8"/>
          <w:spacing w:val="3"/>
          <w:sz w:val="20"/>
          <w:szCs w:val="20"/>
        </w:rPr>
        <w:t>const</w:t>
      </w:r>
      <w:r>
        <w:rPr>
          <w:rStyle w:val="28"/>
          <w:rFonts w:ascii="Consolas" w:hAnsi="Consolas"/>
          <w:color w:val="333333"/>
          <w:spacing w:val="3"/>
          <w:sz w:val="20"/>
          <w:szCs w:val="20"/>
        </w:rPr>
        <w:t>声明的变量在当前作用域存在暂存死区</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一旦声明必须赋值,不能使用</w:t>
      </w:r>
      <w:r>
        <w:rPr>
          <w:rStyle w:val="51"/>
          <w:rFonts w:ascii="Consolas" w:hAnsi="Consolas"/>
          <w:color w:val="F5871F"/>
          <w:spacing w:val="3"/>
          <w:sz w:val="20"/>
          <w:szCs w:val="20"/>
        </w:rPr>
        <w:t>null</w:t>
      </w:r>
      <w:r>
        <w:rPr>
          <w:rStyle w:val="28"/>
          <w:rFonts w:ascii="Consolas" w:hAnsi="Consolas"/>
          <w:color w:val="333333"/>
          <w:spacing w:val="3"/>
          <w:sz w:val="20"/>
          <w:szCs w:val="20"/>
        </w:rPr>
        <w:t>占位,声明后不能再修改,如果声明的是复合类型数据，可以修改其属性</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29.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document load 和 documen ready的区别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DOM文档解析：</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解析html结构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加载脚本和样式文件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解析并执行脚本</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构造html的DOM模型      </w:t>
      </w:r>
      <w:r>
        <w:rPr>
          <w:rStyle w:val="44"/>
          <w:rFonts w:ascii="Consolas" w:hAnsi="Consolas"/>
          <w:color w:val="8E908C"/>
          <w:spacing w:val="3"/>
          <w:sz w:val="20"/>
          <w:szCs w:val="20"/>
        </w:rPr>
        <w:t>//ready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加载图片等外部资源文件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页面加载完毕           </w:t>
      </w:r>
      <w:r>
        <w:rPr>
          <w:rStyle w:val="44"/>
          <w:rFonts w:ascii="Consolas" w:hAnsi="Consolas"/>
          <w:color w:val="8E908C"/>
          <w:spacing w:val="3"/>
          <w:sz w:val="20"/>
          <w:szCs w:val="20"/>
        </w:rPr>
        <w:t>//load</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 load: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load是当页面所有资源全部加载完成后（包括DOM文档树，css文件，js文件，图片资源等），执行一个函数，load方法就是onload事件。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documen ready: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构造html的DOM模型加载完毕后触发</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如何自定义事件？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自定义事件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事件是与DOM交互的最常见的方式。通过实现自定义事件，可以让事件用于非DOM代码中。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思想：创建一个管理事件的对象，让其他对象监听那些事件。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基本模式：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EventTarget</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.handlers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EventTarget.prototype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:EventTarget,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addHandler:function(type,handler){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.handlers[type] === </w:t>
      </w:r>
      <w:r>
        <w:rPr>
          <w:rStyle w:val="48"/>
          <w:rFonts w:ascii="Consolas" w:hAnsi="Consolas"/>
          <w:color w:val="718C00"/>
          <w:spacing w:val="3"/>
          <w:sz w:val="20"/>
          <w:szCs w:val="20"/>
        </w:rPr>
        <w:t>"undefined"</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.handlers[type]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.handlers[type].push(handler);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fire:</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event</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(!event.target){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event.target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.handlers[event.type]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handlers = </w:t>
      </w:r>
      <w:r>
        <w:rPr>
          <w:rStyle w:val="45"/>
          <w:rFonts w:ascii="Consolas" w:hAnsi="Consolas"/>
          <w:color w:val="8959A8"/>
          <w:spacing w:val="3"/>
          <w:sz w:val="20"/>
          <w:szCs w:val="20"/>
        </w:rPr>
        <w:t>this</w:t>
      </w:r>
      <w:r>
        <w:rPr>
          <w:rStyle w:val="28"/>
          <w:rFonts w:ascii="Consolas" w:hAnsi="Consolas"/>
          <w:color w:val="333333"/>
          <w:spacing w:val="3"/>
          <w:sz w:val="20"/>
          <w:szCs w:val="20"/>
        </w:rPr>
        <w:t>.handlers[event.type];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handlers.forEach((handler)=&gt;{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handler(event);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removeHandler:</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type,handler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.handlers[type]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handlers = </w:t>
      </w:r>
      <w:r>
        <w:rPr>
          <w:rStyle w:val="45"/>
          <w:rFonts w:ascii="Consolas" w:hAnsi="Consolas"/>
          <w:color w:val="8959A8"/>
          <w:spacing w:val="3"/>
          <w:sz w:val="20"/>
          <w:szCs w:val="20"/>
        </w:rPr>
        <w:t>this</w:t>
      </w:r>
      <w:r>
        <w:rPr>
          <w:rStyle w:val="28"/>
          <w:rFonts w:ascii="Consolas" w:hAnsi="Consolas"/>
          <w:color w:val="333333"/>
          <w:spacing w:val="3"/>
          <w:sz w:val="20"/>
          <w:szCs w:val="20"/>
        </w:rPr>
        <w:t>.handlers[type];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,len = handlers.length; i &lt; len;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(handlers[i] === handler){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break</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handlers.splice(i,</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如何用 setTImeout 来实现 setInterval？</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不去关心回调函数是否还在运行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在某些情况下，函数可能需要比间隔时间更长的时间去完成执行。比如说是用setInterval每隔</w:t>
      </w:r>
      <w:r>
        <w:rPr>
          <w:rStyle w:val="43"/>
          <w:rFonts w:ascii="Consolas" w:hAnsi="Consolas"/>
          <w:color w:val="F5871F"/>
          <w:spacing w:val="3"/>
          <w:sz w:val="20"/>
          <w:szCs w:val="20"/>
        </w:rPr>
        <w:t>5</w:t>
      </w:r>
      <w:r>
        <w:rPr>
          <w:rStyle w:val="28"/>
          <w:rFonts w:ascii="Consolas" w:hAnsi="Consolas"/>
          <w:color w:val="333333"/>
          <w:spacing w:val="3"/>
          <w:sz w:val="20"/>
          <w:szCs w:val="20"/>
        </w:rPr>
        <w:t>秒对远端服务器进行轮询，网络延迟，服务器无响应以及其他因素将会阻止请求按时按成。结果会导致返回一串无必要的排成队列请求。</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忽视错误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因为某些原因，setInterval调用的代码中会出现一个错误，但是代码并不会中止执行而是继续执行错误的代码。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缺乏灵活性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除了前面提到的缺点之外，我非常希望setInterval方法能有一个表明执行次数的参数而不是无休止的执行下去。</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interval</w:t>
      </w:r>
      <w:r>
        <w:rPr>
          <w:rStyle w:val="46"/>
          <w:rFonts w:ascii="Consolas" w:hAnsi="Consolas"/>
          <w:color w:val="4271AE"/>
          <w:spacing w:val="3"/>
          <w:sz w:val="20"/>
          <w:szCs w:val="20"/>
        </w:rPr>
        <w:t>(</w:t>
      </w:r>
      <w:r>
        <w:rPr>
          <w:rStyle w:val="47"/>
          <w:rFonts w:ascii="Consolas" w:hAnsi="Consolas"/>
          <w:color w:val="F5871F"/>
          <w:spacing w:val="3"/>
          <w:sz w:val="20"/>
          <w:szCs w:val="20"/>
        </w:rPr>
        <w:t>func, w, t</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interv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t === </w:t>
      </w:r>
      <w:r>
        <w:rPr>
          <w:rStyle w:val="48"/>
          <w:rFonts w:ascii="Consolas" w:hAnsi="Consolas"/>
          <w:color w:val="718C00"/>
          <w:spacing w:val="3"/>
          <w:sz w:val="20"/>
          <w:szCs w:val="20"/>
        </w:rPr>
        <w:t>"undefined"</w:t>
      </w:r>
      <w:r>
        <w:rPr>
          <w:rStyle w:val="28"/>
          <w:rFonts w:ascii="Consolas" w:hAnsi="Consolas"/>
          <w:color w:val="333333"/>
          <w:spacing w:val="3"/>
          <w:sz w:val="20"/>
          <w:szCs w:val="20"/>
        </w:rPr>
        <w:t xml:space="preserve"> || t-- &gt;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setTimeout(interv, w);</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try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func.call(</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catch</w:t>
      </w:r>
      <w:r>
        <w:rPr>
          <w:rStyle w:val="28"/>
          <w:rFonts w:ascii="Consolas" w:hAnsi="Consolas"/>
          <w:color w:val="333333"/>
          <w:spacing w:val="3"/>
          <w:sz w:val="20"/>
          <w:szCs w:val="20"/>
        </w:rPr>
        <w: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 =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throw</w:t>
      </w:r>
      <w:r>
        <w:rPr>
          <w:rStyle w:val="28"/>
          <w:rFonts w:ascii="Consolas" w:hAnsi="Consolas"/>
          <w:color w:val="333333"/>
          <w:spacing w:val="3"/>
          <w:sz w:val="20"/>
          <w:szCs w:val="20"/>
        </w:rPr>
        <w:t xml:space="preserve"> e.toString();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setTimeout(interv, w);</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如何判断 user 对象里有没有 a 这个属性？如果把user对象中所有的属性都输出出来？</w:t>
      </w:r>
    </w:p>
    <w:p>
      <w:pPr>
        <w:pStyle w:val="21"/>
        <w:shd w:val="clear" w:color="auto" w:fill="FFFFFF"/>
        <w:spacing w:before="0" w:beforeAutospacing="0" w:after="0" w:afterAutospacing="0"/>
        <w:rPr>
          <w:rFonts w:ascii="Helvetica" w:hAnsi="Helvetica" w:cs="Helvetica"/>
          <w:color w:val="333333"/>
          <w:spacing w:val="3"/>
        </w:rPr>
      </w:pPr>
      <w:r>
        <w:rPr>
          <w:rStyle w:val="28"/>
          <w:rFonts w:ascii="Consolas" w:hAnsi="Consolas"/>
          <w:color w:val="333333"/>
          <w:spacing w:val="3"/>
          <w:sz w:val="20"/>
          <w:szCs w:val="20"/>
          <w:shd w:val="clear" w:color="auto" w:fill="F7F7F7"/>
        </w:rPr>
        <w:t>(var user = {'a': '19', 'b': '18', 'c': '16'})</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如何判断 user 对象里有没有 a 这个属性？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js对象的</w:t>
      </w:r>
      <w:r>
        <w:rPr>
          <w:rStyle w:val="49"/>
          <w:rFonts w:ascii="Consolas" w:hAnsi="Consolas"/>
          <w:color w:val="F5871F"/>
          <w:spacing w:val="3"/>
          <w:sz w:val="20"/>
          <w:szCs w:val="20"/>
        </w:rPr>
        <w:t>Object</w:t>
      </w:r>
      <w:r>
        <w:rPr>
          <w:rStyle w:val="28"/>
          <w:rFonts w:ascii="Consolas" w:hAnsi="Consolas"/>
          <w:color w:val="333333"/>
          <w:spacing w:val="3"/>
          <w:sz w:val="20"/>
          <w:szCs w:val="20"/>
        </w:rPr>
        <w:t>.hasOwnProperty()方法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返回一个布尔值，判断对象是否包含特定的自身（非继承）属性。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obj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Object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obj.a = </w:t>
      </w:r>
      <w:r>
        <w:rPr>
          <w:rStyle w:val="48"/>
          <w:rFonts w:ascii="Consolas" w:hAnsi="Consolas"/>
          <w:color w:val="718C00"/>
          <w:spacing w:val="3"/>
          <w:sz w:val="20"/>
          <w:szCs w:val="20"/>
        </w:rPr>
        <w:t>"123"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.log(obj.hasOwnProperty(</w:t>
      </w:r>
      <w:r>
        <w:rPr>
          <w:rStyle w:val="48"/>
          <w:rFonts w:ascii="Consolas" w:hAnsi="Consolas"/>
          <w:color w:val="718C00"/>
          <w:spacing w:val="3"/>
          <w:sz w:val="20"/>
          <w:szCs w:val="20"/>
        </w:rPr>
        <w:t>'a'</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true</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.log(obj.hasOwnProperty(</w:t>
      </w:r>
      <w:r>
        <w:rPr>
          <w:rStyle w:val="48"/>
          <w:rFonts w:ascii="Consolas" w:hAnsi="Consolas"/>
          <w:color w:val="718C00"/>
          <w:spacing w:val="3"/>
          <w:sz w:val="20"/>
          <w:szCs w:val="20"/>
        </w:rPr>
        <w:t>'b'</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 false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把user对象中所有的属性都输出出来</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for</w:t>
      </w:r>
      <w:r>
        <w:rPr>
          <w:rStyle w:val="28"/>
          <w:rFonts w:ascii="Consolas" w:hAnsi="Consolas"/>
          <w:color w:val="333333"/>
          <w:spacing w:val="3"/>
          <w:sz w:val="20"/>
          <w:szCs w:val="20"/>
        </w:rPr>
        <w:t xml:space="preserve">(item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user){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.log(item)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使用 setTimeout 模拟 setInterval 的功能做一个60秒的倒数计时</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setInter</w:t>
      </w:r>
      <w:r>
        <w:rPr>
          <w:rStyle w:val="46"/>
          <w:rFonts w:ascii="Consolas" w:hAnsi="Consolas"/>
          <w:color w:val="4271AE"/>
          <w:spacing w:val="3"/>
          <w:sz w:val="20"/>
          <w:szCs w:val="20"/>
        </w:rPr>
        <w:t>(</w:t>
      </w:r>
      <w:r>
        <w:rPr>
          <w:rStyle w:val="47"/>
          <w:rFonts w:ascii="Consolas" w:hAnsi="Consolas"/>
          <w:color w:val="F5871F"/>
          <w:spacing w:val="3"/>
          <w:sz w:val="20"/>
          <w:szCs w:val="20"/>
        </w:rPr>
        <w:t>s,fn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timeOut = (s,fn)=&gt;{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setTimeout(()=&gt;{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timeOut(s,fn);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timeOut(s,fn);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//调用上面的方法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setInter(</w:t>
      </w:r>
      <w:r>
        <w:rPr>
          <w:rStyle w:val="43"/>
          <w:rFonts w:ascii="Consolas" w:hAnsi="Consolas"/>
          <w:color w:val="F5871F"/>
          <w:spacing w:val="3"/>
          <w:sz w:val="20"/>
          <w:szCs w:val="20"/>
        </w:rPr>
        <w:t>60000</w:t>
      </w:r>
      <w:r>
        <w:rPr>
          <w:rStyle w:val="28"/>
          <w:rFonts w:ascii="Consolas" w:hAnsi="Consolas"/>
          <w:color w:val="333333"/>
          <w:spacing w:val="3"/>
          <w:sz w:val="20"/>
          <w:szCs w:val="20"/>
        </w:rPr>
        <w:t>,()=&gt;{</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"hello world!"</w:t>
      </w: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实现一个函数 add()，运算结果可以满足如下预期结果</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add</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args = </w:t>
      </w:r>
      <w:r>
        <w:rPr>
          <w:rStyle w:val="49"/>
          <w:rFonts w:ascii="Consolas" w:hAnsi="Consolas"/>
          <w:color w:val="F5871F"/>
          <w:spacing w:val="3"/>
          <w:sz w:val="20"/>
          <w:szCs w:val="20"/>
        </w:rPr>
        <w:t>Array</w:t>
      </w:r>
      <w:r>
        <w:rPr>
          <w:rStyle w:val="28"/>
          <w:rFonts w:ascii="Consolas" w:hAnsi="Consolas"/>
          <w:color w:val="333333"/>
          <w:spacing w:val="3"/>
          <w:sz w:val="20"/>
          <w:szCs w:val="20"/>
        </w:rPr>
        <w:t>.prototype.slice.call(</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sub_arg = </w:t>
      </w:r>
      <w:r>
        <w:rPr>
          <w:rStyle w:val="49"/>
          <w:rFonts w:ascii="Consolas" w:hAnsi="Consolas"/>
          <w:color w:val="F5871F"/>
          <w:spacing w:val="3"/>
          <w:sz w:val="20"/>
          <w:szCs w:val="20"/>
        </w:rPr>
        <w:t>Array</w:t>
      </w:r>
      <w:r>
        <w:rPr>
          <w:rStyle w:val="28"/>
          <w:rFonts w:ascii="Consolas" w:hAnsi="Consolas"/>
          <w:color w:val="333333"/>
          <w:spacing w:val="3"/>
          <w:sz w:val="20"/>
          <w:szCs w:val="20"/>
        </w:rPr>
        <w:t>.prototype.slice.call(</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把全部的参数聚集到参数的入口为一个参数： args.concat(sub_arg)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add.apply(</w:t>
      </w:r>
      <w:r>
        <w:rPr>
          <w:rStyle w:val="51"/>
          <w:rFonts w:ascii="Consolas" w:hAnsi="Consolas"/>
          <w:color w:val="F5871F"/>
          <w:spacing w:val="3"/>
          <w:sz w:val="20"/>
          <w:szCs w:val="20"/>
        </w:rPr>
        <w:t>null</w:t>
      </w:r>
      <w:r>
        <w:rPr>
          <w:rStyle w:val="28"/>
          <w:rFonts w:ascii="Consolas" w:hAnsi="Consolas"/>
          <w:color w:val="333333"/>
          <w:spacing w:val="3"/>
          <w:sz w:val="20"/>
          <w:szCs w:val="20"/>
        </w:rPr>
        <w:t>, args.concat(sub_arg));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fn.valueOf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args.reduce(</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 b</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 + 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10</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//16</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add(</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//15</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如何避免回调地狱？</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 对象就是为了解决这个问题而提出的。它不是新的语法功能，而是一种新的写法，允许将回调函数的嵌套，改成链式调用。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mise只有两个状态resolve和reject，当它触发任何一个状态后，它会将当前的值缓存起来，并在有回调函数添加进来的时候尝试调用回调函数，如果这个时候还没有触发resolve或者reject，那么回调函数会被缓存，等待调用，如果已经有了状态(resolve或者reject)，则立刻调用回调函数。并且所有回调函数在执行后都立即被销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ES6 co/</w:t>
      </w:r>
      <w:r>
        <w:rPr>
          <w:rStyle w:val="45"/>
          <w:rFonts w:ascii="Consolas" w:hAnsi="Consolas"/>
          <w:color w:val="8959A8"/>
          <w:spacing w:val="3"/>
          <w:sz w:val="20"/>
          <w:szCs w:val="20"/>
        </w:rPr>
        <w:t>yield</w:t>
      </w:r>
      <w:r>
        <w:rPr>
          <w:rStyle w:val="28"/>
          <w:rFonts w:ascii="Consolas" w:hAnsi="Consolas"/>
          <w:color w:val="333333"/>
          <w:spacing w:val="3"/>
          <w:sz w:val="20"/>
          <w:szCs w:val="20"/>
        </w:rPr>
        <w:t>方案</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yield</w:t>
      </w:r>
      <w:r>
        <w:rPr>
          <w:rStyle w:val="28"/>
          <w:rFonts w:ascii="Consolas" w:hAnsi="Consolas"/>
          <w:color w:val="333333"/>
          <w:spacing w:val="3"/>
          <w:sz w:val="20"/>
          <w:szCs w:val="20"/>
        </w:rPr>
        <w:t>: Generator 函数是协程在 ES6 的实现，而</w:t>
      </w:r>
      <w:r>
        <w:rPr>
          <w:rStyle w:val="45"/>
          <w:rFonts w:ascii="Consolas" w:hAnsi="Consolas"/>
          <w:color w:val="8959A8"/>
          <w:spacing w:val="3"/>
          <w:sz w:val="20"/>
          <w:szCs w:val="20"/>
        </w:rPr>
        <w:t>yield</w:t>
      </w:r>
      <w:r>
        <w:rPr>
          <w:rStyle w:val="28"/>
          <w:rFonts w:ascii="Consolas" w:hAnsi="Consolas"/>
          <w:color w:val="333333"/>
          <w:spacing w:val="3"/>
          <w:sz w:val="20"/>
          <w:szCs w:val="20"/>
        </w:rPr>
        <w:t>是 Generator关键字， 异步操作需要暂停的地方，都用</w:t>
      </w:r>
      <w:r>
        <w:rPr>
          <w:rStyle w:val="45"/>
          <w:rFonts w:ascii="Consolas" w:hAnsi="Consolas"/>
          <w:color w:val="8959A8"/>
          <w:spacing w:val="3"/>
          <w:sz w:val="20"/>
          <w:szCs w:val="20"/>
        </w:rPr>
        <w:t>yield</w:t>
      </w:r>
      <w:r>
        <w:rPr>
          <w:rStyle w:val="28"/>
          <w:rFonts w:ascii="Consolas" w:hAnsi="Consolas"/>
          <w:color w:val="333333"/>
          <w:spacing w:val="3"/>
          <w:sz w:val="20"/>
          <w:szCs w:val="20"/>
        </w:rPr>
        <w:t>语句注明。</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co: co 模块是著名程序员 TJ Holowaychuk 于 </w:t>
      </w:r>
      <w:r>
        <w:rPr>
          <w:rStyle w:val="43"/>
          <w:rFonts w:ascii="Consolas" w:hAnsi="Consolas"/>
          <w:color w:val="F5871F"/>
          <w:spacing w:val="3"/>
          <w:sz w:val="20"/>
          <w:szCs w:val="20"/>
        </w:rPr>
        <w:t>2013</w:t>
      </w:r>
      <w:r>
        <w:rPr>
          <w:rStyle w:val="28"/>
          <w:rFonts w:ascii="Consolas" w:hAnsi="Consolas"/>
          <w:color w:val="333333"/>
          <w:spacing w:val="3"/>
          <w:sz w:val="20"/>
          <w:szCs w:val="20"/>
        </w:rPr>
        <w:t xml:space="preserve"> 年 </w:t>
      </w:r>
      <w:r>
        <w:rPr>
          <w:rStyle w:val="43"/>
          <w:rFonts w:ascii="Consolas" w:hAnsi="Consolas"/>
          <w:color w:val="F5871F"/>
          <w:spacing w:val="3"/>
          <w:sz w:val="20"/>
          <w:szCs w:val="20"/>
        </w:rPr>
        <w:t>6</w:t>
      </w:r>
      <w:r>
        <w:rPr>
          <w:rStyle w:val="28"/>
          <w:rFonts w:ascii="Consolas" w:hAnsi="Consolas"/>
          <w:color w:val="333333"/>
          <w:spacing w:val="3"/>
          <w:sz w:val="20"/>
          <w:szCs w:val="20"/>
        </w:rPr>
        <w:t xml:space="preserve"> 月发布的一个小工具，用于 Generator 函数的自动执行。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ES7 </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方案</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是es7的新标准，并且在node7</w:t>
      </w:r>
      <w:r>
        <w:rPr>
          <w:rStyle w:val="43"/>
          <w:rFonts w:ascii="Consolas" w:hAnsi="Consolas"/>
          <w:color w:val="F5871F"/>
          <w:spacing w:val="3"/>
          <w:sz w:val="20"/>
          <w:szCs w:val="20"/>
        </w:rPr>
        <w:t>.0</w:t>
      </w:r>
      <w:r>
        <w:rPr>
          <w:rStyle w:val="28"/>
          <w:rFonts w:ascii="Consolas" w:hAnsi="Consolas"/>
          <w:color w:val="333333"/>
          <w:spacing w:val="3"/>
          <w:sz w:val="20"/>
          <w:szCs w:val="20"/>
        </w:rPr>
        <w:t>中已经得到支持。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它就是 Generator 函数的语法糖，</w:t>
      </w:r>
      <w:r>
        <w:rPr>
          <w:rStyle w:val="45"/>
          <w:rFonts w:ascii="Consolas" w:hAnsi="Consolas"/>
          <w:color w:val="8959A8"/>
          <w:spacing w:val="3"/>
          <w:sz w:val="20"/>
          <w:szCs w:val="20"/>
        </w:rPr>
        <w:t>async</w:t>
      </w:r>
      <w:r>
        <w:rPr>
          <w:rStyle w:val="28"/>
          <w:rFonts w:ascii="Consolas" w:hAnsi="Consolas"/>
          <w:color w:val="333333"/>
          <w:spacing w:val="3"/>
          <w:sz w:val="20"/>
          <w:szCs w:val="20"/>
        </w:rPr>
        <w:t>函数就是将 Generator 函数的星号（*）替换成</w:t>
      </w:r>
      <w:r>
        <w:rPr>
          <w:rStyle w:val="45"/>
          <w:rFonts w:ascii="Consolas" w:hAnsi="Consolas"/>
          <w:color w:val="8959A8"/>
          <w:spacing w:val="3"/>
          <w:sz w:val="20"/>
          <w:szCs w:val="20"/>
        </w:rPr>
        <w:t>async</w:t>
      </w:r>
      <w:r>
        <w:rPr>
          <w:rStyle w:val="28"/>
          <w:rFonts w:ascii="Consolas" w:hAnsi="Consolas"/>
          <w:color w:val="333333"/>
          <w:spacing w:val="3"/>
          <w:sz w:val="20"/>
          <w:szCs w:val="20"/>
        </w:rPr>
        <w:t>，将</w:t>
      </w:r>
      <w:r>
        <w:rPr>
          <w:rStyle w:val="45"/>
          <w:rFonts w:ascii="Consolas" w:hAnsi="Consolas"/>
          <w:color w:val="8959A8"/>
          <w:spacing w:val="3"/>
          <w:sz w:val="20"/>
          <w:szCs w:val="20"/>
        </w:rPr>
        <w:t>yield</w:t>
      </w:r>
      <w:r>
        <w:rPr>
          <w:rStyle w:val="28"/>
          <w:rFonts w:ascii="Consolas" w:hAnsi="Consolas"/>
          <w:color w:val="333333"/>
          <w:spacing w:val="3"/>
          <w:sz w:val="20"/>
          <w:szCs w:val="20"/>
        </w:rPr>
        <w:t>替换成</w:t>
      </w:r>
      <w:r>
        <w:rPr>
          <w:rStyle w:val="45"/>
          <w:rFonts w:ascii="Consolas" w:hAnsi="Consolas"/>
          <w:color w:val="8959A8"/>
          <w:spacing w:val="3"/>
          <w:sz w:val="20"/>
          <w:szCs w:val="20"/>
        </w:rPr>
        <w:t>await</w:t>
      </w:r>
      <w:r>
        <w:rPr>
          <w:rStyle w:val="28"/>
          <w:rFonts w:ascii="Consolas" w:hAnsi="Consolas"/>
          <w:color w:val="333333"/>
          <w:spacing w:val="3"/>
          <w:sz w:val="20"/>
          <w:szCs w:val="20"/>
        </w:rPr>
        <w:t>，仅此而已。可以理解官方对co和Generator 封装方案。</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写一个 function，清除字符串前后的空格。（兼容所有的浏览器）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trim</w:t>
      </w:r>
      <w:r>
        <w:rPr>
          <w:rStyle w:val="46"/>
          <w:rFonts w:ascii="Consolas" w:hAnsi="Consolas"/>
          <w:color w:val="4271AE"/>
          <w:spacing w:val="3"/>
          <w:sz w:val="20"/>
          <w:szCs w:val="20"/>
        </w:rPr>
        <w:t>(</w:t>
      </w:r>
      <w:r>
        <w:rPr>
          <w:rStyle w:val="47"/>
          <w:rFonts w:ascii="Consolas" w:hAnsi="Consolas"/>
          <w:color w:val="F5871F"/>
          <w:spacing w:val="3"/>
          <w:sz w:val="20"/>
          <w:szCs w:val="20"/>
        </w:rPr>
        <w:t>str</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(str &amp;&amp;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str === </w:t>
      </w:r>
      <w:r>
        <w:rPr>
          <w:rStyle w:val="48"/>
          <w:rFonts w:ascii="Consolas" w:hAnsi="Consolas"/>
          <w:color w:val="718C00"/>
          <w:spacing w:val="3"/>
          <w:sz w:val="20"/>
          <w:szCs w:val="20"/>
        </w:rPr>
        <w:t>"string"</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str.replace(</w:t>
      </w:r>
      <w:r>
        <w:rPr>
          <w:rStyle w:val="85"/>
          <w:rFonts w:ascii="Consolas" w:hAnsi="Consolas"/>
          <w:color w:val="C82829"/>
          <w:spacing w:val="3"/>
          <w:sz w:val="20"/>
          <w:szCs w:val="20"/>
        </w:rPr>
        <w:t>/(^\s*)|(\s*)$/g</w:t>
      </w:r>
      <w:r>
        <w:rPr>
          <w:rStyle w:val="28"/>
          <w:rFonts w:ascii="Consolas" w:hAnsi="Consolas"/>
          <w:color w:val="333333"/>
          <w:spacing w:val="3"/>
          <w:sz w:val="20"/>
          <w:szCs w:val="20"/>
        </w:rPr>
        <w:t>,</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//去除前后空白符</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使用正则表达式验证邮箱格式</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fChkMail</w:t>
      </w:r>
      <w:r>
        <w:rPr>
          <w:rStyle w:val="46"/>
          <w:rFonts w:ascii="Consolas" w:hAnsi="Consolas"/>
          <w:color w:val="4271AE"/>
          <w:spacing w:val="3"/>
          <w:sz w:val="20"/>
          <w:szCs w:val="20"/>
        </w:rPr>
        <w:t>(</w:t>
      </w:r>
      <w:r>
        <w:rPr>
          <w:rStyle w:val="47"/>
          <w:rFonts w:ascii="Consolas" w:hAnsi="Consolas"/>
          <w:color w:val="F5871F"/>
          <w:spacing w:val="3"/>
          <w:sz w:val="20"/>
          <w:szCs w:val="20"/>
        </w:rPr>
        <w:t>emailAddress</w:t>
      </w:r>
      <w:r>
        <w:rPr>
          <w:rStyle w:val="46"/>
          <w:rFonts w:ascii="Consolas" w:hAnsi="Consolas"/>
          <w:color w:val="4271AE"/>
          <w:spacing w:val="3"/>
          <w:sz w:val="20"/>
          <w:szCs w:val="20"/>
        </w:rPr>
        <w:t>)</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reg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RegExp</w:t>
      </w:r>
      <w:r>
        <w:rPr>
          <w:rStyle w:val="28"/>
          <w:rFonts w:ascii="Consolas" w:hAnsi="Consolas"/>
          <w:color w:val="333333"/>
          <w:spacing w:val="3"/>
          <w:sz w:val="20"/>
          <w:szCs w:val="20"/>
        </w:rPr>
        <w:t>(</w:t>
      </w:r>
      <w:r>
        <w:rPr>
          <w:rStyle w:val="48"/>
          <w:rFonts w:ascii="Consolas" w:hAnsi="Consolas"/>
          <w:color w:val="718C00"/>
          <w:spacing w:val="3"/>
          <w:sz w:val="20"/>
          <w:szCs w:val="20"/>
        </w:rPr>
        <w:t>"^[a-z0-9]+([._\\-]*[a-z0-9])*@([a-z0-9]+[-a-z0-9]*[a-z0-9]+.){1,63}[a-z0-9]+$"</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bChk=reg.test(emailAddress);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bChk;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简述同步和异步的区别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同步：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同步的思想是：所有的操作都做完，才返回给用户。这样用户在线等待的时间太长，给用户一种卡死了的感觉（就是系统迁移中，点击了迁移，界面就不动了，但是程序还在执行，卡死了的感觉）。这种情况下，用户不能关闭界面，如果关闭了，即迁移程序就中断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异步：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将用户请求放入消息队列，并反馈给用户，系统迁移程序已经启动，你可以关闭浏览器了。然后程序再慢慢地去写入数据库去。这就是异步。但是用户没有卡死的感觉，会告诉你，你的请求系统已经响应了。你可以关闭界面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同步和异步本身是相对的: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同步就相当于是 当客户端发送请求给服务端，在等待服务端响应的请求时，客户端不做其他的事情。当服务端做完了才返回到客户端。这样的话客户端需要一直等待。用户使用起来会有不友好。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异步就是，当客户端发送给服务端请求时，在等待服务端响应的时候，客户端可以做其他的事情，这样节约了时间，提高了效率。</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存在就有其道理 异步虽然好 但是有些问题是要用同步用来解决，比如有些东西我们需要的是拿到返回的数据在进行操作的。这些是异步所无法解决的。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39.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JavaScript 中 callee 和 caller 的作用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callee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callee是对象的一个属性，该属性是一个指针，指向参数</w:t>
      </w:r>
      <w:r>
        <w:rPr>
          <w:rStyle w:val="49"/>
          <w:rFonts w:ascii="Consolas" w:hAnsi="Consolas"/>
          <w:color w:val="F5871F"/>
          <w:spacing w:val="3"/>
          <w:sz w:val="20"/>
          <w:szCs w:val="20"/>
        </w:rPr>
        <w:t>arguments</w:t>
      </w:r>
      <w:r>
        <w:rPr>
          <w:rStyle w:val="28"/>
          <w:rFonts w:ascii="Consolas" w:hAnsi="Consolas"/>
          <w:color w:val="333333"/>
          <w:spacing w:val="3"/>
          <w:sz w:val="20"/>
          <w:szCs w:val="20"/>
        </w:rPr>
        <w:t>对象的函数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作用：就是用来指向当前对象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返回正被执行的 </w:t>
      </w:r>
      <w:r>
        <w:rPr>
          <w:rStyle w:val="49"/>
          <w:rFonts w:ascii="Consolas" w:hAnsi="Consolas"/>
          <w:color w:val="F5871F"/>
          <w:spacing w:val="3"/>
          <w:sz w:val="20"/>
          <w:szCs w:val="20"/>
        </w:rPr>
        <w:t>Function</w:t>
      </w:r>
      <w:r>
        <w:rPr>
          <w:rStyle w:val="28"/>
          <w:rFonts w:ascii="Consolas" w:hAnsi="Consolas"/>
          <w:color w:val="333333"/>
          <w:spacing w:val="3"/>
          <w:sz w:val="20"/>
          <w:szCs w:val="20"/>
        </w:rPr>
        <w:t xml:space="preserve"> 对象，也就是所指定的 </w:t>
      </w:r>
      <w:r>
        <w:rPr>
          <w:rStyle w:val="49"/>
          <w:rFonts w:ascii="Consolas" w:hAnsi="Consolas"/>
          <w:color w:val="F5871F"/>
          <w:spacing w:val="3"/>
          <w:sz w:val="20"/>
          <w:szCs w:val="20"/>
        </w:rPr>
        <w:t>Function</w:t>
      </w:r>
      <w:r>
        <w:rPr>
          <w:rStyle w:val="28"/>
          <w:rFonts w:ascii="Consolas" w:hAnsi="Consolas"/>
          <w:color w:val="333333"/>
          <w:spacing w:val="3"/>
          <w:sz w:val="20"/>
          <w:szCs w:val="20"/>
        </w:rPr>
        <w:t xml:space="preserve"> 对象的正文.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callee是</w:t>
      </w:r>
      <w:r>
        <w:rPr>
          <w:rStyle w:val="49"/>
          <w:rFonts w:ascii="Consolas" w:hAnsi="Consolas"/>
          <w:color w:val="F5871F"/>
          <w:spacing w:val="3"/>
          <w:sz w:val="20"/>
          <w:szCs w:val="20"/>
        </w:rPr>
        <w:t>arguments</w:t>
      </w:r>
      <w:r>
        <w:rPr>
          <w:rStyle w:val="28"/>
          <w:rFonts w:ascii="Consolas" w:hAnsi="Consolas"/>
          <w:color w:val="333333"/>
          <w:spacing w:val="3"/>
          <w:sz w:val="20"/>
          <w:szCs w:val="20"/>
        </w:rPr>
        <w:t xml:space="preserve"> 的一个属性成员，它表示对函数对象本身的引用，这有利于匿名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函数的递归或者保证函数的封装性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caller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caller是函数对象的一个属性，该属性保存着调用当前函数的函数的引用（指向当前函数的直接父函数）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返回一个对函数的引用，该函数调用了当前函数。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functionName.caller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functionName 对象是所执行函数的名称。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对于函数来说，caller 属性只有在函数执行时才有定义。 如果函数是由 Javascript 程序的顶层调用的，那么 caller 包含的就是 </w:t>
      </w:r>
      <w:r>
        <w:rPr>
          <w:rStyle w:val="51"/>
          <w:rFonts w:ascii="Consolas" w:hAnsi="Consolas"/>
          <w:color w:val="F5871F"/>
          <w:spacing w:val="3"/>
          <w:sz w:val="20"/>
          <w:szCs w:val="20"/>
        </w:rPr>
        <w:t>null</w:t>
      </w:r>
      <w:r>
        <w:rPr>
          <w:rStyle w:val="28"/>
          <w:rFonts w:ascii="Consolas" w:hAnsi="Consolas"/>
          <w:color w:val="333333"/>
          <w:spacing w:val="3"/>
          <w:sz w:val="20"/>
          <w:szCs w:val="20"/>
        </w:rPr>
        <w:t xml:space="preserve"> 。</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统计字符串中字母个数或统计最多的字母数</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count</w:t>
      </w:r>
      <w:r>
        <w:rPr>
          <w:rStyle w:val="46"/>
          <w:rFonts w:ascii="Consolas" w:hAnsi="Consolas"/>
          <w:color w:val="4271AE"/>
          <w:spacing w:val="3"/>
          <w:sz w:val="20"/>
          <w:szCs w:val="20"/>
        </w:rPr>
        <w:t>(</w:t>
      </w:r>
      <w:r>
        <w:rPr>
          <w:rStyle w:val="47"/>
          <w:rFonts w:ascii="Consolas" w:hAnsi="Consolas"/>
          <w:color w:val="F5871F"/>
          <w:spacing w:val="3"/>
          <w:sz w:val="20"/>
          <w:szCs w:val="20"/>
        </w:rPr>
        <w:t>str</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obj = {}; </w:t>
      </w:r>
      <w:r>
        <w:rPr>
          <w:rStyle w:val="44"/>
          <w:rFonts w:ascii="Consolas" w:hAnsi="Consolas"/>
          <w:color w:val="8E908C"/>
          <w:spacing w:val="3"/>
          <w:sz w:val="20"/>
          <w:szCs w:val="20"/>
        </w:rPr>
        <w:t>// 统计对象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len = str.length;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 i &lt; len;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curChar = str.charAt(i);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如果结果对象存在该字符的属性，则自增，否则置为1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(obj[curChar])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obj[curChar]++;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obj[curChar] =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返回结果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obj;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str = </w:t>
      </w:r>
      <w:r>
        <w:rPr>
          <w:rStyle w:val="48"/>
          <w:rFonts w:ascii="Consolas" w:hAnsi="Consolas"/>
          <w:color w:val="718C00"/>
          <w:spacing w:val="3"/>
          <w:sz w:val="20"/>
          <w:szCs w:val="20"/>
        </w:rPr>
        <w:t>"javaScript"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.log(count(str));</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jQuery 的事件委托方法 on，live，delegate之间有区别？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live 把事件委托交给了</w:t>
      </w:r>
      <w:r>
        <w:rPr>
          <w:rStyle w:val="49"/>
          <w:rFonts w:ascii="Consolas" w:hAnsi="Consolas"/>
          <w:color w:val="F5871F"/>
          <w:spacing w:val="3"/>
          <w:sz w:val="20"/>
          <w:szCs w:val="20"/>
        </w:rPr>
        <w:t>document</w:t>
      </w:r>
      <w:r>
        <w:rPr>
          <w:rStyle w:val="28"/>
          <w:rFonts w:ascii="Consolas" w:hAnsi="Consolas"/>
          <w:color w:val="333333"/>
          <w:spacing w:val="3"/>
          <w:sz w:val="20"/>
          <w:szCs w:val="20"/>
        </w:rPr>
        <w:t>（根节点），</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 向下去寻找符合条件的元素（）， 不用等待</w:t>
      </w:r>
      <w:r>
        <w:rPr>
          <w:rStyle w:val="49"/>
          <w:rFonts w:ascii="Consolas" w:hAnsi="Consolas"/>
          <w:color w:val="F5871F"/>
          <w:spacing w:val="3"/>
          <w:sz w:val="20"/>
          <w:szCs w:val="20"/>
        </w:rPr>
        <w:t>document</w:t>
      </w:r>
      <w:r>
        <w:rPr>
          <w:rStyle w:val="28"/>
          <w:rFonts w:ascii="Consolas" w:hAnsi="Consolas"/>
          <w:color w:val="333333"/>
          <w:spacing w:val="3"/>
          <w:sz w:val="20"/>
          <w:szCs w:val="20"/>
        </w:rPr>
        <w:t>加载结束也可以生效。</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delegate可指定事件委托对象，相比于live性能更优，直接锁定指定选择器；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on事件委托对象选填，如果不填，即给对象自身注册事件，填了作用和delegate一致。</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简述下 Promise 对象</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是异步编程的一种解决方案，比传统的解决方案（回调函数和事件）更合理更强大。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所谓</w:t>
      </w:r>
      <w:r>
        <w:rPr>
          <w:rStyle w:val="49"/>
          <w:rFonts w:ascii="Consolas" w:hAnsi="Consolas"/>
          <w:color w:val="F5871F"/>
          <w:spacing w:val="3"/>
          <w:sz w:val="20"/>
          <w:szCs w:val="20"/>
        </w:rPr>
        <w:t>Promise</w:t>
      </w:r>
      <w:r>
        <w:rPr>
          <w:rStyle w:val="28"/>
          <w:rFonts w:ascii="Consolas" w:hAnsi="Consolas"/>
          <w:color w:val="333333"/>
          <w:spacing w:val="3"/>
          <w:sz w:val="20"/>
          <w:szCs w:val="20"/>
        </w:rPr>
        <w:t>，简单说就是一个容器，里面保存着某个未来才会结束的事件 (通常是一个异步操作)的结果。从语法上说，</w:t>
      </w:r>
      <w:r>
        <w:rPr>
          <w:rStyle w:val="49"/>
          <w:rFonts w:ascii="Consolas" w:hAnsi="Consolas"/>
          <w:color w:val="F5871F"/>
          <w:spacing w:val="3"/>
          <w:sz w:val="20"/>
          <w:szCs w:val="20"/>
        </w:rPr>
        <w:t>Promise</w:t>
      </w:r>
      <w:r>
        <w:rPr>
          <w:rStyle w:val="28"/>
          <w:rFonts w:ascii="Consolas" w:hAnsi="Consolas"/>
          <w:color w:val="333333"/>
          <w:spacing w:val="3"/>
          <w:sz w:val="20"/>
          <w:szCs w:val="20"/>
        </w:rPr>
        <w:t>是一个对象，从它可以获取异步操作的消息。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对象有以下</w:t>
      </w:r>
      <w:r>
        <w:rPr>
          <w:rStyle w:val="43"/>
          <w:rFonts w:ascii="Consolas" w:hAnsi="Consolas"/>
          <w:color w:val="F5871F"/>
          <w:spacing w:val="3"/>
          <w:sz w:val="20"/>
          <w:szCs w:val="20"/>
        </w:rPr>
        <w:t>2</w:t>
      </w:r>
      <w:r>
        <w:rPr>
          <w:rStyle w:val="28"/>
          <w:rFonts w:ascii="Consolas" w:hAnsi="Consolas"/>
          <w:color w:val="333333"/>
          <w:spacing w:val="3"/>
          <w:sz w:val="20"/>
          <w:szCs w:val="20"/>
        </w:rPr>
        <w:t>个特点：</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对象的状态不受外界影响。</w:t>
      </w:r>
      <w:r>
        <w:rPr>
          <w:rStyle w:val="49"/>
          <w:rFonts w:ascii="Consolas" w:hAnsi="Consolas"/>
          <w:color w:val="F5871F"/>
          <w:spacing w:val="3"/>
          <w:sz w:val="20"/>
          <w:szCs w:val="20"/>
        </w:rPr>
        <w:t>Promise</w:t>
      </w:r>
      <w:r>
        <w:rPr>
          <w:rStyle w:val="28"/>
          <w:rFonts w:ascii="Consolas" w:hAnsi="Consolas"/>
          <w:color w:val="333333"/>
          <w:spacing w:val="3"/>
          <w:sz w:val="20"/>
          <w:szCs w:val="20"/>
        </w:rPr>
        <w:t>对象代表一个异步操作，有三种状态：Pending(进行中)、Resolved(已完成)和Rejected(已失败)。只有异步操作的结果，可以决定当前是哪一种状态，任何其他操作都无法改变这个状态。这也是</w:t>
      </w:r>
      <w:r>
        <w:rPr>
          <w:rStyle w:val="49"/>
          <w:rFonts w:ascii="Consolas" w:hAnsi="Consolas"/>
          <w:color w:val="F5871F"/>
          <w:spacing w:val="3"/>
          <w:sz w:val="20"/>
          <w:szCs w:val="20"/>
        </w:rPr>
        <w:t>Promise</w:t>
      </w:r>
      <w:r>
        <w:rPr>
          <w:rStyle w:val="28"/>
          <w:rFonts w:ascii="Consolas" w:hAnsi="Consolas"/>
          <w:color w:val="333333"/>
          <w:spacing w:val="3"/>
          <w:sz w:val="20"/>
          <w:szCs w:val="20"/>
        </w:rPr>
        <w:t>这个名字的由来，它的英语意思就是“承诺”，表示其他手段无法改变。</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一旦状态改变，就不会再变，任何时候都可以得到这个结果。</w:t>
      </w:r>
      <w:r>
        <w:rPr>
          <w:rStyle w:val="49"/>
          <w:rFonts w:ascii="Consolas" w:hAnsi="Consolas"/>
          <w:color w:val="F5871F"/>
          <w:spacing w:val="3"/>
          <w:sz w:val="20"/>
          <w:szCs w:val="20"/>
        </w:rPr>
        <w:t>Promise</w:t>
      </w:r>
      <w:r>
        <w:rPr>
          <w:rStyle w:val="28"/>
          <w:rFonts w:ascii="Consolas" w:hAnsi="Consolas"/>
          <w:color w:val="333333"/>
          <w:spacing w:val="3"/>
          <w:sz w:val="20"/>
          <w:szCs w:val="20"/>
        </w:rPr>
        <w:t>对象的状态改变，只有两种可能：从Pending变为Resolved；从Pending变为Rejected。只要这两种情况发生，状态就凝固了，不会再变了，会一直保持这个结果。就算改变已经发生了，你再对</w:t>
      </w:r>
      <w:r>
        <w:rPr>
          <w:rStyle w:val="49"/>
          <w:rFonts w:ascii="Consolas" w:hAnsi="Consolas"/>
          <w:color w:val="F5871F"/>
          <w:spacing w:val="3"/>
          <w:sz w:val="20"/>
          <w:szCs w:val="20"/>
        </w:rPr>
        <w:t>Promise</w:t>
      </w:r>
      <w:r>
        <w:rPr>
          <w:rStyle w:val="28"/>
          <w:rFonts w:ascii="Consolas" w:hAnsi="Consolas"/>
          <w:color w:val="333333"/>
          <w:spacing w:val="3"/>
          <w:sz w:val="20"/>
          <w:szCs w:val="20"/>
        </w:rPr>
        <w:t>对象田静回调函数，也会立即得到这个结果。这与事件(Event)完全不同，事件的特点是，如果你错过了它，再去监听，是得不到结果的。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有了</w:t>
      </w:r>
      <w:r>
        <w:rPr>
          <w:rStyle w:val="49"/>
          <w:rFonts w:ascii="Consolas" w:hAnsi="Consolas"/>
          <w:color w:val="F5871F"/>
          <w:spacing w:val="3"/>
          <w:sz w:val="20"/>
          <w:szCs w:val="20"/>
        </w:rPr>
        <w:t>Promise</w:t>
      </w:r>
      <w:r>
        <w:rPr>
          <w:rStyle w:val="28"/>
          <w:rFonts w:ascii="Consolas" w:hAnsi="Consolas"/>
          <w:color w:val="333333"/>
          <w:spacing w:val="3"/>
          <w:sz w:val="20"/>
          <w:szCs w:val="20"/>
        </w:rPr>
        <w:t>对象，就可以把异步操作以同步操作的流程表达出来，避免了层层嵌套的回调函数。此外，</w:t>
      </w:r>
      <w:r>
        <w:rPr>
          <w:rStyle w:val="49"/>
          <w:rFonts w:ascii="Consolas" w:hAnsi="Consolas"/>
          <w:color w:val="F5871F"/>
          <w:spacing w:val="3"/>
          <w:sz w:val="20"/>
          <w:szCs w:val="20"/>
        </w:rPr>
        <w:t>Promise</w:t>
      </w:r>
      <w:r>
        <w:rPr>
          <w:rStyle w:val="28"/>
          <w:rFonts w:ascii="Consolas" w:hAnsi="Consolas"/>
          <w:color w:val="333333"/>
          <w:spacing w:val="3"/>
          <w:sz w:val="20"/>
          <w:szCs w:val="20"/>
        </w:rPr>
        <w:t>对象提供了统一的接口，使得控制异步操作更加容易。</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数组扁平化，不用 api</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myFlat</w:t>
      </w:r>
      <w:r>
        <w:rPr>
          <w:rStyle w:val="46"/>
          <w:rFonts w:ascii="Consolas" w:hAnsi="Consolas"/>
          <w:color w:val="4271AE"/>
          <w:spacing w:val="3"/>
          <w:sz w:val="20"/>
          <w:szCs w:val="20"/>
        </w:rPr>
        <w:t>(</w:t>
      </w:r>
      <w:r>
        <w:rPr>
          <w:rStyle w:val="47"/>
          <w:rFonts w:ascii="Consolas" w:hAnsi="Consolas"/>
          <w:color w:val="F5871F"/>
          <w:spacing w:val="3"/>
          <w:sz w:val="20"/>
          <w:szCs w:val="20"/>
        </w:rPr>
        <w:t>arr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res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i=</w:t>
      </w:r>
      <w:r>
        <w:rPr>
          <w:rStyle w:val="43"/>
          <w:rFonts w:ascii="Consolas" w:hAnsi="Consolas"/>
          <w:color w:val="F5871F"/>
          <w:spacing w:val="3"/>
          <w:sz w:val="20"/>
          <w:szCs w:val="20"/>
        </w:rPr>
        <w:t>0</w:t>
      </w:r>
      <w:r>
        <w:rPr>
          <w:rStyle w:val="28"/>
          <w:rFonts w:ascii="Consolas" w:hAnsi="Consolas"/>
          <w:color w:val="333333"/>
          <w:spacing w:val="3"/>
          <w:sz w:val="20"/>
          <w:szCs w:val="20"/>
        </w:rPr>
        <w:t xml:space="preserve">; i&lt;arr.length; 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(arr[i]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 = res.concat(myFlat(arr[i]));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res.push(arr[i]);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res;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arr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.log(myFlat(arr))</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用 JavaScript 实现观察者模式</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BusinessOne</w:t>
      </w:r>
      <w:r>
        <w:rPr>
          <w:rStyle w:val="46"/>
          <w:rFonts w:ascii="Consolas" w:hAnsi="Consolas"/>
          <w:color w:val="4271AE"/>
          <w:spacing w:val="3"/>
          <w:sz w:val="20"/>
          <w:szCs w:val="20"/>
        </w:rPr>
        <w:t>(</w:t>
      </w:r>
      <w:r>
        <w:rPr>
          <w:rStyle w:val="47"/>
          <w:rFonts w:ascii="Consolas" w:hAnsi="Consolas"/>
          <w:color w:val="F5871F"/>
          <w:spacing w:val="3"/>
          <w:sz w:val="20"/>
          <w:szCs w:val="20"/>
        </w:rPr>
        <w:t>name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.name =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//订阅者的集合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.subscribers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//订阅者的发送消息的方法(推模式)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BusinessOne.prototype.delive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news</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self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//给每一个订阅者发送消息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.subscribers.forEach(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fn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//调用接受者处理信息的函数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fn(news,self);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//扩展公共订阅的函数,和取消订阅的函数</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Function</w:t>
      </w:r>
      <w:r>
        <w:rPr>
          <w:rStyle w:val="28"/>
          <w:rFonts w:ascii="Consolas" w:hAnsi="Consolas"/>
          <w:color w:val="333333"/>
          <w:spacing w:val="3"/>
          <w:sz w:val="20"/>
          <w:szCs w:val="20"/>
        </w:rPr>
        <w:t xml:space="preserve">.prototype.subscribe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publisher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that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//some 访问数组度i型并且以参数的形式传回回调函数中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//只要至少有一次返回是true那么some就是true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alreadyExists = publisher.subscribers.some(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el</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//处理不能重复订阅的功能</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(el == that){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//没用订阅你就可以订阅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(!alreadyExists){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publisher.subscribers.push(that);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//取消</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Function</w:t>
      </w:r>
      <w:r>
        <w:rPr>
          <w:rStyle w:val="28"/>
          <w:rFonts w:ascii="Consolas" w:hAnsi="Consolas"/>
          <w:color w:val="333333"/>
          <w:spacing w:val="3"/>
          <w:sz w:val="20"/>
          <w:szCs w:val="20"/>
        </w:rPr>
        <w:t xml:space="preserve">.prototype.unsubscribe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publisher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that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publisher.subscribers = publisher.subscribers.filter(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el</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(el !== that){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el;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简述一下面象对象的六法则</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单一职责原则：一个类只做它该做的事情</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开闭原则：软件实体应当对扩展开放，对修改关闭</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依赖倒转原则：面向接口编程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接口隔离原则：接口要小而专，绝不能大而全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合成聚合复用原则：优先使用聚合或合成关系复用代码</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迪米特法则：迪米特法则又叫最少知识原则，一个对象应当对其他对象有尽可能少的了解(低耦合)</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谈谈垃圾回收机制方法以及内存管理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垃圾回收方式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① 标记清除</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工作原理：是当变量进入环境时，将这个变量标记为“进入环境”。当变量离开环境时，则将其标记为“离开环境”。标记“离开环境”的就回收内存。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② 引用计数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工作原理：跟踪记录每个值被引用的次数。一旦没有引用，内存就直接释放了。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内存管理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什么时候触发垃圾回收？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垃圾回收器周期性运行，如果分配的内存非常多，那么回收工作也会很艰巨，确定垃圾回收时间间隔就变成了一个值得思考的问题。</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、合理的GC方案：(</w:t>
      </w:r>
      <w:r>
        <w:rPr>
          <w:rStyle w:val="43"/>
          <w:rFonts w:ascii="Consolas" w:hAnsi="Consolas"/>
          <w:color w:val="F5871F"/>
          <w:spacing w:val="3"/>
          <w:sz w:val="20"/>
          <w:szCs w:val="20"/>
        </w:rPr>
        <w:t>1</w:t>
      </w:r>
      <w:r>
        <w:rPr>
          <w:rStyle w:val="28"/>
          <w:rFonts w:ascii="Consolas" w:hAnsi="Consolas"/>
          <w:color w:val="333333"/>
          <w:spacing w:val="3"/>
          <w:sz w:val="20"/>
          <w:szCs w:val="20"/>
        </w:rPr>
        <w:t>)、遍历所有可访问的对象; (</w:t>
      </w:r>
      <w:r>
        <w:rPr>
          <w:rStyle w:val="43"/>
          <w:rFonts w:ascii="Consolas" w:hAnsi="Consolas"/>
          <w:color w:val="F5871F"/>
          <w:spacing w:val="3"/>
          <w:sz w:val="20"/>
          <w:szCs w:val="20"/>
        </w:rPr>
        <w:t>2</w:t>
      </w:r>
      <w:r>
        <w:rPr>
          <w:rStyle w:val="28"/>
          <w:rFonts w:ascii="Consolas" w:hAnsi="Consolas"/>
          <w:color w:val="333333"/>
          <w:spacing w:val="3"/>
          <w:sz w:val="20"/>
          <w:szCs w:val="20"/>
        </w:rPr>
        <w:t>)、回收已不可访问的对象。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、GC缺陷：        (</w:t>
      </w:r>
      <w:r>
        <w:rPr>
          <w:rStyle w:val="43"/>
          <w:rFonts w:ascii="Consolas" w:hAnsi="Consolas"/>
          <w:color w:val="F5871F"/>
          <w:spacing w:val="3"/>
          <w:sz w:val="20"/>
          <w:szCs w:val="20"/>
        </w:rPr>
        <w:t>1</w:t>
      </w:r>
      <w:r>
        <w:rPr>
          <w:rStyle w:val="28"/>
          <w:rFonts w:ascii="Consolas" w:hAnsi="Consolas"/>
          <w:color w:val="333333"/>
          <w:spacing w:val="3"/>
          <w:sz w:val="20"/>
          <w:szCs w:val="20"/>
        </w:rPr>
        <w:t>)、停止响应其他操作；</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、GC优化策略：  (</w:t>
      </w:r>
      <w:r>
        <w:rPr>
          <w:rStyle w:val="43"/>
          <w:rFonts w:ascii="Consolas" w:hAnsi="Consolas"/>
          <w:color w:val="F5871F"/>
          <w:spacing w:val="3"/>
          <w:sz w:val="20"/>
          <w:szCs w:val="20"/>
        </w:rPr>
        <w:t>1</w:t>
      </w:r>
      <w:r>
        <w:rPr>
          <w:rStyle w:val="28"/>
          <w:rFonts w:ascii="Consolas" w:hAnsi="Consolas"/>
          <w:color w:val="333333"/>
          <w:spacing w:val="3"/>
          <w:sz w:val="20"/>
          <w:szCs w:val="20"/>
        </w:rPr>
        <w:t>)、分代回收（Generation GC）;(</w:t>
      </w:r>
      <w:r>
        <w:rPr>
          <w:rStyle w:val="43"/>
          <w:rFonts w:ascii="Consolas" w:hAnsi="Consolas"/>
          <w:color w:val="F5871F"/>
          <w:spacing w:val="3"/>
          <w:sz w:val="20"/>
          <w:szCs w:val="20"/>
        </w:rPr>
        <w:t>2</w:t>
      </w:r>
      <w:r>
        <w:rPr>
          <w:rStyle w:val="28"/>
          <w:rFonts w:ascii="Consolas" w:hAnsi="Consolas"/>
          <w:color w:val="333333"/>
          <w:spacing w:val="3"/>
          <w:sz w:val="20"/>
          <w:szCs w:val="20"/>
        </w:rPr>
        <w:t>)、增量GC</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开发过程中遇到内存泄漏的问题都有哪些？</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当页面中元素被移除或替换时，若元素绑定的事件仍没被移除，在IE中不会作出恰当处理，此时要先手工移除事件，不然会存在内存泄露。</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由于是函数内定义函数，并且内部函数--事件回调的引用外暴了，形成了闭包。闭包可以维持函数内局部变量，使其得不到释放。</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请编写获取当前窗口地址中查询参数name的值，当前窗口地址为：</w:t>
      </w:r>
      <w:r>
        <w:fldChar w:fldCharType="begin"/>
      </w:r>
      <w:r>
        <w:instrText xml:space="preserve"> HYPERLINK "https://foo.com/?id=1&amp;name=tom" \t "_blank" </w:instrText>
      </w:r>
      <w:r>
        <w:fldChar w:fldCharType="separate"/>
      </w:r>
      <w:r>
        <w:rPr>
          <w:rStyle w:val="27"/>
          <w:rFonts w:ascii="Helvetica" w:hAnsi="Helvetica" w:cs="Helvetica"/>
          <w:b/>
          <w:bCs/>
          <w:color w:val="4183C4"/>
          <w:spacing w:val="3"/>
          <w:sz w:val="36"/>
          <w:szCs w:val="36"/>
        </w:rPr>
        <w:t>https://foo.com/?id=1&amp;name=tom</w:t>
      </w:r>
      <w:r>
        <w:rPr>
          <w:rStyle w:val="27"/>
          <w:rFonts w:ascii="Helvetica" w:hAnsi="Helvetica" w:cs="Helvetica"/>
          <w:b/>
          <w:bCs/>
          <w:color w:val="4183C4"/>
          <w:spacing w:val="3"/>
          <w:sz w:val="36"/>
          <w:szCs w:val="36"/>
        </w:rPr>
        <w:fldChar w:fldCharType="end"/>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GetQueryString</w:t>
      </w:r>
      <w:r>
        <w:rPr>
          <w:rStyle w:val="46"/>
          <w:rFonts w:ascii="Consolas" w:hAnsi="Consolas"/>
          <w:color w:val="4271AE"/>
          <w:spacing w:val="3"/>
          <w:sz w:val="20"/>
          <w:szCs w:val="20"/>
        </w:rPr>
        <w:t>(</w:t>
      </w:r>
      <w:r>
        <w:rPr>
          <w:rStyle w:val="47"/>
          <w:rFonts w:ascii="Consolas" w:hAnsi="Consolas"/>
          <w:color w:val="F5871F"/>
          <w:spacing w:val="3"/>
          <w:sz w:val="20"/>
          <w:szCs w:val="20"/>
        </w:rPr>
        <w:t>name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reg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RegExp</w:t>
      </w:r>
      <w:r>
        <w:rPr>
          <w:rStyle w:val="28"/>
          <w:rFonts w:ascii="Consolas" w:hAnsi="Consolas"/>
          <w:color w:val="333333"/>
          <w:spacing w:val="3"/>
          <w:sz w:val="20"/>
          <w:szCs w:val="20"/>
        </w:rPr>
        <w:t>(</w:t>
      </w:r>
      <w:r>
        <w:rPr>
          <w:rStyle w:val="48"/>
          <w:rFonts w:ascii="Consolas" w:hAnsi="Consolas"/>
          <w:color w:val="718C00"/>
          <w:spacing w:val="3"/>
          <w:sz w:val="20"/>
          <w:szCs w:val="20"/>
        </w:rPr>
        <w:t>"(^|&amp;)"</w:t>
      </w:r>
      <w:r>
        <w:rPr>
          <w:rStyle w:val="28"/>
          <w:rFonts w:ascii="Consolas" w:hAnsi="Consolas"/>
          <w:color w:val="333333"/>
          <w:spacing w:val="3"/>
          <w:sz w:val="20"/>
          <w:szCs w:val="20"/>
        </w:rPr>
        <w:t>+ name +</w:t>
      </w:r>
      <w:r>
        <w:rPr>
          <w:rStyle w:val="48"/>
          <w:rFonts w:ascii="Consolas" w:hAnsi="Consolas"/>
          <w:color w:val="718C00"/>
          <w:spacing w:val="3"/>
          <w:sz w:val="20"/>
          <w:szCs w:val="20"/>
        </w:rPr>
        <w:t>"=([^&amp;]*)(&amp;|$)"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r = </w:t>
      </w:r>
      <w:r>
        <w:rPr>
          <w:rStyle w:val="49"/>
          <w:rFonts w:ascii="Consolas" w:hAnsi="Consolas"/>
          <w:color w:val="F5871F"/>
          <w:spacing w:val="3"/>
          <w:sz w:val="20"/>
          <w:szCs w:val="20"/>
        </w:rPr>
        <w:t>window</w:t>
      </w:r>
      <w:r>
        <w:rPr>
          <w:rStyle w:val="28"/>
          <w:rFonts w:ascii="Consolas" w:hAnsi="Consolas"/>
          <w:color w:val="333333"/>
          <w:spacing w:val="3"/>
          <w:sz w:val="20"/>
          <w:szCs w:val="20"/>
        </w:rPr>
        <w:t>.location.search.substr(</w:t>
      </w:r>
      <w:r>
        <w:rPr>
          <w:rStyle w:val="43"/>
          <w:rFonts w:ascii="Consolas" w:hAnsi="Consolas"/>
          <w:color w:val="F5871F"/>
          <w:spacing w:val="3"/>
          <w:sz w:val="20"/>
          <w:szCs w:val="20"/>
        </w:rPr>
        <w:t>1</w:t>
      </w:r>
      <w:r>
        <w:rPr>
          <w:rStyle w:val="28"/>
          <w:rFonts w:ascii="Consolas" w:hAnsi="Consolas"/>
          <w:color w:val="333333"/>
          <w:spacing w:val="3"/>
          <w:sz w:val="20"/>
          <w:szCs w:val="20"/>
        </w:rPr>
        <w:t>).match(reg);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(r!=</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unescape</w:t>
      </w:r>
      <w:r>
        <w:rPr>
          <w:rStyle w:val="28"/>
          <w:rFonts w:ascii="Consolas" w:hAnsi="Consolas"/>
          <w:color w:val="333333"/>
          <w:spacing w:val="3"/>
          <w:sz w:val="20"/>
          <w:szCs w:val="20"/>
        </w:rPr>
        <w:t>(r[</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49.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已知a，b两个构造函数，现在 let c = new a()，如何在c的存储地址不变的情况下，改变c的继承（c-&gt;a 转为 c-&gt;b）</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改变原型链：通过改变C的prototype为b,实现内存地址不动，改变继承</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浏览器有哪些兼容问题，你封装过什么插件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//1.滚动条到顶端的距离（滚动高度）</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scrollTop = </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.documentElement.scrollTop || </w:t>
      </w:r>
      <w:r>
        <w:rPr>
          <w:rStyle w:val="49"/>
          <w:rFonts w:ascii="Consolas" w:hAnsi="Consolas"/>
          <w:color w:val="F5871F"/>
          <w:spacing w:val="3"/>
          <w:sz w:val="20"/>
          <w:szCs w:val="20"/>
        </w:rPr>
        <w:t>document</w:t>
      </w:r>
      <w:r>
        <w:rPr>
          <w:rStyle w:val="28"/>
          <w:rFonts w:ascii="Consolas" w:hAnsi="Consolas"/>
          <w:color w:val="333333"/>
          <w:spacing w:val="3"/>
          <w:sz w:val="20"/>
          <w:szCs w:val="20"/>
        </w:rPr>
        <w:t>.body.scrollTop;</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//2.滚动条到左端的距离</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scrollLeft = </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.documentElement.scrollLeft || </w:t>
      </w:r>
      <w:r>
        <w:rPr>
          <w:rStyle w:val="49"/>
          <w:rFonts w:ascii="Consolas" w:hAnsi="Consolas"/>
          <w:color w:val="F5871F"/>
          <w:spacing w:val="3"/>
          <w:sz w:val="20"/>
          <w:szCs w:val="20"/>
        </w:rPr>
        <w:t>document</w:t>
      </w:r>
      <w:r>
        <w:rPr>
          <w:rStyle w:val="28"/>
          <w:rFonts w:ascii="Consolas" w:hAnsi="Consolas"/>
          <w:color w:val="333333"/>
          <w:spacing w:val="3"/>
          <w:sz w:val="20"/>
          <w:szCs w:val="20"/>
        </w:rPr>
        <w:t>.body.scrollLeft;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//3. IE9以下byClassName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byClassName</w:t>
      </w:r>
      <w:r>
        <w:rPr>
          <w:rStyle w:val="46"/>
          <w:rFonts w:ascii="Consolas" w:hAnsi="Consolas"/>
          <w:color w:val="4271AE"/>
          <w:spacing w:val="3"/>
          <w:sz w:val="20"/>
          <w:szCs w:val="20"/>
        </w:rPr>
        <w:t>(</w:t>
      </w:r>
      <w:r>
        <w:rPr>
          <w:rStyle w:val="47"/>
          <w:rFonts w:ascii="Consolas" w:hAnsi="Consolas"/>
          <w:color w:val="F5871F"/>
          <w:spacing w:val="3"/>
          <w:sz w:val="20"/>
          <w:szCs w:val="20"/>
        </w:rPr>
        <w:t>obj,className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//判断是否支持byClassName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(obj.getElementsByClassName){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//支持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obj.getElementsByClassName(className);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//不支持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eles = obj.getElementsByTagName(</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//获取所有的标签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 </w:t>
      </w:r>
      <w:r>
        <w:rPr>
          <w:rStyle w:val="44"/>
          <w:rFonts w:ascii="Consolas" w:hAnsi="Consolas"/>
          <w:color w:val="8E908C"/>
          <w:spacing w:val="3"/>
          <w:sz w:val="20"/>
          <w:szCs w:val="20"/>
        </w:rPr>
        <w:t>//空数组，准备放置找到的对象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//遍历所有的标签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,len = eles.length;i &lt; len;i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//找出与我指定class名相同的对象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(eles[i].className === className){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arr.push(eles[i]); </w:t>
      </w:r>
      <w:r>
        <w:rPr>
          <w:rStyle w:val="44"/>
          <w:rFonts w:ascii="Consolas" w:hAnsi="Consolas"/>
          <w:color w:val="8E908C"/>
          <w:spacing w:val="3"/>
          <w:sz w:val="20"/>
          <w:szCs w:val="20"/>
        </w:rPr>
        <w:t>//存入数组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arr; </w:t>
      </w:r>
      <w:r>
        <w:rPr>
          <w:rStyle w:val="44"/>
          <w:rFonts w:ascii="Consolas" w:hAnsi="Consolas"/>
          <w:color w:val="8E908C"/>
          <w:spacing w:val="3"/>
          <w:sz w:val="20"/>
          <w:szCs w:val="20"/>
        </w:rPr>
        <w:t>//返回</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//4. 获取非行内样式兼容    IE:currentStyle  标准：getComputedStyle</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getStyle</w:t>
      </w:r>
      <w:r>
        <w:rPr>
          <w:rStyle w:val="46"/>
          <w:rFonts w:ascii="Consolas" w:hAnsi="Consolas"/>
          <w:color w:val="4271AE"/>
          <w:spacing w:val="3"/>
          <w:sz w:val="20"/>
          <w:szCs w:val="20"/>
        </w:rPr>
        <w:t>(</w:t>
      </w:r>
      <w:r>
        <w:rPr>
          <w:rStyle w:val="47"/>
          <w:rFonts w:ascii="Consolas" w:hAnsi="Consolas"/>
          <w:color w:val="F5871F"/>
          <w:spacing w:val="3"/>
          <w:sz w:val="20"/>
          <w:szCs w:val="20"/>
        </w:rPr>
        <w:t>obj,attr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.getComputedStyle ? getComputedStyle(obj,</w:t>
      </w:r>
      <w:r>
        <w:rPr>
          <w:rStyle w:val="51"/>
          <w:rFonts w:ascii="Consolas" w:hAnsi="Consolas"/>
          <w:color w:val="F5871F"/>
          <w:spacing w:val="3"/>
          <w:sz w:val="20"/>
          <w:szCs w:val="20"/>
        </w:rPr>
        <w:t>true</w:t>
      </w:r>
      <w:r>
        <w:rPr>
          <w:rStyle w:val="28"/>
          <w:rFonts w:ascii="Consolas" w:hAnsi="Consolas"/>
          <w:color w:val="333333"/>
          <w:spacing w:val="3"/>
          <w:sz w:val="20"/>
          <w:szCs w:val="20"/>
        </w:rPr>
        <w:t>)[attr] : obj.currentStyle[attr];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//div.style.width =  '';设置样式</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//obj['属性']： 对象是变量时，必须用对象['属性']获取。</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//5. 获取事件对象的兼容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evt = evt || </w:t>
      </w:r>
      <w:r>
        <w:rPr>
          <w:rStyle w:val="49"/>
          <w:rFonts w:ascii="Consolas" w:hAnsi="Consolas"/>
          <w:color w:val="F5871F"/>
          <w:spacing w:val="3"/>
          <w:sz w:val="20"/>
          <w:szCs w:val="20"/>
        </w:rPr>
        <w:t>window</w:t>
      </w:r>
      <w:r>
        <w:rPr>
          <w:rStyle w:val="28"/>
          <w:rFonts w:ascii="Consolas" w:hAnsi="Consolas"/>
          <w:color w:val="333333"/>
          <w:spacing w:val="3"/>
          <w:sz w:val="20"/>
          <w:szCs w:val="20"/>
        </w:rPr>
        <w:t>.event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//6. 获取鼠标编码值的兼容</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getButton</w:t>
      </w:r>
      <w:r>
        <w:rPr>
          <w:rStyle w:val="46"/>
          <w:rFonts w:ascii="Consolas" w:hAnsi="Consolas"/>
          <w:color w:val="4271AE"/>
          <w:spacing w:val="3"/>
          <w:sz w:val="20"/>
          <w:szCs w:val="20"/>
        </w:rPr>
        <w:t>(</w:t>
      </w:r>
      <w:r>
        <w:rPr>
          <w:rStyle w:val="47"/>
          <w:rFonts w:ascii="Consolas" w:hAnsi="Consolas"/>
          <w:color w:val="F5871F"/>
          <w:spacing w:val="3"/>
          <w:sz w:val="20"/>
          <w:szCs w:val="20"/>
        </w:rPr>
        <w:t>evt</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e = evt || </w:t>
      </w:r>
      <w:r>
        <w:rPr>
          <w:rStyle w:val="49"/>
          <w:rFonts w:ascii="Consolas" w:hAnsi="Consolas"/>
          <w:color w:val="F5871F"/>
          <w:spacing w:val="3"/>
          <w:sz w:val="20"/>
          <w:szCs w:val="20"/>
        </w:rPr>
        <w:t>window</w:t>
      </w:r>
      <w:r>
        <w:rPr>
          <w:rStyle w:val="28"/>
          <w:rFonts w:ascii="Consolas" w:hAnsi="Consolas"/>
          <w:color w:val="333333"/>
          <w:spacing w:val="3"/>
          <w:sz w:val="20"/>
          <w:szCs w:val="20"/>
        </w:rPr>
        <w:t>.event;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(evt){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e.button;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w:t>
      </w:r>
      <w:r>
        <w:rPr>
          <w:rStyle w:val="49"/>
          <w:rFonts w:ascii="Consolas" w:hAnsi="Consolas"/>
          <w:color w:val="F5871F"/>
          <w:spacing w:val="3"/>
          <w:sz w:val="20"/>
          <w:szCs w:val="20"/>
        </w:rPr>
        <w:t>window</w:t>
      </w:r>
      <w:r>
        <w:rPr>
          <w:rStyle w:val="28"/>
          <w:rFonts w:ascii="Consolas" w:hAnsi="Consolas"/>
          <w:color w:val="333333"/>
          <w:spacing w:val="3"/>
          <w:sz w:val="20"/>
          <w:szCs w:val="20"/>
        </w:rPr>
        <w:t>.event){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switch</w:t>
      </w:r>
      <w:r>
        <w:rPr>
          <w:rStyle w:val="28"/>
          <w:rFonts w:ascii="Consolas" w:hAnsi="Consolas"/>
          <w:color w:val="333333"/>
          <w:spacing w:val="3"/>
          <w:sz w:val="20"/>
          <w:szCs w:val="20"/>
        </w:rPr>
        <w:t>(e.button){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case</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case</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case</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//7. 获取键盘按键编码值的兼容</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key = evt.keyCode || evt.charCode || evt.which;</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//8. 阻止事件冒泡的兼容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e.stopPropagation ? e.stopPropagation() : e.cancelBubble =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//9. 阻止超链接的默认行为的兼容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evt.preventDefault ? evt.preventDefault() : evt.returnValue = </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//10. 添加事件监听器的兼容</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addEventListener</w:t>
      </w:r>
      <w:r>
        <w:rPr>
          <w:rStyle w:val="46"/>
          <w:rFonts w:ascii="Consolas" w:hAnsi="Consolas"/>
          <w:color w:val="4271AE"/>
          <w:spacing w:val="3"/>
          <w:sz w:val="20"/>
          <w:szCs w:val="20"/>
        </w:rPr>
        <w:t>(</w:t>
      </w:r>
      <w:r>
        <w:rPr>
          <w:rStyle w:val="47"/>
          <w:rFonts w:ascii="Consolas" w:hAnsi="Consolas"/>
          <w:color w:val="F5871F"/>
          <w:spacing w:val="3"/>
          <w:sz w:val="20"/>
          <w:szCs w:val="20"/>
        </w:rPr>
        <w:t>obj,event,fn,boo</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(obj.addEventListener){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obj.addEventListener(event,fn,boo);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(obj.attachEvent){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obj.attachEvent(</w:t>
      </w:r>
      <w:r>
        <w:rPr>
          <w:rStyle w:val="48"/>
          <w:rFonts w:ascii="Consolas" w:hAnsi="Consolas"/>
          <w:color w:val="718C00"/>
          <w:spacing w:val="3"/>
          <w:sz w:val="20"/>
          <w:szCs w:val="20"/>
        </w:rPr>
        <w:t>'on'</w:t>
      </w:r>
      <w:r>
        <w:rPr>
          <w:rStyle w:val="28"/>
          <w:rFonts w:ascii="Consolas" w:hAnsi="Consolas"/>
          <w:color w:val="333333"/>
          <w:spacing w:val="3"/>
          <w:sz w:val="20"/>
          <w:szCs w:val="20"/>
        </w:rPr>
        <w:t xml:space="preserve"> + event,fn);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//11. 移除事件监听器的兼容</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removeEventListener</w:t>
      </w:r>
      <w:r>
        <w:rPr>
          <w:rStyle w:val="46"/>
          <w:rFonts w:ascii="Consolas" w:hAnsi="Consolas"/>
          <w:color w:val="4271AE"/>
          <w:spacing w:val="3"/>
          <w:sz w:val="20"/>
          <w:szCs w:val="20"/>
        </w:rPr>
        <w:t>(</w:t>
      </w:r>
      <w:r>
        <w:rPr>
          <w:rStyle w:val="47"/>
          <w:rFonts w:ascii="Consolas" w:hAnsi="Consolas"/>
          <w:color w:val="F5871F"/>
          <w:spacing w:val="3"/>
          <w:sz w:val="20"/>
          <w:szCs w:val="20"/>
        </w:rPr>
        <w:t>obj,event,fn,boo</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(obj.removeEventListener){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obj.removeEventListener(event,fn,boo);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(obj.detachEvent){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obj.detachEvent(</w:t>
      </w:r>
      <w:r>
        <w:rPr>
          <w:rStyle w:val="48"/>
          <w:rFonts w:ascii="Consolas" w:hAnsi="Consolas"/>
          <w:color w:val="718C00"/>
          <w:spacing w:val="3"/>
          <w:sz w:val="20"/>
          <w:szCs w:val="20"/>
        </w:rPr>
        <w:t>'on'</w:t>
      </w:r>
      <w:r>
        <w:rPr>
          <w:rStyle w:val="28"/>
          <w:rFonts w:ascii="Consolas" w:hAnsi="Consolas"/>
          <w:color w:val="333333"/>
          <w:spacing w:val="3"/>
          <w:sz w:val="20"/>
          <w:szCs w:val="20"/>
        </w:rPr>
        <w:t xml:space="preserve"> + event,fn);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//12. 获取事件源的兼容</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target = event.target || event.srcElement;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如何判断一个对象是否为数组，函数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方法一： </w:t>
      </w:r>
      <w:r>
        <w:rPr>
          <w:rStyle w:val="45"/>
          <w:rFonts w:ascii="Consolas" w:hAnsi="Consolas"/>
          <w:color w:val="8959A8"/>
          <w:spacing w:val="3"/>
          <w:sz w:val="20"/>
          <w:szCs w:val="20"/>
        </w:rPr>
        <w:t>instanceof</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.log(arr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//返回true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方法二： </w:t>
      </w:r>
      <w:r>
        <w:rPr>
          <w:rStyle w:val="45"/>
          <w:rFonts w:ascii="Consolas" w:hAnsi="Consolas"/>
          <w:color w:val="8959A8"/>
          <w:spacing w:val="3"/>
          <w:sz w:val="20"/>
          <w:szCs w:val="20"/>
        </w:rPr>
        <w:t>constructor</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console.log(arr.</w:t>
      </w:r>
      <w:r>
        <w:rPr>
          <w:rStyle w:val="45"/>
          <w:rFonts w:ascii="Consolas" w:hAnsi="Consolas"/>
          <w:color w:val="8959A8"/>
          <w:spacing w:val="3"/>
          <w:sz w:val="20"/>
          <w:szCs w:val="20"/>
        </w:rPr>
        <w:t>constructor</w:t>
      </w:r>
      <w:r>
        <w:rPr>
          <w:rStyle w:val="28"/>
          <w:rFonts w:ascii="Consolas" w:hAnsi="Consolas"/>
          <w:color w:val="333333"/>
          <w:spacing w:val="3"/>
          <w:sz w:val="20"/>
          <w:szCs w:val="20"/>
        </w:rPr>
        <w:t xml:space="preserve"> == Array); //返回true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方法三： Array.isArray()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console.log(Array.isArray(arr)); //返回true</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写一个函数，接受可变个数参数，且每个参数均为数字，返回参数的最大值</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myMax</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Math</w:t>
      </w:r>
      <w:r>
        <w:rPr>
          <w:rStyle w:val="28"/>
          <w:rFonts w:ascii="Consolas" w:hAnsi="Consolas"/>
          <w:color w:val="333333"/>
          <w:spacing w:val="3"/>
          <w:sz w:val="20"/>
          <w:szCs w:val="20"/>
        </w:rPr>
        <w:t>.max(</w:t>
      </w:r>
      <w:r>
        <w:rPr>
          <w:rStyle w:val="49"/>
          <w:rFonts w:ascii="Consolas" w:hAnsi="Consolas"/>
          <w:color w:val="F5871F"/>
          <w:spacing w:val="3"/>
          <w:sz w:val="20"/>
          <w:szCs w:val="20"/>
        </w:rPr>
        <w:t>arguments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请写出 ES6 Array.isArray()</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.isArray){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.isArray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arg</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Object</w:t>
      </w:r>
      <w:r>
        <w:rPr>
          <w:rStyle w:val="28"/>
          <w:rFonts w:ascii="Consolas" w:hAnsi="Consolas"/>
          <w:color w:val="333333"/>
          <w:spacing w:val="3"/>
          <w:sz w:val="20"/>
          <w:szCs w:val="20"/>
        </w:rPr>
        <w:t xml:space="preserve">.prototype.toString.call(arg) === </w:t>
      </w:r>
      <w:r>
        <w:rPr>
          <w:rStyle w:val="48"/>
          <w:rFonts w:ascii="Consolas" w:hAnsi="Consolas"/>
          <w:color w:val="718C00"/>
          <w:spacing w:val="3"/>
          <w:sz w:val="20"/>
          <w:szCs w:val="20"/>
        </w:rPr>
        <w:t>'[object Array]'</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实现一个函数 clone，可以对 JavaScript 中的5种主要数据类型进行值复制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方法一：</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Object</w:t>
      </w:r>
      <w:r>
        <w:rPr>
          <w:rStyle w:val="28"/>
          <w:rFonts w:ascii="Consolas" w:hAnsi="Consolas"/>
          <w:color w:val="333333"/>
          <w:spacing w:val="3"/>
          <w:sz w:val="20"/>
          <w:szCs w:val="20"/>
        </w:rPr>
        <w:t xml:space="preserve">.prototype.clone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o =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.constructor === </w:t>
      </w: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 ? []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e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o[e] =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[e] === </w:t>
      </w:r>
      <w:r>
        <w:rPr>
          <w:rStyle w:val="48"/>
          <w:rFonts w:ascii="Consolas" w:hAnsi="Consolas"/>
          <w:color w:val="718C00"/>
          <w:spacing w:val="3"/>
          <w:sz w:val="20"/>
          <w:szCs w:val="20"/>
        </w:rPr>
        <w:t>"object"</w:t>
      </w:r>
      <w:r>
        <w:rPr>
          <w:rStyle w:val="28"/>
          <w:rFonts w:ascii="Consolas" w:hAnsi="Consolas"/>
          <w:color w:val="333333"/>
          <w:spacing w:val="3"/>
          <w:sz w:val="20"/>
          <w:szCs w:val="20"/>
        </w:rPr>
        <w:t xml:space="preserve"> ?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[e].clone() : </w:t>
      </w:r>
      <w:r>
        <w:rPr>
          <w:rStyle w:val="45"/>
          <w:rFonts w:ascii="Consolas" w:hAnsi="Consolas"/>
          <w:color w:val="8959A8"/>
          <w:spacing w:val="3"/>
          <w:sz w:val="20"/>
          <w:szCs w:val="20"/>
        </w:rPr>
        <w:t>this</w:t>
      </w:r>
      <w:r>
        <w:rPr>
          <w:rStyle w:val="28"/>
          <w:rFonts w:ascii="Consolas" w:hAnsi="Consolas"/>
          <w:color w:val="333333"/>
          <w:spacing w:val="3"/>
          <w:sz w:val="20"/>
          <w:szCs w:val="20"/>
        </w:rPr>
        <w: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//方法二：</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 克隆一个对象</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 @param Obj</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 @returns</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clone</w:t>
      </w:r>
      <w:r>
        <w:rPr>
          <w:rStyle w:val="46"/>
          <w:rFonts w:ascii="Consolas" w:hAnsi="Consolas"/>
          <w:color w:val="4271AE"/>
          <w:spacing w:val="3"/>
          <w:sz w:val="20"/>
          <w:szCs w:val="20"/>
        </w:rPr>
        <w:t>(</w:t>
      </w:r>
      <w:r>
        <w:rPr>
          <w:rStyle w:val="47"/>
          <w:rFonts w:ascii="Consolas" w:hAnsi="Consolas"/>
          <w:color w:val="F5871F"/>
          <w:spacing w:val="3"/>
          <w:sz w:val="20"/>
          <w:szCs w:val="20"/>
        </w:rPr>
        <w:t>Obj</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buf;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(Obj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buf = []; </w:t>
      </w:r>
      <w:r>
        <w:rPr>
          <w:rStyle w:val="44"/>
          <w:rFonts w:ascii="Consolas" w:hAnsi="Consolas"/>
          <w:color w:val="8E908C"/>
          <w:spacing w:val="3"/>
          <w:sz w:val="20"/>
          <w:szCs w:val="20"/>
        </w:rPr>
        <w:t>//创建一个空的数组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 = Obj.length;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while</w:t>
      </w:r>
      <w:r>
        <w:rPr>
          <w:rStyle w:val="28"/>
          <w:rFonts w:ascii="Consolas" w:hAnsi="Consolas"/>
          <w:color w:val="333333"/>
          <w:spacing w:val="3"/>
          <w:sz w:val="20"/>
          <w:szCs w:val="20"/>
        </w:rPr>
        <w:t xml:space="preserve"> (i--)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buf[i] = clone(Obj[i]);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buf;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(Obj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Object</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buf = {}; </w:t>
      </w:r>
      <w:r>
        <w:rPr>
          <w:rStyle w:val="44"/>
          <w:rFonts w:ascii="Consolas" w:hAnsi="Consolas"/>
          <w:color w:val="8E908C"/>
          <w:spacing w:val="3"/>
          <w:sz w:val="20"/>
          <w:szCs w:val="20"/>
        </w:rPr>
        <w:t>//创建一个空对象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k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Obj)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//为这个对象添加新的属性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buf[k] = clone(Obj[k]);</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buf;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//普通变量直接赋值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Obj;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假如A页面我定义了一个定时器，然后跳到B页面如果让A页面的定时器暂停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w:t>
      </w:r>
      <w:r>
        <w:rPr>
          <w:rStyle w:val="43"/>
          <w:rFonts w:ascii="Consolas" w:hAnsi="Consolas"/>
          <w:color w:val="F5871F"/>
          <w:spacing w:val="3"/>
          <w:sz w:val="20"/>
          <w:szCs w:val="20"/>
        </w:rPr>
        <w:t>1</w:t>
      </w:r>
      <w:r>
        <w:rPr>
          <w:rStyle w:val="28"/>
          <w:rFonts w:ascii="Consolas" w:hAnsi="Consolas"/>
          <w:color w:val="333333"/>
          <w:spacing w:val="3"/>
          <w:sz w:val="20"/>
          <w:szCs w:val="20"/>
        </w:rPr>
        <w:t>：在beforeDestroy()等生命周期结束阶段内清除定时器：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beforeDestroy()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clearInterval(</w:t>
      </w:r>
      <w:r>
        <w:rPr>
          <w:rStyle w:val="45"/>
          <w:rFonts w:ascii="Consolas" w:hAnsi="Consolas"/>
          <w:color w:val="8959A8"/>
          <w:spacing w:val="3"/>
          <w:sz w:val="20"/>
          <w:szCs w:val="20"/>
        </w:rPr>
        <w:t>this</w:t>
      </w:r>
      <w:r>
        <w:rPr>
          <w:rStyle w:val="28"/>
          <w:rFonts w:ascii="Consolas" w:hAnsi="Consolas"/>
          <w:color w:val="333333"/>
          <w:spacing w:val="3"/>
          <w:sz w:val="20"/>
          <w:szCs w:val="20"/>
        </w:rPr>
        <w:t>.timer);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.timer = </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w:t>
      </w:r>
      <w:r>
        <w:rPr>
          <w:rStyle w:val="43"/>
          <w:rFonts w:ascii="Consolas" w:hAnsi="Consolas"/>
          <w:color w:val="F5871F"/>
          <w:spacing w:val="3"/>
          <w:sz w:val="20"/>
          <w:szCs w:val="20"/>
        </w:rPr>
        <w:t>2</w:t>
      </w:r>
      <w:r>
        <w:rPr>
          <w:rStyle w:val="28"/>
          <w:rFonts w:ascii="Consolas" w:hAnsi="Consolas"/>
          <w:color w:val="333333"/>
          <w:spacing w:val="3"/>
          <w:sz w:val="20"/>
          <w:szCs w:val="20"/>
        </w:rPr>
        <w:t>：通过$once这个事件侦听器器在定义完定时器之后的位置来清除定时器。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timer = setInterval(() =&gt;{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某些定时器操作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500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通过$once来监听定时器，在beforeDestroy钩子可以被清除。</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this</w:t>
      </w:r>
      <w:r>
        <w:rPr>
          <w:rStyle w:val="28"/>
          <w:rFonts w:ascii="Consolas" w:hAnsi="Consolas"/>
          <w:color w:val="333333"/>
          <w:spacing w:val="3"/>
          <w:sz w:val="20"/>
          <w:szCs w:val="20"/>
        </w:rPr>
        <w:t>.$once(</w:t>
      </w:r>
      <w:r>
        <w:rPr>
          <w:rStyle w:val="48"/>
          <w:rFonts w:ascii="Consolas" w:hAnsi="Consolas"/>
          <w:color w:val="718C00"/>
          <w:spacing w:val="3"/>
          <w:sz w:val="20"/>
          <w:szCs w:val="20"/>
        </w:rPr>
        <w:t>'hook:beforeDestroy'</w:t>
      </w:r>
      <w:r>
        <w:rPr>
          <w:rStyle w:val="28"/>
          <w:rFonts w:ascii="Consolas" w:hAnsi="Consolas"/>
          <w:color w:val="333333"/>
          <w:spacing w:val="3"/>
          <w:sz w:val="20"/>
          <w:szCs w:val="20"/>
        </w:rPr>
        <w:t>, ()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clearInterval(timer);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promise的实现原理，如果我现在向服务器发送一个请求，但是我后悔了，不想让服务器返回数据，去实现一个delay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取消结束</w:t>
      </w:r>
      <w:r>
        <w:rPr>
          <w:rStyle w:val="49"/>
          <w:rFonts w:ascii="Consolas" w:hAnsi="Consolas"/>
          <w:color w:val="F5871F"/>
          <w:spacing w:val="3"/>
          <w:sz w:val="20"/>
          <w:szCs w:val="20"/>
        </w:rPr>
        <w:t>Promise</w:t>
      </w:r>
      <w:r>
        <w:rPr>
          <w:rStyle w:val="28"/>
          <w:rFonts w:ascii="Consolas" w:hAnsi="Consolas"/>
          <w:color w:val="333333"/>
          <w:spacing w:val="3"/>
          <w:sz w:val="20"/>
          <w:szCs w:val="20"/>
        </w:rPr>
        <w:t>的方法？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返回一个pending状态的</w:t>
      </w:r>
      <w:r>
        <w:rPr>
          <w:rStyle w:val="49"/>
          <w:rFonts w:ascii="Consolas" w:hAnsi="Consolas"/>
          <w:color w:val="F5871F"/>
          <w:spacing w:val="3"/>
          <w:sz w:val="20"/>
          <w:szCs w:val="20"/>
        </w:rPr>
        <w:t>Promise</w:t>
      </w:r>
      <w:r>
        <w:rPr>
          <w:rStyle w:val="28"/>
          <w:rFonts w:ascii="Consolas" w:hAnsi="Consolas"/>
          <w:color w:val="333333"/>
          <w:spacing w:val="3"/>
          <w:sz w:val="20"/>
          <w:szCs w:val="20"/>
        </w:rPr>
        <w:t>，原</w:t>
      </w:r>
      <w:r>
        <w:rPr>
          <w:rStyle w:val="49"/>
          <w:rFonts w:ascii="Consolas" w:hAnsi="Consolas"/>
          <w:color w:val="F5871F"/>
          <w:spacing w:val="3"/>
          <w:sz w:val="20"/>
          <w:szCs w:val="20"/>
        </w:rPr>
        <w:t>Promise</w:t>
      </w:r>
      <w:r>
        <w:rPr>
          <w:rStyle w:val="28"/>
          <w:rFonts w:ascii="Consolas" w:hAnsi="Consolas"/>
          <w:color w:val="333333"/>
          <w:spacing w:val="3"/>
          <w:sz w:val="20"/>
          <w:szCs w:val="20"/>
        </w:rPr>
        <w:t>链会终止</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.resolve().then(()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(()=&gt;{})  </w:t>
      </w:r>
      <w:r>
        <w:rPr>
          <w:rStyle w:val="44"/>
          <w:rFonts w:ascii="Consolas" w:hAnsi="Consolas"/>
          <w:color w:val="8E908C"/>
          <w:spacing w:val="3"/>
          <w:sz w:val="20"/>
          <w:szCs w:val="20"/>
        </w:rPr>
        <w:t>// 返回“pending”状态的Promise对象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}).then(()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后续的函数不会被调用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'ok2'</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}).catch(err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'err-&gt;'</w:t>
      </w:r>
      <w:r>
        <w:rPr>
          <w:rStyle w:val="28"/>
          <w:rFonts w:ascii="Consolas" w:hAnsi="Consolas"/>
          <w:color w:val="333333"/>
          <w:spacing w:val="3"/>
          <w:sz w:val="20"/>
          <w:szCs w:val="20"/>
        </w:rPr>
        <w:t>, err)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.race竞速方法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p1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((resolve, reject)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resolve(</w:t>
      </w:r>
      <w:r>
        <w:rPr>
          <w:rStyle w:val="48"/>
          <w:rFonts w:ascii="Consolas" w:hAnsi="Consolas"/>
          <w:color w:val="718C00"/>
          <w:spacing w:val="3"/>
          <w:sz w:val="20"/>
          <w:szCs w:val="20"/>
        </w:rPr>
        <w:t>'ok1'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p2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Promise</w:t>
      </w:r>
      <w:r>
        <w:rPr>
          <w:rStyle w:val="28"/>
          <w:rFonts w:ascii="Consolas" w:hAnsi="Consolas"/>
          <w:color w:val="333333"/>
          <w:spacing w:val="3"/>
          <w:sz w:val="20"/>
          <w:szCs w:val="20"/>
        </w:rPr>
        <w:t>((resolve, reject)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setTimeout(() =&gt; {resolve(</w:t>
      </w:r>
      <w:r>
        <w:rPr>
          <w:rStyle w:val="48"/>
          <w:rFonts w:ascii="Consolas" w:hAnsi="Consolas"/>
          <w:color w:val="718C00"/>
          <w:spacing w:val="3"/>
          <w:sz w:val="20"/>
          <w:szCs w:val="20"/>
        </w:rPr>
        <w:t>'ok2'</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.race([p2, p1]).then((result)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.log(result) </w:t>
      </w:r>
      <w:r>
        <w:rPr>
          <w:rStyle w:val="44"/>
          <w:rFonts w:ascii="Consolas" w:hAnsi="Consolas"/>
          <w:color w:val="8E908C"/>
          <w:spacing w:val="3"/>
          <w:sz w:val="20"/>
          <w:szCs w:val="20"/>
        </w:rPr>
        <w:t>//ok1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}).catch((error)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.log(error)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当</w:t>
      </w:r>
      <w:r>
        <w:rPr>
          <w:rStyle w:val="49"/>
          <w:rFonts w:ascii="Consolas" w:hAnsi="Consolas"/>
          <w:color w:val="F5871F"/>
          <w:spacing w:val="3"/>
          <w:sz w:val="20"/>
          <w:szCs w:val="20"/>
        </w:rPr>
        <w:t>Promise</w:t>
      </w:r>
      <w:r>
        <w:rPr>
          <w:rStyle w:val="28"/>
          <w:rFonts w:ascii="Consolas" w:hAnsi="Consolas"/>
          <w:color w:val="333333"/>
          <w:spacing w:val="3"/>
          <w:sz w:val="20"/>
          <w:szCs w:val="20"/>
        </w:rPr>
        <w:t>链中抛出错误时，错误信息沿着链路向后传递，直至捕获</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.resolve().then(()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throw</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'throw error1'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}).then(()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'ok2'</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err =&gt;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捕获错误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'err-&gt;'</w:t>
      </w:r>
      <w:r>
        <w:rPr>
          <w:rStyle w:val="28"/>
          <w:rFonts w:ascii="Consolas" w:hAnsi="Consolas"/>
          <w:color w:val="333333"/>
          <w:spacing w:val="3"/>
          <w:sz w:val="20"/>
          <w:szCs w:val="20"/>
        </w:rPr>
        <w:t>, err)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}).then(() =&gt;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该函数将被调用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throw</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'throw error3'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}).then(()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错误捕获前的函数不会被调用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'ok4'</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}).catch(err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'err-&gt;'</w:t>
      </w:r>
      <w:r>
        <w:rPr>
          <w:rStyle w:val="28"/>
          <w:rFonts w:ascii="Consolas" w:hAnsi="Consolas"/>
          <w:color w:val="333333"/>
          <w:spacing w:val="3"/>
          <w:sz w:val="20"/>
          <w:szCs w:val="20"/>
        </w:rPr>
        <w:t>, err)</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Axios如何取消请求？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第一种通过CancelToken.source工厂方法创建cancel token</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CancelToken = axios.CancelToken;</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source = CancelToken.source();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axios.get(</w:t>
      </w:r>
      <w:r>
        <w:rPr>
          <w:rStyle w:val="48"/>
          <w:rFonts w:ascii="Consolas" w:hAnsi="Consolas"/>
          <w:color w:val="718C00"/>
          <w:spacing w:val="3"/>
          <w:sz w:val="20"/>
          <w:szCs w:val="20"/>
        </w:rPr>
        <w:t>'/user/12345'</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cancelToken: source.token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}).catch(</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thrown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(axios.isCancel(thrown))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'Request canceled'</w:t>
      </w:r>
      <w:r>
        <w:rPr>
          <w:rStyle w:val="28"/>
          <w:rFonts w:ascii="Consolas" w:hAnsi="Consolas"/>
          <w:color w:val="333333"/>
          <w:spacing w:val="3"/>
          <w:sz w:val="20"/>
          <w:szCs w:val="20"/>
        </w:rPr>
        <w:t>, thrown.message);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else</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处理错误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取消请求（message 参数是可选的）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source.cancel(</w:t>
      </w:r>
      <w:r>
        <w:rPr>
          <w:rStyle w:val="48"/>
          <w:rFonts w:ascii="Consolas" w:hAnsi="Consolas"/>
          <w:color w:val="718C00"/>
          <w:spacing w:val="3"/>
          <w:sz w:val="20"/>
          <w:szCs w:val="20"/>
        </w:rPr>
        <w:t>'Operation canceled by the user.'</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第二种通过传递executor函数到CancelToken的构造函数来创建cancel token</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CancelToken = axios.CancelToken;</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cancel;</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axios.get(</w:t>
      </w:r>
      <w:r>
        <w:rPr>
          <w:rStyle w:val="48"/>
          <w:rFonts w:ascii="Consolas" w:hAnsi="Consolas"/>
          <w:color w:val="718C00"/>
          <w:spacing w:val="3"/>
          <w:sz w:val="20"/>
          <w:szCs w:val="20"/>
        </w:rPr>
        <w:t>'/user/12345'</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cancelToken: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CancelToken(</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executor</w:t>
      </w:r>
      <w:r>
        <w:rPr>
          <w:rStyle w:val="46"/>
          <w:rFonts w:ascii="Consolas" w:hAnsi="Consolas"/>
          <w:color w:val="4271AE"/>
          <w:spacing w:val="3"/>
          <w:sz w:val="20"/>
          <w:szCs w:val="20"/>
        </w:rPr>
        <w:t>(</w:t>
      </w:r>
      <w:r>
        <w:rPr>
          <w:rStyle w:val="47"/>
          <w:rFonts w:ascii="Consolas" w:hAnsi="Consolas"/>
          <w:color w:val="F5871F"/>
          <w:spacing w:val="3"/>
          <w:sz w:val="20"/>
          <w:szCs w:val="20"/>
        </w:rPr>
        <w:t>c</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executor 函数接收一个 cancel 函数作为参数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cancel = c;</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取消请求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cancel();</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CommonJS 和 RequireJS 的实现原理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commonjs是通过</w:t>
      </w:r>
      <w:r>
        <w:rPr>
          <w:rStyle w:val="49"/>
          <w:rFonts w:ascii="Consolas" w:hAnsi="Consolas"/>
          <w:color w:val="F5871F"/>
          <w:spacing w:val="3"/>
          <w:sz w:val="20"/>
          <w:szCs w:val="20"/>
        </w:rPr>
        <w:t>module</w:t>
      </w:r>
      <w:r>
        <w:rPr>
          <w:rStyle w:val="28"/>
          <w:rFonts w:ascii="Consolas" w:hAnsi="Consolas"/>
          <w:color w:val="333333"/>
          <w:spacing w:val="3"/>
          <w:sz w:val="20"/>
          <w:szCs w:val="20"/>
        </w:rPr>
        <w:t>.exports导出模块,用</w:t>
      </w:r>
      <w:r>
        <w:rPr>
          <w:rStyle w:val="49"/>
          <w:rFonts w:ascii="Consolas" w:hAnsi="Consolas"/>
          <w:color w:val="F5871F"/>
          <w:spacing w:val="3"/>
          <w:sz w:val="20"/>
          <w:szCs w:val="20"/>
        </w:rPr>
        <w:t>require</w:t>
      </w:r>
      <w:r>
        <w:rPr>
          <w:rStyle w:val="28"/>
          <w:rFonts w:ascii="Consolas" w:hAnsi="Consolas"/>
          <w:color w:val="333333"/>
          <w:spacing w:val="3"/>
          <w:sz w:val="20"/>
          <w:szCs w:val="20"/>
        </w:rPr>
        <w:t>引入一个模块，原理：闭包</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requirejs是通过define定义导出模块，用</w:t>
      </w:r>
      <w:r>
        <w:rPr>
          <w:rStyle w:val="49"/>
          <w:rFonts w:ascii="Consolas" w:hAnsi="Consolas"/>
          <w:color w:val="F5871F"/>
          <w:spacing w:val="3"/>
          <w:sz w:val="20"/>
          <w:szCs w:val="20"/>
        </w:rPr>
        <w:t>require</w:t>
      </w:r>
      <w:r>
        <w:rPr>
          <w:rStyle w:val="28"/>
          <w:rFonts w:ascii="Consolas" w:hAnsi="Consolas"/>
          <w:color w:val="333333"/>
          <w:spacing w:val="3"/>
          <w:sz w:val="20"/>
          <w:szCs w:val="20"/>
        </w:rPr>
        <w:t>引入模块。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define(</w:t>
      </w:r>
      <w:r>
        <w:rPr>
          <w:rStyle w:val="48"/>
          <w:rFonts w:ascii="Consolas" w:hAnsi="Consolas"/>
          <w:color w:val="718C00"/>
          <w:spacing w:val="3"/>
          <w:sz w:val="20"/>
          <w:szCs w:val="20"/>
        </w:rPr>
        <w:t>'name'</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'requirejs'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define(</w:t>
      </w:r>
      <w:r>
        <w:rPr>
          <w:rStyle w:val="48"/>
          <w:rFonts w:ascii="Consolas" w:hAnsi="Consolas"/>
          <w:color w:val="718C00"/>
          <w:spacing w:val="3"/>
          <w:sz w:val="20"/>
          <w:szCs w:val="20"/>
        </w:rPr>
        <w:t>'say'</w:t>
      </w:r>
      <w:r>
        <w:rPr>
          <w:rStyle w:val="28"/>
          <w:rFonts w:ascii="Consolas" w:hAnsi="Consolas"/>
          <w:color w:val="333333"/>
          <w:spacing w:val="3"/>
          <w:sz w:val="20"/>
          <w:szCs w:val="20"/>
        </w:rPr>
        <w:t>,[</w:t>
      </w:r>
      <w:r>
        <w:rPr>
          <w:rStyle w:val="48"/>
          <w:rFonts w:ascii="Consolas" w:hAnsi="Consolas"/>
          <w:color w:val="718C00"/>
          <w:spacing w:val="3"/>
          <w:sz w:val="20"/>
          <w:szCs w:val="20"/>
        </w:rPr>
        <w:t>'name'</w:t>
      </w:r>
      <w:r>
        <w:rPr>
          <w:rStyle w:val="28"/>
          <w:rFonts w:ascii="Consolas" w:hAnsi="Consolas"/>
          <w:color w:val="333333"/>
          <w:spacing w:val="3"/>
          <w:sz w:val="20"/>
          <w:szCs w:val="20"/>
        </w:rPr>
        <w:t>].function(name){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"my name is"</w:t>
      </w:r>
      <w:r>
        <w:rPr>
          <w:rStyle w:val="28"/>
          <w:rFonts w:ascii="Consolas" w:hAnsi="Consolas"/>
          <w:color w:val="333333"/>
          <w:spacing w:val="3"/>
          <w:sz w:val="20"/>
          <w:szCs w:val="20"/>
        </w:rPr>
        <w:t xml:space="preserve"> + 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w:t>
      </w:r>
      <w:r>
        <w:rPr>
          <w:rStyle w:val="48"/>
          <w:rFonts w:ascii="Consolas" w:hAnsi="Consolas"/>
          <w:color w:val="718C00"/>
          <w:spacing w:val="3"/>
          <w:sz w:val="20"/>
          <w:szCs w:val="20"/>
        </w:rPr>
        <w:t>'say'</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text</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.log(text)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面向对象编程与面向过程编程的区别？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面向过程的程序设计把计算机程序视为一系列的命令集合，即一组函数的顺序执行。为了简化程序设计，面向过程把函数继续切分为子函数，即把大块函数通过切割成小块函数来降低系统的复杂度。</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而面向对象的程序设计把计算机程序视为一组对象的集合，而每个对象都可以接收其他对象发过来的消息，并处理这些消息，计算机程序的执行就是一系列消息在各个对象之间传递。</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59.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eval 是做什么的？性能怎么样？安全如何？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它的功能是把对应的字符串解析成js代码并运行，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应该避免使用</w:t>
      </w:r>
      <w:r>
        <w:rPr>
          <w:rStyle w:val="49"/>
          <w:rFonts w:ascii="Consolas" w:hAnsi="Consolas"/>
          <w:color w:val="F5871F"/>
          <w:spacing w:val="3"/>
          <w:sz w:val="20"/>
          <w:szCs w:val="20"/>
        </w:rPr>
        <w:t>eval</w:t>
      </w:r>
      <w:r>
        <w:rPr>
          <w:rStyle w:val="28"/>
          <w:rFonts w:ascii="Consolas" w:hAnsi="Consolas"/>
          <w:color w:val="333333"/>
          <w:spacing w:val="3"/>
          <w:sz w:val="20"/>
          <w:szCs w:val="20"/>
        </w:rPr>
        <w:t>,因为不安全，非常耗性能（</w:t>
      </w:r>
      <w:r>
        <w:rPr>
          <w:rStyle w:val="43"/>
          <w:rFonts w:ascii="Consolas" w:hAnsi="Consolas"/>
          <w:color w:val="F5871F"/>
          <w:spacing w:val="3"/>
          <w:sz w:val="20"/>
          <w:szCs w:val="20"/>
        </w:rPr>
        <w:t>2</w:t>
      </w:r>
      <w:r>
        <w:rPr>
          <w:rStyle w:val="28"/>
          <w:rFonts w:ascii="Consolas" w:hAnsi="Consolas"/>
          <w:color w:val="333333"/>
          <w:spacing w:val="3"/>
          <w:sz w:val="20"/>
          <w:szCs w:val="20"/>
        </w:rPr>
        <w:t>次，一次解析成js语句，一次执行）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注意：在项目里写js代码的时候，禁止使用的，因为有安全因素。</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函数节流、防抖。scroll resize 使用函数节流实现不要频繁触发事件的需求</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防抖：</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//scroll方法中的do somthing至少间隔500毫秒执行一次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.addEventListener(</w:t>
      </w:r>
      <w:r>
        <w:rPr>
          <w:rStyle w:val="48"/>
          <w:rFonts w:ascii="Consolas" w:hAnsi="Consolas"/>
          <w:color w:val="718C00"/>
          <w:spacing w:val="3"/>
          <w:sz w:val="20"/>
          <w:szCs w:val="20"/>
        </w:rPr>
        <w:t>'scroll'</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timer;</w:t>
      </w:r>
      <w:r>
        <w:rPr>
          <w:rStyle w:val="44"/>
          <w:rFonts w:ascii="Consolas" w:hAnsi="Consolas"/>
          <w:color w:val="8E908C"/>
          <w:spacing w:val="3"/>
          <w:sz w:val="20"/>
          <w:szCs w:val="20"/>
        </w:rPr>
        <w:t>//使用闭包，缓存变量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(timer) clearTimeout(timer);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timer = setTimeout(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'do somthing'</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500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//此处()作用 - 立即调用return后面函数，形成闭包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节流：</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//scroll方法中当间隔时间大于2s，do somthing执行一次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.addEventListener(</w:t>
      </w:r>
      <w:r>
        <w:rPr>
          <w:rStyle w:val="48"/>
          <w:rFonts w:ascii="Consolas" w:hAnsi="Consolas"/>
          <w:color w:val="718C00"/>
          <w:spacing w:val="3"/>
          <w:sz w:val="20"/>
          <w:szCs w:val="20"/>
        </w:rPr>
        <w:t>'scroll'</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timer ;</w:t>
      </w:r>
      <w:r>
        <w:rPr>
          <w:rStyle w:val="44"/>
          <w:rFonts w:ascii="Consolas" w:hAnsi="Consolas"/>
          <w:color w:val="8E908C"/>
          <w:spacing w:val="3"/>
          <w:sz w:val="20"/>
          <w:szCs w:val="20"/>
        </w:rPr>
        <w:t>//使用闭包，缓存变量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startTime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Date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curTime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Date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(curTime - startTime &gt;= </w:t>
      </w:r>
      <w:r>
        <w:rPr>
          <w:rStyle w:val="43"/>
          <w:rFonts w:ascii="Consolas" w:hAnsi="Consolas"/>
          <w:color w:val="F5871F"/>
          <w:spacing w:val="3"/>
          <w:sz w:val="20"/>
          <w:szCs w:val="20"/>
        </w:rPr>
        <w:t>2000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timer = setTimeout(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'do somthing'</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500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startTime = curTime;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//此处()作用 - 立即调用return后面函数，形成闭包</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数据类型（判断，==和===）堆栈、内存泄漏及垃圾回收机制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判断值是否相等； === 判断值和数据类型是否严格相等</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，Javascript堆栈和垃圾回收机制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堆栈溢出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当储存的数据导到某一限制时就会造成堆栈溢出</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内存泄漏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当不断向堆中存储数据，而不进行清理，这就是内存泄漏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垃圾回收机制（清除孤儿机制）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语言当中一般分两种，一种是自动清理，一种是手动清理（GC），js中只有自动清理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垃圾回收机制就是将引用对中的地址的对象设置为</w:t>
      </w:r>
      <w:r>
        <w:rPr>
          <w:rStyle w:val="51"/>
          <w:rFonts w:ascii="Consolas" w:hAnsi="Consolas"/>
          <w:color w:val="F5871F"/>
          <w:spacing w:val="3"/>
          <w:sz w:val="20"/>
          <w:szCs w:val="20"/>
        </w:rPr>
        <w:t>null</w:t>
      </w:r>
      <w:r>
        <w:rPr>
          <w:rStyle w:val="28"/>
          <w:rFonts w:ascii="Consolas" w:hAnsi="Consolas"/>
          <w:color w:val="333333"/>
          <w:spacing w:val="3"/>
          <w:sz w:val="20"/>
          <w:szCs w:val="20"/>
        </w:rPr>
        <w:t>，并且将所有引用该地址的对象都设置为</w:t>
      </w:r>
      <w:r>
        <w:rPr>
          <w:rStyle w:val="51"/>
          <w:rFonts w:ascii="Consolas" w:hAnsi="Consolas"/>
          <w:color w:val="F5871F"/>
          <w:spacing w:val="3"/>
          <w:sz w:val="20"/>
          <w:szCs w:val="20"/>
        </w:rPr>
        <w:t>null</w:t>
      </w:r>
      <w:r>
        <w:rPr>
          <w:rStyle w:val="28"/>
          <w:rFonts w:ascii="Consolas" w:hAnsi="Consolas"/>
          <w:color w:val="333333"/>
          <w:spacing w:val="3"/>
          <w:sz w:val="20"/>
          <w:szCs w:val="20"/>
        </w:rPr>
        <w:t>，并且移除事件侦听</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不会即时清除,垃圾回收车会根据内存的情况在适当的时候进行清除堆中的对象 内存到达一定程度了才会进行回收</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了解 ES6 的 Proxy 吗？</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Proxy</w:t>
      </w:r>
      <w:r>
        <w:rPr>
          <w:rStyle w:val="28"/>
          <w:rFonts w:ascii="Consolas" w:hAnsi="Consolas"/>
          <w:color w:val="333333"/>
          <w:spacing w:val="3"/>
          <w:sz w:val="20"/>
          <w:szCs w:val="20"/>
        </w:rPr>
        <w:t>，代理，是ES6新增的功能，可以理解为代理器（即由它代理某些操作）。</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Proxy</w:t>
      </w:r>
      <w:r>
        <w:rPr>
          <w:rStyle w:val="28"/>
          <w:rFonts w:ascii="Consolas" w:hAnsi="Consolas"/>
          <w:color w:val="333333"/>
          <w:spacing w:val="3"/>
          <w:sz w:val="20"/>
          <w:szCs w:val="20"/>
        </w:rPr>
        <w:t xml:space="preserve"> 对象用于定义或修改某些操作的自定义行为，可以在外界对目标对象进行访问前，对外界的访问进行改写。</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Proxy</w:t>
      </w:r>
      <w:r>
        <w:rPr>
          <w:rStyle w:val="28"/>
          <w:rFonts w:ascii="Consolas" w:hAnsi="Consolas"/>
          <w:color w:val="333333"/>
          <w:spacing w:val="3"/>
          <w:sz w:val="20"/>
          <w:szCs w:val="20"/>
        </w:rPr>
        <w:t xml:space="preserve">()表示生成一个 </w:t>
      </w:r>
      <w:r>
        <w:rPr>
          <w:rStyle w:val="49"/>
          <w:rFonts w:ascii="Consolas" w:hAnsi="Consolas"/>
          <w:color w:val="F5871F"/>
          <w:spacing w:val="3"/>
          <w:sz w:val="20"/>
          <w:szCs w:val="20"/>
        </w:rPr>
        <w:t>Proxy</w:t>
      </w:r>
      <w:r>
        <w:rPr>
          <w:rStyle w:val="28"/>
          <w:rFonts w:ascii="Consolas" w:hAnsi="Consolas"/>
          <w:color w:val="333333"/>
          <w:spacing w:val="3"/>
          <w:sz w:val="20"/>
          <w:szCs w:val="20"/>
        </w:rPr>
        <w:t xml:space="preserve"> 实例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-target：目标对象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-handler：一个对象，其属性是当执行一个操作时定义代理的行为的函数。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注意：要实现拦截操作，必须是对 </w:t>
      </w:r>
      <w:r>
        <w:rPr>
          <w:rStyle w:val="49"/>
          <w:rFonts w:ascii="Consolas" w:hAnsi="Consolas"/>
          <w:color w:val="F5871F"/>
          <w:spacing w:val="3"/>
          <w:sz w:val="20"/>
          <w:szCs w:val="20"/>
        </w:rPr>
        <w:t>Proxy</w:t>
      </w:r>
      <w:r>
        <w:rPr>
          <w:rStyle w:val="28"/>
          <w:rFonts w:ascii="Consolas" w:hAnsi="Consolas"/>
          <w:color w:val="333333"/>
          <w:spacing w:val="3"/>
          <w:sz w:val="20"/>
          <w:szCs w:val="20"/>
        </w:rPr>
        <w:t xml:space="preserve"> 实例进行操作，而不是针对目标对象 target 进行操作。</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深拷贝是什么？项目哪里是用到了深拷贝？</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，在拷贝构造函数中假如只完成了数据成员本身的赋值则称为“浅拷贝”；编译器提供的默认拷贝构造函数就已经可以完成这个任务。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而假如要复制的数据除了属性值本身以外，还要复制附加在数据属性值上的额外内容，那就要自己来写拷贝构造函数了，来完成所谓的“深拷贝”。</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举个例子：</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若在构造函数中</w:t>
      </w:r>
      <w:r>
        <w:rPr>
          <w:rStyle w:val="45"/>
          <w:rFonts w:ascii="Consolas" w:hAnsi="Consolas"/>
          <w:color w:val="8959A8"/>
          <w:spacing w:val="3"/>
          <w:sz w:val="20"/>
          <w:szCs w:val="20"/>
        </w:rPr>
        <w:t>new</w:t>
      </w:r>
      <w:r>
        <w:rPr>
          <w:rStyle w:val="28"/>
          <w:rFonts w:ascii="Consolas" w:hAnsi="Consolas"/>
          <w:color w:val="333333"/>
          <w:spacing w:val="3"/>
          <w:sz w:val="20"/>
          <w:szCs w:val="20"/>
        </w:rPr>
        <w:t>了一个新的空间存放数据，并且用指针记录了首地址；若是浅拷贝，则在拷贝构造函数中指针值将复制给另一个数据成员，这样就会有两个指针指向同一个空间；这样的话在析构函数里将会对指针所指向的空间进行释放，由于两个指针指向的是同一个空间，在释放第一个指针指向的空间时不会出现什么问题，而释放第二个指针指向的空间时就会因为空间已经被解析过而导致解析的空间不存在的情况，就会造成程序无法终止。</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而解决上面这种情况的办法就是使用“深拷贝”，深拷贝是在拷贝构造函数里再</w:t>
      </w:r>
      <w:r>
        <w:rPr>
          <w:rStyle w:val="45"/>
          <w:rFonts w:ascii="Consolas" w:hAnsi="Consolas"/>
          <w:color w:val="8959A8"/>
          <w:spacing w:val="3"/>
          <w:sz w:val="20"/>
          <w:szCs w:val="20"/>
        </w:rPr>
        <w:t>new</w:t>
      </w:r>
      <w:r>
        <w:rPr>
          <w:rStyle w:val="28"/>
          <w:rFonts w:ascii="Consolas" w:hAnsi="Consolas"/>
          <w:color w:val="333333"/>
          <w:spacing w:val="3"/>
          <w:sz w:val="20"/>
          <w:szCs w:val="20"/>
        </w:rPr>
        <w:t>一个新的空间。将数据复制在新空间里，并将拷贝的指针记录这个新空间的首地址，这样在析构函数里就不会有问题了。</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，在某些引用类型值不更新的情况下用深拷贝</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swiper 插件从后台获取数据没问题，css 代码啥的也没问题，但是图片不动，应该怎么解决？</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主要原因：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swiper提前初始化了，而这个时候，数据还没有完全出来。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从swiper 入手，在swiper中写 observer:</w:t>
      </w:r>
      <w:r>
        <w:rPr>
          <w:rStyle w:val="51"/>
          <w:rFonts w:ascii="Consolas" w:hAnsi="Consolas"/>
          <w:color w:val="F5871F"/>
          <w:spacing w:val="3"/>
          <w:sz w:val="20"/>
          <w:szCs w:val="20"/>
        </w:rPr>
        <w:t>true</w:t>
      </w:r>
      <w:r>
        <w:rPr>
          <w:rStyle w:val="28"/>
          <w:rFonts w:ascii="Consolas" w:hAnsi="Consolas"/>
          <w:color w:val="333333"/>
          <w:spacing w:val="3"/>
          <w:sz w:val="20"/>
          <w:szCs w:val="20"/>
        </w:rPr>
        <w:t>/observeParents:</w:t>
      </w:r>
      <w:r>
        <w:rPr>
          <w:rStyle w:val="51"/>
          <w:rFonts w:ascii="Consolas" w:hAnsi="Consolas"/>
          <w:color w:val="F5871F"/>
          <w:spacing w:val="3"/>
          <w:sz w:val="20"/>
          <w:szCs w:val="20"/>
        </w:rPr>
        <w:t>true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myswiper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Swiper(</w:t>
      </w:r>
      <w:r>
        <w:rPr>
          <w:rStyle w:val="48"/>
          <w:rFonts w:ascii="Consolas" w:hAnsi="Consolas"/>
          <w:color w:val="718C00"/>
          <w:spacing w:val="3"/>
          <w:sz w:val="20"/>
          <w:szCs w:val="20"/>
        </w:rPr>
        <w:t>".swiper-container"</w:t>
      </w: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autoplay: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observer 修改swiper子元素时自动初始化swiper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observer:</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observeParents 包括当前父元素的swiper发生变更时也会初始化swiper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observeParents:</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从 Vue 入手，vue中专门提供了提供了一个方法nextTick() 用于解决dom的先后执行问题。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mounted(){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this</w:t>
      </w:r>
      <w:r>
        <w:rPr>
          <w:rStyle w:val="28"/>
          <w:rFonts w:ascii="Consolas" w:hAnsi="Consolas"/>
          <w:color w:val="333333"/>
          <w:spacing w:val="3"/>
          <w:sz w:val="20"/>
          <w:szCs w:val="20"/>
        </w:rPr>
        <w:t>.$nextTick(</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...操作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myswiper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Swiper(</w:t>
      </w:r>
      <w:r>
        <w:rPr>
          <w:rStyle w:val="48"/>
          <w:rFonts w:ascii="Consolas" w:hAnsi="Consolas"/>
          <w:color w:val="718C00"/>
          <w:spacing w:val="3"/>
          <w:sz w:val="20"/>
          <w:szCs w:val="20"/>
        </w:rPr>
        <w:t>".swiper-container"</w:t>
      </w: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autoplay: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 </w:t>
      </w:r>
      <w:r>
        <w:rPr>
          <w:rStyle w:val="51"/>
          <w:rFonts w:ascii="Consolas" w:hAnsi="Consolas"/>
          <w:color w:val="F5871F"/>
          <w:spacing w:val="3"/>
          <w:sz w:val="20"/>
          <w:szCs w:val="20"/>
        </w:rPr>
        <w:t>true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ES6 中，数组监测怎么实现的（代理）</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通过ES6的关键字extends实现继承完成Array原型方法的重写</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class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NewArray</w:t>
      </w:r>
      <w:r>
        <w:rPr>
          <w:rStyle w:val="84"/>
          <w:rFonts w:ascii="Consolas" w:hAnsi="Consolas"/>
          <w:color w:val="333333"/>
          <w:spacing w:val="3"/>
          <w:sz w:val="20"/>
          <w:szCs w:val="20"/>
        </w:rPr>
        <w:t xml:space="preserve"> </w:t>
      </w:r>
      <w:r>
        <w:rPr>
          <w:rStyle w:val="45"/>
          <w:rFonts w:ascii="Consolas" w:hAnsi="Consolas"/>
          <w:color w:val="8959A8"/>
          <w:spacing w:val="3"/>
          <w:sz w:val="20"/>
          <w:szCs w:val="20"/>
        </w:rPr>
        <w:t>extends</w:t>
      </w:r>
      <w:r>
        <w:rPr>
          <w:rStyle w:val="84"/>
          <w:rFonts w:ascii="Consolas" w:hAnsi="Consolas"/>
          <w:color w:val="333333"/>
          <w:spacing w:val="3"/>
          <w:sz w:val="20"/>
          <w:szCs w:val="20"/>
        </w:rPr>
        <w:t xml:space="preserve"> </w:t>
      </w:r>
      <w:r>
        <w:rPr>
          <w:rStyle w:val="50"/>
          <w:rFonts w:ascii="Consolas" w:hAnsi="Consolas"/>
          <w:color w:val="8E908C"/>
          <w:spacing w:val="3"/>
          <w:sz w:val="20"/>
          <w:szCs w:val="20"/>
        </w:rPr>
        <w:t>Array</w:t>
      </w:r>
      <w:r>
        <w:rPr>
          <w:rStyle w:val="84"/>
          <w:rFonts w:ascii="Consolas" w:hAnsi="Consolas"/>
          <w:color w:val="333333"/>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constructor</w:t>
      </w:r>
      <w:r>
        <w:rPr>
          <w:rStyle w:val="28"/>
          <w:rFonts w:ascii="Consolas" w:hAnsi="Consolas"/>
          <w:color w:val="333333"/>
          <w:spacing w:val="3"/>
          <w:sz w:val="20"/>
          <w:szCs w:val="20"/>
        </w:rPr>
        <w:t>(...args)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调用父类Array的constructor()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(...args)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push (...args)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'监听到数组的变化啦！'</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调用父类原型push方法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super</w:t>
      </w:r>
      <w:r>
        <w:rPr>
          <w:rStyle w:val="28"/>
          <w:rFonts w:ascii="Consolas" w:hAnsi="Consolas"/>
          <w:color w:val="333333"/>
          <w:spacing w:val="3"/>
          <w:sz w:val="20"/>
          <w:szCs w:val="20"/>
        </w:rPr>
        <w:t>.push(...args)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list3 =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NewArray(...list3);</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.log(arr)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(2) [1, 2]</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arr.push(</w:t>
      </w:r>
      <w:r>
        <w:rPr>
          <w:rStyle w:val="43"/>
          <w:rFonts w:ascii="Consolas" w:hAnsi="Consolas"/>
          <w:color w:val="F5871F"/>
          <w:spacing w:val="3"/>
          <w:sz w:val="20"/>
          <w:szCs w:val="20"/>
        </w:rPr>
        <w:t>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监听到数组的变化啦！</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.log(arr)</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(3) [1, 2, 3]</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jQuery 优点和缺点</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优点</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出色的浏览器兼容性</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、出色的DOM操作的封装，使他具备强大的选择器，可以进行快速的DOM元素操作</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、可靠的事件处理机制、jq在处理事件绑定的时候是相当的可靠</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、完善的ajax（对ajax的封装非常好，不需要考虑复杂的浏览器的兼容和XMLhttprequest对象的创建和使用）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、支持链式操作（什么是链式操作？通过‘.’来操作）和隐士迭代</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、减少服务器的压力和带宽并且加快了加载速度（为什么这么说？原因就是：当你打开网页之前打开了其他的网页，并且该网页也用了cdn的方式来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加载相同版本的jq文件，那么，浏览器就不会加载第二次，为啥舍近求远呢，和生活中的道理一样一样的！）</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、支持丰富的插件，当然你也可以自定义插件，再加上jq的文档也很丰富，对于程序员来说，是一件非常美好的事情</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不能向后兼容。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每一个新版本不能兼容早期的版本。举例来说，有些新版本不再支持某些selector，新版jQuery却没有保留对它们的支持，而只是简单的将其移除。这可能会影响到开发者已经编写好的代码或插件。</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插件兼容性。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与上一点类似，当新版jQuery推出后，如果开发者想升级的话，要看插件作者是否支持。通常情况下，在最新版jQuery版本下，现有插件可能无法正常使用。开发者使用的插件越多，这种情况发生的几率也越高。我有一次为了升级到jQuery </w:t>
      </w:r>
      <w:r>
        <w:rPr>
          <w:rStyle w:val="43"/>
          <w:rFonts w:ascii="Consolas" w:hAnsi="Consolas"/>
          <w:color w:val="F5871F"/>
          <w:spacing w:val="3"/>
          <w:sz w:val="20"/>
          <w:szCs w:val="20"/>
        </w:rPr>
        <w:t>1.3</w:t>
      </w:r>
      <w:r>
        <w:rPr>
          <w:rStyle w:val="28"/>
          <w:rFonts w:ascii="Consolas" w:hAnsi="Consolas"/>
          <w:color w:val="333333"/>
          <w:spacing w:val="3"/>
          <w:sz w:val="20"/>
          <w:szCs w:val="20"/>
        </w:rPr>
        <w:t>，不得不自己动手修改了一个第三方插件。</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多个插件冲突。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在同一页面上使用多个插件时，很容易碰到冲突现象，尤其是这些插件依赖相同事件或selector时最为明显。这虽然不是jQuery自身的问题，但却又确实是一个难于调试和解决的问题。</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jQuery的稳定性。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jQuery没有让浏览器崩溃，这里指的是其版本发布策略。jQuery </w:t>
      </w:r>
      <w:r>
        <w:rPr>
          <w:rStyle w:val="43"/>
          <w:rFonts w:ascii="Consolas" w:hAnsi="Consolas"/>
          <w:color w:val="F5871F"/>
          <w:spacing w:val="3"/>
          <w:sz w:val="20"/>
          <w:szCs w:val="20"/>
        </w:rPr>
        <w:t>1.3</w:t>
      </w:r>
      <w:r>
        <w:rPr>
          <w:rStyle w:val="28"/>
          <w:rFonts w:ascii="Consolas" w:hAnsi="Consolas"/>
          <w:color w:val="333333"/>
          <w:spacing w:val="3"/>
          <w:sz w:val="20"/>
          <w:szCs w:val="20"/>
        </w:rPr>
        <w:t>版发布后仅过数天，就发布了一个漏洞修正版</w:t>
      </w:r>
      <w:r>
        <w:rPr>
          <w:rStyle w:val="43"/>
          <w:rFonts w:ascii="Consolas" w:hAnsi="Consolas"/>
          <w:color w:val="F5871F"/>
          <w:spacing w:val="3"/>
          <w:sz w:val="20"/>
          <w:szCs w:val="20"/>
        </w:rPr>
        <w:t>1.3.1</w:t>
      </w:r>
      <w:r>
        <w:rPr>
          <w:rStyle w:val="28"/>
          <w:rFonts w:ascii="Consolas" w:hAnsi="Consolas"/>
          <w:color w:val="333333"/>
          <w:spacing w:val="3"/>
          <w:sz w:val="20"/>
          <w:szCs w:val="20"/>
        </w:rPr>
        <w:t>。他们还移除了对某些功能的支持，可能会影响许多代码的正常运行。我希望类似修改不要再出现。</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对动画和特效的支持差。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在大型框架中，jQuery核心代码库对动画和特效的支持相对较差。但是实际上这不是一个问题。目前在这方面有一个单独的jQuery UI项目和众多插件来弥补此点。</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ES6 class 关键字原理跟 function 什么区别？</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46"/>
          <w:rFonts w:ascii="Consolas" w:hAnsi="Consolas"/>
          <w:color w:val="4271AE"/>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可以用</w:t>
      </w:r>
      <w:r>
        <w:rPr>
          <w:rStyle w:val="50"/>
          <w:rFonts w:ascii="Consolas" w:hAnsi="Consolas"/>
          <w:color w:val="8E908C"/>
          <w:spacing w:val="3"/>
          <w:sz w:val="20"/>
          <w:szCs w:val="20"/>
        </w:rPr>
        <w:t>call</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apply</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bind</w:t>
      </w:r>
      <w:r>
        <w:rPr>
          <w:rStyle w:val="46"/>
          <w:rFonts w:ascii="Consolas" w:hAnsi="Consolas"/>
          <w:color w:val="4271AE"/>
          <w:spacing w:val="3"/>
          <w:sz w:val="20"/>
          <w:szCs w:val="20"/>
        </w:rPr>
        <w:t xml:space="preserve"> 的方式 来改变他的执行上下文   </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但是</w:t>
      </w:r>
      <w:r>
        <w:rPr>
          <w:rStyle w:val="50"/>
          <w:rFonts w:ascii="Consolas" w:hAnsi="Consolas"/>
          <w:color w:val="8E908C"/>
          <w:spacing w:val="3"/>
          <w:sz w:val="20"/>
          <w:szCs w:val="20"/>
        </w:rPr>
        <w:t>class</w:t>
      </w:r>
      <w:r>
        <w:rPr>
          <w:rStyle w:val="46"/>
          <w:rFonts w:ascii="Consolas" w:hAnsi="Consolas"/>
          <w:color w:val="4271AE"/>
          <w:spacing w:val="3"/>
          <w:sz w:val="20"/>
          <w:szCs w:val="20"/>
        </w:rPr>
        <w:t xml:space="preserve"> 却不可以   </w:t>
      </w:r>
      <w:r>
        <w:rPr>
          <w:rStyle w:val="50"/>
          <w:rFonts w:ascii="Consolas" w:hAnsi="Consolas"/>
          <w:color w:val="8E908C"/>
          <w:spacing w:val="3"/>
          <w:sz w:val="20"/>
          <w:szCs w:val="20"/>
        </w:rPr>
        <w:t>class</w:t>
      </w:r>
      <w:r>
        <w:rPr>
          <w:rStyle w:val="46"/>
          <w:rFonts w:ascii="Consolas" w:hAnsi="Consolas"/>
          <w:color w:val="4271AE"/>
          <w:spacing w:val="3"/>
          <w:sz w:val="20"/>
          <w:szCs w:val="20"/>
        </w:rPr>
        <w:t xml:space="preserve"> 虽然本质上也是一个函数  但是 其内（</w:t>
      </w:r>
      <w:r>
        <w:rPr>
          <w:rStyle w:val="50"/>
          <w:rFonts w:ascii="Consolas" w:hAnsi="Consolas"/>
          <w:color w:val="8E908C"/>
          <w:spacing w:val="3"/>
          <w:sz w:val="20"/>
          <w:szCs w:val="20"/>
        </w:rPr>
        <w:t>babel</w:t>
      </w:r>
      <w:r>
        <w:rPr>
          <w:rStyle w:val="46"/>
          <w:rFonts w:ascii="Consolas" w:hAnsi="Consolas"/>
          <w:color w:val="4271AE"/>
          <w:spacing w:val="3"/>
          <w:sz w:val="20"/>
          <w:szCs w:val="20"/>
        </w:rPr>
        <w:t>）部做了一层代理 来禁止了这种行为</w:t>
      </w:r>
    </w:p>
    <w:p>
      <w:pPr>
        <w:pStyle w:val="20"/>
        <w:shd w:val="clear" w:color="auto" w:fill="F7F7F7"/>
        <w:rPr>
          <w:rStyle w:val="46"/>
          <w:rFonts w:ascii="Consolas" w:hAnsi="Consolas"/>
          <w:color w:val="4271AE"/>
          <w:spacing w:val="3"/>
          <w:sz w:val="20"/>
          <w:szCs w:val="20"/>
        </w:rPr>
      </w:pP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关于构造器</w:t>
      </w:r>
      <w:r>
        <w:rPr>
          <w:rStyle w:val="50"/>
          <w:rFonts w:ascii="Consolas" w:hAnsi="Consolas"/>
          <w:color w:val="8E908C"/>
          <w:spacing w:val="3"/>
          <w:sz w:val="20"/>
          <w:szCs w:val="20"/>
        </w:rPr>
        <w:t>constructor</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在</w:t>
      </w:r>
      <w:r>
        <w:rPr>
          <w:rStyle w:val="50"/>
          <w:rFonts w:ascii="Consolas" w:hAnsi="Consolas"/>
          <w:color w:val="8E908C"/>
          <w:spacing w:val="3"/>
          <w:sz w:val="20"/>
          <w:szCs w:val="20"/>
        </w:rPr>
        <w:t>function</w:t>
      </w:r>
      <w:r>
        <w:rPr>
          <w:rStyle w:val="46"/>
          <w:rFonts w:ascii="Consolas" w:hAnsi="Consolas"/>
          <w:color w:val="4271AE"/>
          <w:spacing w:val="3"/>
          <w:sz w:val="20"/>
          <w:szCs w:val="20"/>
        </w:rPr>
        <w:t>定义的构造函数中，其</w:t>
      </w:r>
      <w:r>
        <w:rPr>
          <w:rStyle w:val="50"/>
          <w:rFonts w:ascii="Consolas" w:hAnsi="Consolas"/>
          <w:color w:val="8E908C"/>
          <w:spacing w:val="3"/>
          <w:sz w:val="20"/>
          <w:szCs w:val="20"/>
        </w:rPr>
        <w:t>prototype</w:t>
      </w:r>
      <w:r>
        <w:rPr>
          <w:rStyle w:val="46"/>
          <w:rFonts w:ascii="Consolas" w:hAnsi="Consolas"/>
          <w:color w:val="4271AE"/>
          <w:spacing w:val="3"/>
          <w:sz w:val="20"/>
          <w:szCs w:val="20"/>
        </w:rPr>
        <w:t>.</w:t>
      </w:r>
      <w:r>
        <w:rPr>
          <w:rStyle w:val="50"/>
          <w:rFonts w:ascii="Consolas" w:hAnsi="Consolas"/>
          <w:color w:val="8E908C"/>
          <w:spacing w:val="3"/>
          <w:sz w:val="20"/>
          <w:szCs w:val="20"/>
        </w:rPr>
        <w:t>constructor</w:t>
      </w:r>
      <w:r>
        <w:rPr>
          <w:rStyle w:val="46"/>
          <w:rFonts w:ascii="Consolas" w:hAnsi="Consolas"/>
          <w:color w:val="4271AE"/>
          <w:spacing w:val="3"/>
          <w:sz w:val="20"/>
          <w:szCs w:val="20"/>
        </w:rPr>
        <w:t>属性指向构造器自身</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在</w:t>
      </w:r>
      <w:r>
        <w:rPr>
          <w:rStyle w:val="50"/>
          <w:rFonts w:ascii="Consolas" w:hAnsi="Consolas"/>
          <w:color w:val="8E908C"/>
          <w:spacing w:val="3"/>
          <w:sz w:val="20"/>
          <w:szCs w:val="20"/>
        </w:rPr>
        <w:t>class</w:t>
      </w:r>
      <w:r>
        <w:rPr>
          <w:rStyle w:val="46"/>
          <w:rFonts w:ascii="Consolas" w:hAnsi="Consolas"/>
          <w:color w:val="4271AE"/>
          <w:spacing w:val="3"/>
          <w:sz w:val="20"/>
          <w:szCs w:val="20"/>
        </w:rPr>
        <w:t>定义的类中，</w:t>
      </w:r>
      <w:r>
        <w:rPr>
          <w:rStyle w:val="50"/>
          <w:rFonts w:ascii="Consolas" w:hAnsi="Consolas"/>
          <w:color w:val="8E908C"/>
          <w:spacing w:val="3"/>
          <w:sz w:val="20"/>
          <w:szCs w:val="20"/>
        </w:rPr>
        <w:t>constructor</w:t>
      </w:r>
      <w:r>
        <w:rPr>
          <w:rStyle w:val="46"/>
          <w:rFonts w:ascii="Consolas" w:hAnsi="Consolas"/>
          <w:color w:val="4271AE"/>
          <w:spacing w:val="3"/>
          <w:sz w:val="20"/>
          <w:szCs w:val="20"/>
        </w:rPr>
        <w:t>其实也相当于定义在</w:t>
      </w:r>
      <w:r>
        <w:rPr>
          <w:rStyle w:val="50"/>
          <w:rFonts w:ascii="Consolas" w:hAnsi="Consolas"/>
          <w:color w:val="8E908C"/>
          <w:spacing w:val="3"/>
          <w:sz w:val="20"/>
          <w:szCs w:val="20"/>
        </w:rPr>
        <w:t>prototype</w:t>
      </w:r>
      <w:r>
        <w:rPr>
          <w:rStyle w:val="46"/>
          <w:rFonts w:ascii="Consolas" w:hAnsi="Consolas"/>
          <w:color w:val="4271AE"/>
          <w:spacing w:val="3"/>
          <w:sz w:val="20"/>
          <w:szCs w:val="20"/>
        </w:rPr>
        <w:t>属性上</w:t>
      </w:r>
    </w:p>
    <w:p>
      <w:pPr>
        <w:pStyle w:val="20"/>
        <w:shd w:val="clear" w:color="auto" w:fill="F7F7F7"/>
        <w:rPr>
          <w:rStyle w:val="46"/>
          <w:rFonts w:ascii="Consolas" w:hAnsi="Consolas"/>
          <w:color w:val="4271AE"/>
          <w:spacing w:val="3"/>
          <w:sz w:val="20"/>
          <w:szCs w:val="20"/>
        </w:rPr>
      </w:pP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重复定义</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w:t>
      </w:r>
      <w:r>
        <w:rPr>
          <w:rStyle w:val="50"/>
          <w:rFonts w:ascii="Consolas" w:hAnsi="Consolas"/>
          <w:color w:val="8E908C"/>
          <w:spacing w:val="3"/>
          <w:sz w:val="20"/>
          <w:szCs w:val="20"/>
        </w:rPr>
        <w:t>function</w:t>
      </w:r>
      <w:r>
        <w:rPr>
          <w:rStyle w:val="46"/>
          <w:rFonts w:ascii="Consolas" w:hAnsi="Consolas"/>
          <w:color w:val="4271AE"/>
          <w:spacing w:val="3"/>
          <w:sz w:val="20"/>
          <w:szCs w:val="20"/>
        </w:rPr>
        <w:t>会覆盖之前定义的方法</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w:t>
      </w:r>
      <w:r>
        <w:rPr>
          <w:rStyle w:val="50"/>
          <w:rFonts w:ascii="Consolas" w:hAnsi="Consolas"/>
          <w:color w:val="8E908C"/>
          <w:spacing w:val="3"/>
          <w:sz w:val="20"/>
          <w:szCs w:val="20"/>
        </w:rPr>
        <w:t>class</w:t>
      </w:r>
      <w:r>
        <w:rPr>
          <w:rStyle w:val="46"/>
          <w:rFonts w:ascii="Consolas" w:hAnsi="Consolas"/>
          <w:color w:val="4271AE"/>
          <w:spacing w:val="3"/>
          <w:sz w:val="20"/>
          <w:szCs w:val="20"/>
        </w:rPr>
        <w:t>会报错</w:t>
      </w:r>
    </w:p>
    <w:p>
      <w:pPr>
        <w:pStyle w:val="20"/>
        <w:shd w:val="clear" w:color="auto" w:fill="F7F7F7"/>
        <w:rPr>
          <w:rStyle w:val="46"/>
          <w:rFonts w:ascii="Consolas" w:hAnsi="Consolas"/>
          <w:color w:val="4271AE"/>
          <w:spacing w:val="3"/>
          <w:sz w:val="20"/>
          <w:szCs w:val="20"/>
        </w:rPr>
      </w:pP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原型或者类中方法的枚举</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w:t>
      </w:r>
      <w:r>
        <w:rPr>
          <w:rStyle w:val="50"/>
          <w:rFonts w:ascii="Consolas" w:hAnsi="Consolas"/>
          <w:color w:val="8E908C"/>
          <w:spacing w:val="3"/>
          <w:sz w:val="20"/>
          <w:szCs w:val="20"/>
        </w:rPr>
        <w:t>class</w:t>
      </w:r>
      <w:r>
        <w:rPr>
          <w:rStyle w:val="46"/>
          <w:rFonts w:ascii="Consolas" w:hAnsi="Consolas"/>
          <w:color w:val="4271AE"/>
          <w:spacing w:val="3"/>
          <w:sz w:val="20"/>
          <w:szCs w:val="20"/>
        </w:rPr>
        <w:t>中定义的方法不可用</w:t>
      </w:r>
      <w:r>
        <w:rPr>
          <w:rStyle w:val="50"/>
          <w:rFonts w:ascii="Consolas" w:hAnsi="Consolas"/>
          <w:color w:val="8E908C"/>
          <w:spacing w:val="3"/>
          <w:sz w:val="20"/>
          <w:szCs w:val="20"/>
        </w:rPr>
        <w:t>Object</w:t>
      </w:r>
      <w:r>
        <w:rPr>
          <w:rStyle w:val="46"/>
          <w:rFonts w:ascii="Consolas" w:hAnsi="Consolas"/>
          <w:color w:val="4271AE"/>
          <w:spacing w:val="3"/>
          <w:sz w:val="20"/>
          <w:szCs w:val="20"/>
        </w:rPr>
        <w:t>.</w:t>
      </w:r>
      <w:r>
        <w:rPr>
          <w:rStyle w:val="50"/>
          <w:rFonts w:ascii="Consolas" w:hAnsi="Consolas"/>
          <w:color w:val="8E908C"/>
          <w:spacing w:val="3"/>
          <w:sz w:val="20"/>
          <w:szCs w:val="20"/>
        </w:rPr>
        <w:t>keys</w:t>
      </w:r>
      <w:r>
        <w:rPr>
          <w:rStyle w:val="46"/>
          <w:rFonts w:ascii="Consolas" w:hAnsi="Consolas"/>
          <w:color w:val="4271AE"/>
          <w:spacing w:val="3"/>
          <w:sz w:val="20"/>
          <w:szCs w:val="20"/>
        </w:rPr>
        <w:t>(</w:t>
      </w:r>
      <w:r>
        <w:rPr>
          <w:rStyle w:val="47"/>
          <w:rFonts w:ascii="Consolas" w:hAnsi="Consolas"/>
          <w:color w:val="F5871F"/>
          <w:spacing w:val="3"/>
          <w:sz w:val="20"/>
          <w:szCs w:val="20"/>
        </w:rPr>
        <w:t>Point.prototype</w:t>
      </w:r>
      <w:r>
        <w:rPr>
          <w:rStyle w:val="46"/>
          <w:rFonts w:ascii="Consolas" w:hAnsi="Consolas"/>
          <w:color w:val="4271AE"/>
          <w:spacing w:val="3"/>
          <w:sz w:val="20"/>
          <w:szCs w:val="20"/>
        </w:rPr>
        <w:t>)枚举到</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w:t>
      </w:r>
      <w:r>
        <w:rPr>
          <w:rStyle w:val="50"/>
          <w:rFonts w:ascii="Consolas" w:hAnsi="Consolas"/>
          <w:color w:val="8E908C"/>
          <w:spacing w:val="3"/>
          <w:sz w:val="20"/>
          <w:szCs w:val="20"/>
        </w:rPr>
        <w:t>function</w:t>
      </w:r>
      <w:r>
        <w:rPr>
          <w:rStyle w:val="46"/>
          <w:rFonts w:ascii="Consolas" w:hAnsi="Consolas"/>
          <w:color w:val="4271AE"/>
          <w:spacing w:val="3"/>
          <w:sz w:val="20"/>
          <w:szCs w:val="20"/>
        </w:rPr>
        <w:t>构造器原型方法可被</w:t>
      </w:r>
      <w:r>
        <w:rPr>
          <w:rStyle w:val="50"/>
          <w:rFonts w:ascii="Consolas" w:hAnsi="Consolas"/>
          <w:color w:val="8E908C"/>
          <w:spacing w:val="3"/>
          <w:sz w:val="20"/>
          <w:szCs w:val="20"/>
        </w:rPr>
        <w:t>Object</w:t>
      </w:r>
      <w:r>
        <w:rPr>
          <w:rStyle w:val="46"/>
          <w:rFonts w:ascii="Consolas" w:hAnsi="Consolas"/>
          <w:color w:val="4271AE"/>
          <w:spacing w:val="3"/>
          <w:sz w:val="20"/>
          <w:szCs w:val="20"/>
        </w:rPr>
        <w:t>.</w:t>
      </w:r>
      <w:r>
        <w:rPr>
          <w:rStyle w:val="50"/>
          <w:rFonts w:ascii="Consolas" w:hAnsi="Consolas"/>
          <w:color w:val="8E908C"/>
          <w:spacing w:val="3"/>
          <w:sz w:val="20"/>
          <w:szCs w:val="20"/>
        </w:rPr>
        <w:t>keys</w:t>
      </w:r>
      <w:r>
        <w:rPr>
          <w:rStyle w:val="46"/>
          <w:rFonts w:ascii="Consolas" w:hAnsi="Consolas"/>
          <w:color w:val="4271AE"/>
          <w:spacing w:val="3"/>
          <w:sz w:val="20"/>
          <w:szCs w:val="20"/>
        </w:rPr>
        <w:t>(</w:t>
      </w:r>
      <w:r>
        <w:rPr>
          <w:rStyle w:val="47"/>
          <w:rFonts w:ascii="Consolas" w:hAnsi="Consolas"/>
          <w:color w:val="F5871F"/>
          <w:spacing w:val="3"/>
          <w:sz w:val="20"/>
          <w:szCs w:val="20"/>
        </w:rPr>
        <w:t>Point.prototype</w:t>
      </w:r>
      <w:r>
        <w:rPr>
          <w:rStyle w:val="46"/>
          <w:rFonts w:ascii="Consolas" w:hAnsi="Consolas"/>
          <w:color w:val="4271AE"/>
          <w:spacing w:val="3"/>
          <w:sz w:val="20"/>
          <w:szCs w:val="20"/>
        </w:rPr>
        <w:t>)枚举到，除过</w:t>
      </w:r>
      <w:r>
        <w:rPr>
          <w:rStyle w:val="50"/>
          <w:rFonts w:ascii="Consolas" w:hAnsi="Consolas"/>
          <w:color w:val="8E908C"/>
          <w:spacing w:val="3"/>
          <w:sz w:val="20"/>
          <w:szCs w:val="20"/>
        </w:rPr>
        <w:t>constructor</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 xml:space="preserve">    所有原型方法属性都可用</w:t>
      </w:r>
      <w:r>
        <w:rPr>
          <w:rStyle w:val="50"/>
          <w:rFonts w:ascii="Consolas" w:hAnsi="Consolas"/>
          <w:color w:val="8E908C"/>
          <w:spacing w:val="3"/>
          <w:sz w:val="20"/>
          <w:szCs w:val="20"/>
        </w:rPr>
        <w:t>Object</w:t>
      </w:r>
      <w:r>
        <w:rPr>
          <w:rStyle w:val="46"/>
          <w:rFonts w:ascii="Consolas" w:hAnsi="Consolas"/>
          <w:color w:val="4271AE"/>
          <w:spacing w:val="3"/>
          <w:sz w:val="20"/>
          <w:szCs w:val="20"/>
        </w:rPr>
        <w:t>.</w:t>
      </w:r>
      <w:r>
        <w:rPr>
          <w:rStyle w:val="50"/>
          <w:rFonts w:ascii="Consolas" w:hAnsi="Consolas"/>
          <w:color w:val="8E908C"/>
          <w:spacing w:val="3"/>
          <w:sz w:val="20"/>
          <w:szCs w:val="20"/>
        </w:rPr>
        <w:t>getOwnPropertyNames</w:t>
      </w:r>
      <w:r>
        <w:rPr>
          <w:rStyle w:val="46"/>
          <w:rFonts w:ascii="Consolas" w:hAnsi="Consolas"/>
          <w:color w:val="4271AE"/>
          <w:spacing w:val="3"/>
          <w:sz w:val="20"/>
          <w:szCs w:val="20"/>
        </w:rPr>
        <w:t>(</w:t>
      </w:r>
      <w:r>
        <w:rPr>
          <w:rStyle w:val="47"/>
          <w:rFonts w:ascii="Consolas" w:hAnsi="Consolas"/>
          <w:color w:val="F5871F"/>
          <w:spacing w:val="3"/>
          <w:sz w:val="20"/>
          <w:szCs w:val="20"/>
        </w:rPr>
        <w:t>Point.prototype</w:t>
      </w:r>
      <w:r>
        <w:rPr>
          <w:rStyle w:val="46"/>
          <w:rFonts w:ascii="Consolas" w:hAnsi="Consolas"/>
          <w:color w:val="4271AE"/>
          <w:spacing w:val="3"/>
          <w:sz w:val="20"/>
          <w:szCs w:val="20"/>
        </w:rPr>
        <w:t>)访问到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iframe 跨域问题，页面之间怎么传值？</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一般有两个解决方案，一个是建立一个代理页面，通过代理页面传值，</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另一个方法是通过H5的postMessage方法传值，今天用的是第二种。</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首先，在父页面A中建立一个iframe，其中src要写好子页面B的地址，然后在A页面中写如下方法：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iframe = </w:t>
      </w:r>
      <w:r>
        <w:rPr>
          <w:rStyle w:val="49"/>
          <w:rFonts w:ascii="Consolas" w:hAnsi="Consolas"/>
          <w:color w:val="F5871F"/>
          <w:spacing w:val="3"/>
          <w:sz w:val="20"/>
          <w:szCs w:val="20"/>
        </w:rPr>
        <w:t>document</w:t>
      </w:r>
      <w:r>
        <w:rPr>
          <w:rStyle w:val="28"/>
          <w:rFonts w:ascii="Consolas" w:hAnsi="Consolas"/>
          <w:color w:val="333333"/>
          <w:spacing w:val="3"/>
          <w:sz w:val="20"/>
          <w:szCs w:val="20"/>
        </w:rPr>
        <w:t>.getElementById(</w:t>
      </w:r>
      <w:r>
        <w:rPr>
          <w:rStyle w:val="48"/>
          <w:rFonts w:ascii="Consolas" w:hAnsi="Consolas"/>
          <w:color w:val="718C00"/>
          <w:spacing w:val="3"/>
          <w:sz w:val="20"/>
          <w:szCs w:val="20"/>
        </w:rPr>
        <w:t>"onemap"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msg = {loginName:</w:t>
      </w:r>
      <w:r>
        <w:rPr>
          <w:rStyle w:val="48"/>
          <w:rFonts w:ascii="Consolas" w:hAnsi="Consolas"/>
          <w:color w:val="718C00"/>
          <w:spacing w:val="3"/>
          <w:sz w:val="20"/>
          <w:szCs w:val="20"/>
        </w:rPr>
        <w:t>'arcgis'</w:t>
      </w:r>
      <w:r>
        <w:rPr>
          <w:rStyle w:val="28"/>
          <w:rFonts w:ascii="Consolas" w:hAnsi="Consolas"/>
          <w:color w:val="333333"/>
          <w:spacing w:val="3"/>
          <w:sz w:val="20"/>
          <w:szCs w:val="20"/>
        </w:rPr>
        <w:t>,loginPassword:</w:t>
      </w:r>
      <w:r>
        <w:rPr>
          <w:rStyle w:val="48"/>
          <w:rFonts w:ascii="Consolas" w:hAnsi="Consolas"/>
          <w:color w:val="718C00"/>
          <w:spacing w:val="3"/>
          <w:sz w:val="20"/>
          <w:szCs w:val="20"/>
        </w:rPr>
        <w:t>'Esri1234'</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childDomain = </w:t>
      </w:r>
      <w:r>
        <w:rPr>
          <w:rStyle w:val="48"/>
          <w:rFonts w:ascii="Consolas" w:hAnsi="Consolas"/>
          <w:color w:val="718C00"/>
          <w:spacing w:val="3"/>
          <w:sz w:val="20"/>
          <w:szCs w:val="20"/>
        </w:rPr>
        <w:t>"https://geoplat.training.com"</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iframe.contentWindow.postMessage(msg,childDomain);</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记住，childDomain与A的iframe的src地址不一样，childDomain是域，而src是域中的一个页面</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msg是传输的信息，可以是字符串，也可以是对象。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上面的方法一定要写在一个函数中，并通过点击事件调用，如果希望iframe开始为空，点击后在设置src，</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可以在设置src之后，通过setTimeout设置一定时间后在传输信息。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在子页面B中，通过对</w:t>
      </w:r>
      <w:r>
        <w:rPr>
          <w:rStyle w:val="49"/>
          <w:rFonts w:ascii="Consolas" w:hAnsi="Consolas"/>
          <w:color w:val="F5871F"/>
          <w:spacing w:val="3"/>
          <w:sz w:val="20"/>
          <w:szCs w:val="20"/>
        </w:rPr>
        <w:t>window</w:t>
      </w:r>
      <w:r>
        <w:rPr>
          <w:rStyle w:val="28"/>
          <w:rFonts w:ascii="Consolas" w:hAnsi="Consolas"/>
          <w:color w:val="333333"/>
          <w:spacing w:val="3"/>
          <w:sz w:val="20"/>
          <w:szCs w:val="20"/>
        </w:rPr>
        <w:t>添加事件获取传输过来的信息：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.addEventListener(</w:t>
      </w:r>
      <w:r>
        <w:rPr>
          <w:rStyle w:val="48"/>
          <w:rFonts w:ascii="Consolas" w:hAnsi="Consolas"/>
          <w:color w:val="718C00"/>
          <w:spacing w:val="3"/>
          <w:sz w:val="20"/>
          <w:szCs w:val="20"/>
        </w:rPr>
        <w:t>"message"</w:t>
      </w:r>
      <w:r>
        <w:rPr>
          <w:rStyle w:val="28"/>
          <w:rFonts w:ascii="Consolas" w:hAnsi="Consolas"/>
          <w:color w:val="333333"/>
          <w:spacing w:val="3"/>
          <w:sz w:val="20"/>
          <w:szCs w:val="20"/>
        </w:rPr>
        <w: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obj</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obj.data.loginName;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password = obj.data.loginPassword;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login.iframeChildLogin(name,password);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这样就完成了从不同域的父页面向子页面传值的过程</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69.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 commonJS、AMD 和 CMD</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答案：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CommonJS导出模块的方法是exports，导入模块的是</w:t>
      </w:r>
      <w:r>
        <w:rPr>
          <w:rStyle w:val="49"/>
          <w:rFonts w:ascii="Consolas" w:hAnsi="Consolas"/>
          <w:color w:val="F5871F"/>
          <w:spacing w:val="3"/>
          <w:sz w:val="20"/>
          <w:szCs w:val="20"/>
        </w:rPr>
        <w:t>require</w:t>
      </w:r>
      <w:r>
        <w:rPr>
          <w:rStyle w:val="28"/>
          <w:rFonts w:ascii="Consolas" w:hAnsi="Consolas"/>
          <w:color w:val="333333"/>
          <w:spacing w:val="3"/>
          <w:sz w:val="20"/>
          <w:szCs w:val="20"/>
        </w:rPr>
        <w:t>，具体规范如下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）如果一个JS文件中存在exports或</w:t>
      </w:r>
      <w:r>
        <w:rPr>
          <w:rStyle w:val="49"/>
          <w:rFonts w:ascii="Consolas" w:hAnsi="Consolas"/>
          <w:color w:val="F5871F"/>
          <w:spacing w:val="3"/>
          <w:sz w:val="20"/>
          <w:szCs w:val="20"/>
        </w:rPr>
        <w:t>require</w:t>
      </w:r>
      <w:r>
        <w:rPr>
          <w:rStyle w:val="28"/>
          <w:rFonts w:ascii="Consolas" w:hAnsi="Consolas"/>
          <w:color w:val="333333"/>
          <w:spacing w:val="3"/>
          <w:sz w:val="20"/>
          <w:szCs w:val="20"/>
        </w:rPr>
        <w:t>，该JS文件是一个模块</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）模块内的所有代码均为隐藏代码，包括全局变量、全局函数，这些全局的内容均不应该对全局变量造成任何污染</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）如果一个模块需要暴露一些API提供给外部使用，需要通过exports导出，exports是一个空的对象，你可以为该对象添加任何需要导出的内容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）如果一个模块需要导入其他模块，通过</w:t>
      </w:r>
      <w:r>
        <w:rPr>
          <w:rStyle w:val="49"/>
          <w:rFonts w:ascii="Consolas" w:hAnsi="Consolas"/>
          <w:color w:val="F5871F"/>
          <w:spacing w:val="3"/>
          <w:sz w:val="20"/>
          <w:szCs w:val="20"/>
        </w:rPr>
        <w:t>require</w:t>
      </w:r>
      <w:r>
        <w:rPr>
          <w:rStyle w:val="28"/>
          <w:rFonts w:ascii="Consolas" w:hAnsi="Consolas"/>
          <w:color w:val="333333"/>
          <w:spacing w:val="3"/>
          <w:sz w:val="20"/>
          <w:szCs w:val="20"/>
        </w:rPr>
        <w:t>实现，</w:t>
      </w:r>
      <w:r>
        <w:rPr>
          <w:rStyle w:val="49"/>
          <w:rFonts w:ascii="Consolas" w:hAnsi="Consolas"/>
          <w:color w:val="F5871F"/>
          <w:spacing w:val="3"/>
          <w:sz w:val="20"/>
          <w:szCs w:val="20"/>
        </w:rPr>
        <w:t>require</w:t>
      </w:r>
      <w:r>
        <w:rPr>
          <w:rStyle w:val="28"/>
          <w:rFonts w:ascii="Consolas" w:hAnsi="Consolas"/>
          <w:color w:val="333333"/>
          <w:spacing w:val="3"/>
          <w:sz w:val="20"/>
          <w:szCs w:val="20"/>
        </w:rPr>
        <w:t>是一个函数，传入模块的路径即可返回该模块导出的整个内容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【注】CommonJS只是一个规范，相当于告诉你按什么标准制造汽车，但是具体怎么制造还是得看生产商。因此，有了规范以后，nodejs就去实现模块化了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AMD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AMD 是 RequireJS 在推广过程中对模块定义的规范化产出。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AMD 推崇依赖前置。</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CMD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CMD 是 SeaJS 在推广过程中对模块定义的规范化产出。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CMD 推崇依赖就近</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require.js 源码看过吗？怎么做到异步加载的</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 xml:space="preserve">  * Creates the node for the load command. Only used in browser envs.</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req.createNode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config, moduleName, url</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node = config.xhtml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document</w:t>
      </w:r>
      <w:r>
        <w:rPr>
          <w:rStyle w:val="28"/>
          <w:rFonts w:ascii="Consolas" w:hAnsi="Consolas"/>
          <w:color w:val="333333"/>
          <w:spacing w:val="3"/>
          <w:sz w:val="20"/>
          <w:szCs w:val="20"/>
        </w:rPr>
        <w:t>.createElementNS(</w:t>
      </w:r>
      <w:r>
        <w:rPr>
          <w:rStyle w:val="48"/>
          <w:rFonts w:ascii="Consolas" w:hAnsi="Consolas"/>
          <w:color w:val="718C00"/>
          <w:spacing w:val="3"/>
          <w:sz w:val="20"/>
          <w:szCs w:val="20"/>
        </w:rPr>
        <w:t>'http://www.w3.org/1999/xhtml'</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'html:script'</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document</w:t>
      </w:r>
      <w:r>
        <w:rPr>
          <w:rStyle w:val="28"/>
          <w:rFonts w:ascii="Consolas" w:hAnsi="Consolas"/>
          <w:color w:val="333333"/>
          <w:spacing w:val="3"/>
          <w:sz w:val="20"/>
          <w:szCs w:val="20"/>
        </w:rPr>
        <w:t>.createElement(</w:t>
      </w:r>
      <w:r>
        <w:rPr>
          <w:rStyle w:val="48"/>
          <w:rFonts w:ascii="Consolas" w:hAnsi="Consolas"/>
          <w:color w:val="718C00"/>
          <w:spacing w:val="3"/>
          <w:sz w:val="20"/>
          <w:szCs w:val="20"/>
        </w:rPr>
        <w:t>'script'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node.type = config.scriptType || </w:t>
      </w:r>
      <w:r>
        <w:rPr>
          <w:rStyle w:val="48"/>
          <w:rFonts w:ascii="Consolas" w:hAnsi="Consolas"/>
          <w:color w:val="718C00"/>
          <w:spacing w:val="3"/>
          <w:sz w:val="20"/>
          <w:szCs w:val="20"/>
        </w:rPr>
        <w:t>'text/javascript'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node.charset = </w:t>
      </w:r>
      <w:r>
        <w:rPr>
          <w:rStyle w:val="48"/>
          <w:rFonts w:ascii="Consolas" w:hAnsi="Consolas"/>
          <w:color w:val="718C00"/>
          <w:spacing w:val="3"/>
          <w:sz w:val="20"/>
          <w:szCs w:val="20"/>
        </w:rPr>
        <w:t>'utf-8'</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node.async =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node;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requirejs 导入模块的方式实际就是创建脚本标签，一切的模块都需要经过这个方法创建。requirejs 使用 onload 事件来处理回调函数：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jQuery，$() 能传什么参数? html 代码怎么解析? 传 function 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这个函数接收一个包含 CSS 选择器的字符串，然后用这个字符串去匹配一组元素。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jQuery 的核心功能都是通过这个函数实现的。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jQuery中的一切都基于这个函数，或者说都是在以某种方式使用这个函数。这个函数最基本的用法就是向它传递一个表达式（通常由 CSS 选择器组成），然后根据这个表达式来查找所有匹配的元素。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默认情况下, 如果没有指定context参数，$()将在当前的 HTML </w:t>
      </w:r>
      <w:r>
        <w:rPr>
          <w:rStyle w:val="49"/>
          <w:rFonts w:ascii="Consolas" w:hAnsi="Consolas"/>
          <w:color w:val="F5871F"/>
          <w:spacing w:val="3"/>
          <w:sz w:val="20"/>
          <w:szCs w:val="20"/>
        </w:rPr>
        <w:t>document</w:t>
      </w:r>
      <w:r>
        <w:rPr>
          <w:rStyle w:val="28"/>
          <w:rFonts w:ascii="Consolas" w:hAnsi="Consolas"/>
          <w:color w:val="333333"/>
          <w:spacing w:val="3"/>
          <w:sz w:val="20"/>
          <w:szCs w:val="20"/>
        </w:rPr>
        <w:t xml:space="preserve">中查找 DOM 元素；如果指定了 context 参数，如一个 DOM 元素集或 jQuery 对象，那就会在这个 context 中查找。在jQuery </w:t>
      </w:r>
      <w:r>
        <w:rPr>
          <w:rStyle w:val="43"/>
          <w:rFonts w:ascii="Consolas" w:hAnsi="Consolas"/>
          <w:color w:val="F5871F"/>
          <w:spacing w:val="3"/>
          <w:sz w:val="20"/>
          <w:szCs w:val="20"/>
        </w:rPr>
        <w:t>1.3.2</w:t>
      </w:r>
      <w:r>
        <w:rPr>
          <w:rStyle w:val="28"/>
          <w:rFonts w:ascii="Consolas" w:hAnsi="Consolas"/>
          <w:color w:val="333333"/>
          <w:spacing w:val="3"/>
          <w:sz w:val="20"/>
          <w:szCs w:val="20"/>
        </w:rPr>
        <w:t>以后，其返回的元素顺序等同于在context中出现的先后顺序。</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AMD 怎么加载文件的?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AMD 即Asynchronous Module Definition，中文名是异步模块定义的意思。它是一个在浏览器端模块化开发的规范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由于不是JavaScript原生支持，使用AMD规范进行页面开发需要用到对应的库函数，也就是大名鼎鼎RequireJS，实际上AMD 是 RequireJS 在推广过程中对模块定义的规范化的产出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requireJS主要解决两个问题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多个js文件可能有依赖关系，被依赖的文件需要早于依赖它的文件加载到浏览器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js加载的时候浏览器会停止页面渲染，加载文件越多，页面失去响应时间越长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看一个使用requireJS的例子</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定义模块 myModule.js</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define([</w:t>
      </w:r>
      <w:r>
        <w:rPr>
          <w:rStyle w:val="48"/>
          <w:rFonts w:ascii="Consolas" w:hAnsi="Consolas"/>
          <w:color w:val="718C00"/>
          <w:spacing w:val="3"/>
          <w:sz w:val="20"/>
          <w:szCs w:val="20"/>
        </w:rPr>
        <w:t>'dependency'</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'Byron'</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printName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printName: printName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加载模块</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w:t>
      </w:r>
      <w:r>
        <w:rPr>
          <w:rStyle w:val="48"/>
          <w:rFonts w:ascii="Consolas" w:hAnsi="Consolas"/>
          <w:color w:val="718C00"/>
          <w:spacing w:val="3"/>
          <w:sz w:val="20"/>
          <w:szCs w:val="20"/>
        </w:rPr>
        <w:t>'myModule'</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my</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my.printName();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语法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requireJS定义了一个函数 define，它是全局变量，用来定义模块</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define(id?, dependencies?, factory);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id：可选参数，用来定义模块的标识，如果没有提供该参数，脚本文件名（去掉拓展名）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dependencies：是一个当前模块依赖的模块名称数组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factory：工厂方法，模块初始化要执行的函数或对象。如果为函数，它应该只被执行一次。如果是对象，此对象应该为模块的输出值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在页面上使用</w:t>
      </w:r>
      <w:r>
        <w:rPr>
          <w:rStyle w:val="49"/>
          <w:rFonts w:ascii="Consolas" w:hAnsi="Consolas"/>
          <w:color w:val="F5871F"/>
          <w:spacing w:val="3"/>
          <w:sz w:val="20"/>
          <w:szCs w:val="20"/>
        </w:rPr>
        <w:t>require</w:t>
      </w:r>
      <w:r>
        <w:rPr>
          <w:rStyle w:val="28"/>
          <w:rFonts w:ascii="Consolas" w:hAnsi="Consolas"/>
          <w:color w:val="333333"/>
          <w:spacing w:val="3"/>
          <w:sz w:val="20"/>
          <w:szCs w:val="20"/>
        </w:rPr>
        <w:t>函数加载模块</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 xml:space="preserve">([dependencies],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()函数接受两个参数</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第一个参数是一个数组，表示所依赖的模块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第二个参数是一个回调函数，当前面指定的模块都加载成功后，它将被调用。加载的模块会以参数形式传入该函数，从而在回调函数内部就可以使用这些模块</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require</w:t>
      </w:r>
      <w:r>
        <w:rPr>
          <w:rStyle w:val="28"/>
          <w:rFonts w:ascii="Consolas" w:hAnsi="Consolas"/>
          <w:color w:val="333333"/>
          <w:spacing w:val="3"/>
          <w:sz w:val="20"/>
          <w:szCs w:val="20"/>
        </w:rPr>
        <w:t>()函数在加载依赖的函数的时候是异步加载的，这样浏览器不会失去响应，它指定的回调函数，只有前面的模块都加载成功后，才会运行，解决了依赖性的问题。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jQuery 怎么找到事件源元素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48"/>
          <w:rFonts w:ascii="Consolas" w:hAnsi="Consolas"/>
          <w:color w:val="718C00"/>
          <w:spacing w:val="3"/>
          <w:sz w:val="20"/>
          <w:szCs w:val="20"/>
        </w:rPr>
        <w:t>".btn"</w:t>
      </w:r>
      <w:r>
        <w:rPr>
          <w:rStyle w:val="28"/>
          <w:rFonts w:ascii="Consolas" w:hAnsi="Consolas"/>
          <w:color w:val="333333"/>
          <w:spacing w:val="3"/>
          <w:sz w:val="20"/>
          <w:szCs w:val="20"/>
        </w:rPr>
        <w:t>).click(</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e</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e 就是事件对象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e.target; </w:t>
      </w:r>
      <w:r>
        <w:rPr>
          <w:rStyle w:val="44"/>
          <w:rFonts w:ascii="Consolas" w:hAnsi="Consolas"/>
          <w:color w:val="8E908C"/>
          <w:spacing w:val="3"/>
          <w:sz w:val="20"/>
          <w:szCs w:val="20"/>
        </w:rPr>
        <w:t>// 事件的目标 dom</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e.currentTarget; </w:t>
      </w:r>
      <w:r>
        <w:rPr>
          <w:rStyle w:val="44"/>
          <w:rFonts w:ascii="Consolas" w:hAnsi="Consolas"/>
          <w:color w:val="8E908C"/>
          <w:spacing w:val="3"/>
          <w:sz w:val="20"/>
          <w:szCs w:val="20"/>
        </w:rPr>
        <w:t>// 事件处理程序正在处理事件的那个元素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e.srcElement; </w:t>
      </w:r>
      <w:r>
        <w:rPr>
          <w:rStyle w:val="44"/>
          <w:rFonts w:ascii="Consolas" w:hAnsi="Consolas"/>
          <w:color w:val="8E908C"/>
          <w:spacing w:val="3"/>
          <w:sz w:val="20"/>
          <w:szCs w:val="20"/>
        </w:rPr>
        <w:t>// 事件的目标 ie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模板引擎原理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模板引擎是通过字符串拼接得到的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template = </w:t>
      </w:r>
      <w:r>
        <w:rPr>
          <w:rStyle w:val="48"/>
          <w:rFonts w:ascii="Consolas" w:hAnsi="Consolas"/>
          <w:color w:val="718C00"/>
          <w:spacing w:val="3"/>
          <w:sz w:val="20"/>
          <w:szCs w:val="20"/>
        </w:rPr>
        <w:t>'hello &lt;% name %&gt;!'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template = </w:t>
      </w:r>
      <w:r>
        <w:rPr>
          <w:rStyle w:val="48"/>
          <w:rFonts w:ascii="Consolas" w:hAnsi="Consolas"/>
          <w:color w:val="718C00"/>
          <w:spacing w:val="3"/>
          <w:sz w:val="20"/>
          <w:szCs w:val="20"/>
        </w:rPr>
        <w:t>'hello '</w:t>
      </w:r>
      <w:r>
        <w:rPr>
          <w:rStyle w:val="28"/>
          <w:rFonts w:ascii="Consolas" w:hAnsi="Consolas"/>
          <w:color w:val="333333"/>
          <w:spacing w:val="3"/>
          <w:sz w:val="20"/>
          <w:szCs w:val="20"/>
        </w:rPr>
        <w:t xml:space="preserve"> + name + </w:t>
      </w:r>
      <w:r>
        <w:rPr>
          <w:rStyle w:val="48"/>
          <w:rFonts w:ascii="Consolas" w:hAnsi="Consolas"/>
          <w:color w:val="718C00"/>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字符串是通过</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Function</w:t>
      </w:r>
      <w:r>
        <w:rPr>
          <w:rStyle w:val="28"/>
          <w:rFonts w:ascii="Consolas" w:hAnsi="Consolas"/>
          <w:color w:val="333333"/>
          <w:spacing w:val="3"/>
          <w:sz w:val="20"/>
          <w:szCs w:val="20"/>
        </w:rPr>
        <w:t>执行的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'world'</w:t>
      </w:r>
    </w:p>
    <w:p>
      <w:pPr>
        <w:pStyle w:val="20"/>
        <w:shd w:val="clear" w:color="auto" w:fill="F7F7F7"/>
        <w:rPr>
          <w:rStyle w:val="48"/>
          <w:rFonts w:ascii="Consolas" w:hAnsi="Consolas"/>
          <w:color w:val="718C00"/>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template = </w:t>
      </w:r>
      <w:r>
        <w:rPr>
          <w:rStyle w:val="48"/>
          <w:rFonts w:ascii="Consolas" w:hAnsi="Consolas"/>
          <w:color w:val="718C00"/>
          <w:spacing w:val="3"/>
          <w:sz w:val="20"/>
          <w:szCs w:val="20"/>
        </w:rPr>
        <w:t>`</w:t>
      </w:r>
    </w:p>
    <w:p>
      <w:pPr>
        <w:pStyle w:val="20"/>
        <w:shd w:val="clear" w:color="auto" w:fill="F7F7F7"/>
        <w:rPr>
          <w:rStyle w:val="48"/>
          <w:rFonts w:ascii="Consolas" w:hAnsi="Consolas"/>
          <w:color w:val="718C00"/>
          <w:spacing w:val="3"/>
          <w:sz w:val="20"/>
          <w:szCs w:val="20"/>
        </w:rPr>
      </w:pPr>
      <w:r>
        <w:rPr>
          <w:rStyle w:val="48"/>
          <w:rFonts w:ascii="Consolas" w:hAnsi="Consolas"/>
          <w:color w:val="718C00"/>
          <w:spacing w:val="3"/>
          <w:sz w:val="20"/>
          <w:szCs w:val="20"/>
        </w:rPr>
        <w:t xml:space="preserve">  let str = 'hello ' +  name  + '!'</w:t>
      </w:r>
    </w:p>
    <w:p>
      <w:pPr>
        <w:pStyle w:val="20"/>
        <w:shd w:val="clear" w:color="auto" w:fill="F7F7F7"/>
        <w:rPr>
          <w:rStyle w:val="48"/>
          <w:rFonts w:ascii="Consolas" w:hAnsi="Consolas"/>
          <w:color w:val="718C00"/>
          <w:spacing w:val="3"/>
          <w:sz w:val="20"/>
          <w:szCs w:val="20"/>
        </w:rPr>
      </w:pPr>
      <w:r>
        <w:rPr>
          <w:rStyle w:val="48"/>
          <w:rFonts w:ascii="Consolas" w:hAnsi="Consolas"/>
          <w:color w:val="718C00"/>
          <w:spacing w:val="3"/>
          <w:sz w:val="20"/>
          <w:szCs w:val="20"/>
        </w:rPr>
        <w:t xml:space="preserve">  return str</w:t>
      </w:r>
    </w:p>
    <w:p>
      <w:pPr>
        <w:pStyle w:val="20"/>
        <w:shd w:val="clear" w:color="auto" w:fill="F7F7F7"/>
        <w:rPr>
          <w:rStyle w:val="28"/>
          <w:rFonts w:ascii="Consolas" w:hAnsi="Consolas"/>
          <w:color w:val="333333"/>
          <w:spacing w:val="3"/>
          <w:sz w:val="20"/>
          <w:szCs w:val="20"/>
        </w:rPr>
      </w:pPr>
      <w:r>
        <w:rPr>
          <w:rStyle w:val="48"/>
          <w:rFonts w:ascii="Consolas" w:hAnsi="Consolas"/>
          <w:color w:val="718C00"/>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Function</w:t>
      </w:r>
      <w:r>
        <w:rPr>
          <w:rStyle w:val="28"/>
          <w:rFonts w:ascii="Consolas" w:hAnsi="Consolas"/>
          <w:color w:val="333333"/>
          <w:spacing w:val="3"/>
          <w:sz w:val="20"/>
          <w:szCs w:val="20"/>
        </w:rPr>
        <w:t>(</w:t>
      </w:r>
      <w:r>
        <w:rPr>
          <w:rStyle w:val="48"/>
          <w:rFonts w:ascii="Consolas" w:hAnsi="Consolas"/>
          <w:color w:val="718C00"/>
          <w:spacing w:val="3"/>
          <w:sz w:val="20"/>
          <w:szCs w:val="20"/>
        </w:rPr>
        <w:t>'name'</w:t>
      </w:r>
      <w:r>
        <w:rPr>
          <w:rStyle w:val="28"/>
          <w:rFonts w:ascii="Consolas" w:hAnsi="Consolas"/>
          <w:color w:val="333333"/>
          <w:spacing w:val="3"/>
          <w:sz w:val="20"/>
          <w:szCs w:val="20"/>
        </w:rPr>
        <w:t>, template)</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.log(fn(name)) </w:t>
      </w:r>
      <w:r>
        <w:rPr>
          <w:rStyle w:val="44"/>
          <w:rFonts w:ascii="Consolas" w:hAnsi="Consolas"/>
          <w:color w:val="8E908C"/>
          <w:spacing w:val="3"/>
          <w:sz w:val="20"/>
          <w:szCs w:val="20"/>
        </w:rPr>
        <w:t>// hello world!</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将模板转换为字符串并通过函数执行返回</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template = </w:t>
      </w:r>
      <w:r>
        <w:rPr>
          <w:rStyle w:val="48"/>
          <w:rFonts w:ascii="Consolas" w:hAnsi="Consolas"/>
          <w:color w:val="718C00"/>
          <w:spacing w:val="3"/>
          <w:sz w:val="20"/>
          <w:szCs w:val="20"/>
        </w:rPr>
        <w:t>'hello &lt;% name %&gt;!'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'world'</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compile</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template</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html = template.replace(</w:t>
      </w:r>
      <w:r>
        <w:rPr>
          <w:rStyle w:val="85"/>
          <w:rFonts w:ascii="Consolas" w:hAnsi="Consolas"/>
          <w:color w:val="C82829"/>
          <w:spacing w:val="3"/>
          <w:sz w:val="20"/>
          <w:szCs w:val="20"/>
        </w:rPr>
        <w:t>/&lt;%([\s\S]+?)%&gt;/g</w:t>
      </w:r>
      <w:r>
        <w:rPr>
          <w:rStyle w:val="28"/>
          <w:rFonts w:ascii="Consolas" w:hAnsi="Consolas"/>
          <w:color w:val="333333"/>
          <w:spacing w:val="3"/>
          <w:sz w:val="20"/>
          <w:szCs w:val="20"/>
        </w:rPr>
        <w:t>, (match, code)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 xml:space="preserve">`' + </w:t>
      </w:r>
      <w:r>
        <w:rPr>
          <w:rStyle w:val="86"/>
          <w:rFonts w:ascii="Consolas" w:hAnsi="Consolas"/>
          <w:color w:val="718C00"/>
          <w:spacing w:val="3"/>
          <w:sz w:val="20"/>
          <w:szCs w:val="20"/>
        </w:rPr>
        <w:t>${code}</w:t>
      </w:r>
      <w:r>
        <w:rPr>
          <w:rStyle w:val="48"/>
          <w:rFonts w:ascii="Consolas" w:hAnsi="Consolas"/>
          <w:color w:val="718C00"/>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html = </w:t>
      </w:r>
      <w:r>
        <w:rPr>
          <w:rStyle w:val="48"/>
          <w:rFonts w:ascii="Consolas" w:hAnsi="Consolas"/>
          <w:color w:val="718C00"/>
          <w:spacing w:val="3"/>
          <w:sz w:val="20"/>
          <w:szCs w:val="20"/>
        </w:rPr>
        <w:t>`let str = '</w:t>
      </w:r>
      <w:r>
        <w:rPr>
          <w:rStyle w:val="86"/>
          <w:rFonts w:ascii="Consolas" w:hAnsi="Consolas"/>
          <w:color w:val="718C00"/>
          <w:spacing w:val="3"/>
          <w:sz w:val="20"/>
          <w:szCs w:val="20"/>
        </w:rPr>
        <w:t>${html}</w:t>
      </w:r>
      <w:r>
        <w:rPr>
          <w:rStyle w:val="48"/>
          <w:rFonts w:ascii="Consolas" w:hAnsi="Consolas"/>
          <w:color w:val="718C00"/>
          <w:spacing w:val="3"/>
          <w:sz w:val="20"/>
          <w:szCs w:val="20"/>
        </w:rPr>
        <w:t>'; return str`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Function</w:t>
      </w:r>
      <w:r>
        <w:rPr>
          <w:rStyle w:val="28"/>
          <w:rFonts w:ascii="Consolas" w:hAnsi="Consolas"/>
          <w:color w:val="333333"/>
          <w:spacing w:val="3"/>
          <w:sz w:val="20"/>
          <w:szCs w:val="20"/>
        </w:rPr>
        <w:t>(</w:t>
      </w:r>
      <w:r>
        <w:rPr>
          <w:rStyle w:val="48"/>
          <w:rFonts w:ascii="Consolas" w:hAnsi="Consolas"/>
          <w:color w:val="718C00"/>
          <w:spacing w:val="3"/>
          <w:sz w:val="20"/>
          <w:szCs w:val="20"/>
        </w:rPr>
        <w:t>'name'</w:t>
      </w:r>
      <w:r>
        <w:rPr>
          <w:rStyle w:val="28"/>
          <w:rFonts w:ascii="Consolas" w:hAnsi="Consolas"/>
          <w:color w:val="333333"/>
          <w:spacing w:val="3"/>
          <w:sz w:val="20"/>
          <w:szCs w:val="20"/>
        </w:rPr>
        <w:t>, html)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str = compile(template)</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.log(str(name)) </w:t>
      </w:r>
      <w:r>
        <w:rPr>
          <w:rStyle w:val="44"/>
          <w:rFonts w:ascii="Consolas" w:hAnsi="Consolas"/>
          <w:color w:val="8E908C"/>
          <w:spacing w:val="3"/>
          <w:sz w:val="20"/>
          <w:szCs w:val="20"/>
        </w:rPr>
        <w:t>// hello world!</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函数只能接收一个name变量作为参数，功能太单一了，一般会通过对象来传参，</w:t>
      </w:r>
      <w:r>
        <w:rPr>
          <w:rStyle w:val="45"/>
          <w:rFonts w:ascii="Consolas" w:hAnsi="Consolas"/>
          <w:color w:val="8959A8"/>
          <w:spacing w:val="3"/>
          <w:sz w:val="20"/>
          <w:szCs w:val="20"/>
        </w:rPr>
        <w:t>with</w:t>
      </w:r>
      <w:r>
        <w:rPr>
          <w:rStyle w:val="28"/>
          <w:rFonts w:ascii="Consolas" w:hAnsi="Consolas"/>
          <w:color w:val="333333"/>
          <w:spacing w:val="3"/>
          <w:sz w:val="20"/>
          <w:szCs w:val="20"/>
        </w:rPr>
        <w:t>来减少变量访问。</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with</w:t>
      </w:r>
      <w:r>
        <w:rPr>
          <w:rStyle w:val="28"/>
          <w:rFonts w:ascii="Consolas" w:hAnsi="Consolas"/>
          <w:color w:val="333333"/>
          <w:spacing w:val="3"/>
          <w:sz w:val="20"/>
          <w:szCs w:val="20"/>
        </w:rPr>
        <w:t>功能</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params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name: </w:t>
      </w:r>
      <w:r>
        <w:rPr>
          <w:rStyle w:val="48"/>
          <w:rFonts w:ascii="Consolas" w:hAnsi="Consolas"/>
          <w:color w:val="718C00"/>
          <w:spacing w:val="3"/>
          <w:sz w:val="20"/>
          <w:szCs w:val="20"/>
        </w:rPr>
        <w:t>'张三'</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age: </w:t>
      </w:r>
      <w:r>
        <w:rPr>
          <w:rStyle w:val="43"/>
          <w:rFonts w:ascii="Consolas" w:hAnsi="Consolas"/>
          <w:color w:val="F5871F"/>
          <w:spacing w:val="3"/>
          <w:sz w:val="20"/>
          <w:szCs w:val="20"/>
        </w:rPr>
        <w:t>18</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str = </w:t>
      </w:r>
      <w:r>
        <w:rPr>
          <w:rStyle w:val="48"/>
          <w:rFonts w:ascii="Consolas" w:hAnsi="Consolas"/>
          <w:color w:val="718C00"/>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with</w:t>
      </w:r>
      <w:r>
        <w:rPr>
          <w:rStyle w:val="28"/>
          <w:rFonts w:ascii="Consolas" w:hAnsi="Consolas"/>
          <w:color w:val="333333"/>
          <w:spacing w:val="3"/>
          <w:sz w:val="20"/>
          <w:szCs w:val="20"/>
        </w:rPr>
        <w:t xml:space="preserve"> (params)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str = </w:t>
      </w:r>
      <w:r>
        <w:rPr>
          <w:rStyle w:val="48"/>
          <w:rFonts w:ascii="Consolas" w:hAnsi="Consolas"/>
          <w:color w:val="718C00"/>
          <w:spacing w:val="3"/>
          <w:sz w:val="20"/>
          <w:szCs w:val="20"/>
        </w:rPr>
        <w:t>`用户</w:t>
      </w:r>
      <w:r>
        <w:rPr>
          <w:rStyle w:val="86"/>
          <w:rFonts w:ascii="Consolas" w:hAnsi="Consolas"/>
          <w:color w:val="718C00"/>
          <w:spacing w:val="3"/>
          <w:sz w:val="20"/>
          <w:szCs w:val="20"/>
        </w:rPr>
        <w:t>${name}</w:t>
      </w:r>
      <w:r>
        <w:rPr>
          <w:rStyle w:val="48"/>
          <w:rFonts w:ascii="Consolas" w:hAnsi="Consolas"/>
          <w:color w:val="718C00"/>
          <w:spacing w:val="3"/>
          <w:sz w:val="20"/>
          <w:szCs w:val="20"/>
        </w:rPr>
        <w:t>的年龄是</w:t>
      </w:r>
      <w:r>
        <w:rPr>
          <w:rStyle w:val="86"/>
          <w:rFonts w:ascii="Consolas" w:hAnsi="Consolas"/>
          <w:color w:val="718C00"/>
          <w:spacing w:val="3"/>
          <w:sz w:val="20"/>
          <w:szCs w:val="20"/>
        </w:rPr>
        <w:t>${age}</w:t>
      </w:r>
      <w:r>
        <w:rPr>
          <w:rStyle w:val="48"/>
          <w:rFonts w:ascii="Consolas" w:hAnsi="Consolas"/>
          <w:color w:val="718C00"/>
          <w:spacing w:val="3"/>
          <w:sz w:val="20"/>
          <w:szCs w:val="20"/>
        </w:rPr>
        <w:t>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.log(str) </w:t>
      </w:r>
      <w:r>
        <w:rPr>
          <w:rStyle w:val="44"/>
          <w:rFonts w:ascii="Consolas" w:hAnsi="Consolas"/>
          <w:color w:val="8E908C"/>
          <w:spacing w:val="3"/>
          <w:sz w:val="20"/>
          <w:szCs w:val="20"/>
        </w:rPr>
        <w:t>// 用户张三的年龄是18岁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实现简单的模板引擎</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template = </w:t>
      </w:r>
      <w:r>
        <w:rPr>
          <w:rStyle w:val="48"/>
          <w:rFonts w:ascii="Consolas" w:hAnsi="Consolas"/>
          <w:color w:val="718C00"/>
          <w:spacing w:val="3"/>
          <w:sz w:val="20"/>
          <w:szCs w:val="20"/>
        </w:rPr>
        <w:t>'hello &lt;% name %&gt;!'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name = </w:t>
      </w:r>
      <w:r>
        <w:rPr>
          <w:rStyle w:val="48"/>
          <w:rFonts w:ascii="Consolas" w:hAnsi="Consolas"/>
          <w:color w:val="718C00"/>
          <w:spacing w:val="3"/>
          <w:sz w:val="20"/>
          <w:szCs w:val="20"/>
        </w:rPr>
        <w:t>'world'</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compile</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template</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html = template.replace(</w:t>
      </w:r>
      <w:r>
        <w:rPr>
          <w:rStyle w:val="85"/>
          <w:rFonts w:ascii="Consolas" w:hAnsi="Consolas"/>
          <w:color w:val="C82829"/>
          <w:spacing w:val="3"/>
          <w:sz w:val="20"/>
          <w:szCs w:val="20"/>
        </w:rPr>
        <w:t>/&lt;%([\s\S]+?)%&gt;/g</w:t>
      </w:r>
      <w:r>
        <w:rPr>
          <w:rStyle w:val="28"/>
          <w:rFonts w:ascii="Consolas" w:hAnsi="Consolas"/>
          <w:color w:val="333333"/>
          <w:spacing w:val="3"/>
          <w:sz w:val="20"/>
          <w:szCs w:val="20"/>
        </w:rPr>
        <w:t>, (match, code)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8"/>
          <w:rFonts w:ascii="Consolas" w:hAnsi="Consolas"/>
          <w:color w:val="718C00"/>
          <w:spacing w:val="3"/>
          <w:sz w:val="20"/>
          <w:szCs w:val="20"/>
        </w:rPr>
        <w:t xml:space="preserve">`' + </w:t>
      </w:r>
      <w:r>
        <w:rPr>
          <w:rStyle w:val="86"/>
          <w:rFonts w:ascii="Consolas" w:hAnsi="Consolas"/>
          <w:color w:val="718C00"/>
          <w:spacing w:val="3"/>
          <w:sz w:val="20"/>
          <w:szCs w:val="20"/>
        </w:rPr>
        <w:t>${code.trim()}</w:t>
      </w:r>
      <w:r>
        <w:rPr>
          <w:rStyle w:val="48"/>
          <w:rFonts w:ascii="Consolas" w:hAnsi="Consolas"/>
          <w:color w:val="718C00"/>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html = </w:t>
      </w:r>
      <w:r>
        <w:rPr>
          <w:rStyle w:val="48"/>
          <w:rFonts w:ascii="Consolas" w:hAnsi="Consolas"/>
          <w:color w:val="718C00"/>
          <w:spacing w:val="3"/>
          <w:sz w:val="20"/>
          <w:szCs w:val="20"/>
        </w:rPr>
        <w:t>`'</w:t>
      </w:r>
      <w:r>
        <w:rPr>
          <w:rStyle w:val="86"/>
          <w:rFonts w:ascii="Consolas" w:hAnsi="Consolas"/>
          <w:color w:val="718C00"/>
          <w:spacing w:val="3"/>
          <w:sz w:val="20"/>
          <w:szCs w:val="20"/>
        </w:rPr>
        <w:t>${html}</w:t>
      </w:r>
      <w:r>
        <w:rPr>
          <w:rStyle w:val="48"/>
          <w:rFonts w:ascii="Consolas" w:hAnsi="Consolas"/>
          <w:color w:val="718C00"/>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html = </w:t>
      </w:r>
      <w:r>
        <w:rPr>
          <w:rStyle w:val="48"/>
          <w:rFonts w:ascii="Consolas" w:hAnsi="Consolas"/>
          <w:color w:val="718C00"/>
          <w:spacing w:val="3"/>
          <w:sz w:val="20"/>
          <w:szCs w:val="20"/>
        </w:rPr>
        <w:t xml:space="preserve">`let str = ''; with (params) { str = </w:t>
      </w:r>
      <w:r>
        <w:rPr>
          <w:rStyle w:val="86"/>
          <w:rFonts w:ascii="Consolas" w:hAnsi="Consolas"/>
          <w:color w:val="718C00"/>
          <w:spacing w:val="3"/>
          <w:sz w:val="20"/>
          <w:szCs w:val="20"/>
        </w:rPr>
        <w:t>${html}</w:t>
      </w:r>
      <w:r>
        <w:rPr>
          <w:rStyle w:val="48"/>
          <w:rFonts w:ascii="Consolas" w:hAnsi="Consolas"/>
          <w:color w:val="718C00"/>
          <w:spacing w:val="3"/>
          <w:sz w:val="20"/>
          <w:szCs w:val="20"/>
        </w:rPr>
        <w:t>; } return str`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Function</w:t>
      </w:r>
      <w:r>
        <w:rPr>
          <w:rStyle w:val="28"/>
          <w:rFonts w:ascii="Consolas" w:hAnsi="Consolas"/>
          <w:color w:val="333333"/>
          <w:spacing w:val="3"/>
          <w:sz w:val="20"/>
          <w:szCs w:val="20"/>
        </w:rPr>
        <w:t>(</w:t>
      </w:r>
      <w:r>
        <w:rPr>
          <w:rStyle w:val="48"/>
          <w:rFonts w:ascii="Consolas" w:hAnsi="Consolas"/>
          <w:color w:val="718C00"/>
          <w:spacing w:val="3"/>
          <w:sz w:val="20"/>
          <w:szCs w:val="20"/>
        </w:rPr>
        <w:t>'params'</w:t>
      </w:r>
      <w:r>
        <w:rPr>
          <w:rStyle w:val="28"/>
          <w:rFonts w:ascii="Consolas" w:hAnsi="Consolas"/>
          <w:color w:val="333333"/>
          <w:spacing w:val="3"/>
          <w:sz w:val="20"/>
          <w:szCs w:val="20"/>
        </w:rPr>
        <w:t>, html)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str = compile(template)</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.log(str({ name })) </w:t>
      </w:r>
      <w:r>
        <w:rPr>
          <w:rStyle w:val="44"/>
          <w:rFonts w:ascii="Consolas" w:hAnsi="Consolas"/>
          <w:color w:val="8E908C"/>
          <w:spacing w:val="3"/>
          <w:sz w:val="20"/>
          <w:szCs w:val="20"/>
        </w:rPr>
        <w:t>// hello world!</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map 和 foreach 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forEach()方法不会返回执行结果，而是</w:t>
      </w:r>
      <w:r>
        <w:rPr>
          <w:rStyle w:val="51"/>
          <w:rFonts w:ascii="Consolas" w:hAnsi="Consolas"/>
          <w:color w:val="F5871F"/>
          <w:spacing w:val="3"/>
          <w:sz w:val="20"/>
          <w:szCs w:val="20"/>
        </w:rPr>
        <w:t>undefined</w:t>
      </w:r>
      <w:r>
        <w:rPr>
          <w:rStyle w:val="28"/>
          <w:rFonts w:ascii="Consolas" w:hAnsi="Consolas"/>
          <w:color w:val="333333"/>
          <w:spacing w:val="3"/>
          <w:sz w:val="20"/>
          <w:szCs w:val="20"/>
        </w:rPr>
        <w:t>。也就是说，forEach()会修改原来的数组。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map()方法会得到一个新的数组并返回。</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ES6 的新特性</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与</w:t>
      </w:r>
      <w:r>
        <w:rPr>
          <w:rStyle w:val="45"/>
          <w:rFonts w:ascii="Consolas" w:hAnsi="Consolas"/>
          <w:color w:val="8959A8"/>
          <w:spacing w:val="3"/>
          <w:sz w:val="20"/>
          <w:szCs w:val="20"/>
        </w:rPr>
        <w:t>let</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模板字符串</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解构赋值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对象简写法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...of循环</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展开运算符</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 xml:space="preserve"> 剩余参数(可变参数)</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8.</w:t>
      </w:r>
      <w:r>
        <w:rPr>
          <w:rStyle w:val="28"/>
          <w:rFonts w:ascii="Consolas" w:hAnsi="Consolas"/>
          <w:color w:val="333333"/>
          <w:spacing w:val="3"/>
          <w:sz w:val="20"/>
          <w:szCs w:val="20"/>
        </w:rPr>
        <w:t xml:space="preserve"> ES6箭头函数</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9.</w:t>
      </w:r>
      <w:r>
        <w:rPr>
          <w:rStyle w:val="28"/>
          <w:rFonts w:ascii="Consolas" w:hAnsi="Consolas"/>
          <w:color w:val="333333"/>
          <w:spacing w:val="3"/>
          <w:sz w:val="20"/>
          <w:szCs w:val="20"/>
        </w:rPr>
        <w:t xml:space="preserve"> 参数默认值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10.</w:t>
      </w:r>
      <w:r>
        <w:rPr>
          <w:rStyle w:val="28"/>
          <w:rFonts w:ascii="Consolas" w:hAnsi="Consolas"/>
          <w:color w:val="333333"/>
          <w:spacing w:val="3"/>
          <w:sz w:val="20"/>
          <w:szCs w:val="20"/>
        </w:rPr>
        <w:t>类和继承</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11.</w:t>
      </w:r>
      <w:r>
        <w:rPr>
          <w:rStyle w:val="28"/>
          <w:rFonts w:ascii="Consolas" w:hAnsi="Consolas"/>
          <w:color w:val="333333"/>
          <w:spacing w:val="3"/>
          <w:sz w:val="20"/>
          <w:szCs w:val="20"/>
        </w:rPr>
        <w:t>模块化规范</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2018/01/01 转换成 2018年/1月/1日</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fun</w:t>
      </w:r>
      <w:r>
        <w:rPr>
          <w:rStyle w:val="46"/>
          <w:rFonts w:ascii="Consolas" w:hAnsi="Consolas"/>
          <w:color w:val="4271AE"/>
          <w:spacing w:val="3"/>
          <w:sz w:val="20"/>
          <w:szCs w:val="20"/>
        </w:rPr>
        <w:t>(</w:t>
      </w:r>
      <w:r>
        <w:rPr>
          <w:rStyle w:val="47"/>
          <w:rFonts w:ascii="Consolas" w:hAnsi="Consolas"/>
          <w:color w:val="F5871F"/>
          <w:spacing w:val="3"/>
          <w:sz w:val="20"/>
          <w:szCs w:val="20"/>
        </w:rPr>
        <w:t>str</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date =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Date</w:t>
      </w:r>
      <w:r>
        <w:rPr>
          <w:rStyle w:val="28"/>
          <w:rFonts w:ascii="Consolas" w:hAnsi="Consolas"/>
          <w:color w:val="333333"/>
          <w:spacing w:val="3"/>
          <w:sz w:val="20"/>
          <w:szCs w:val="20"/>
        </w:rPr>
        <w:t>(str)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date.getFullYear()+</w:t>
      </w:r>
      <w:r>
        <w:rPr>
          <w:rStyle w:val="48"/>
          <w:rFonts w:ascii="Consolas" w:hAnsi="Consolas"/>
          <w:color w:val="718C00"/>
          <w:spacing w:val="3"/>
          <w:sz w:val="20"/>
          <w:szCs w:val="20"/>
        </w:rPr>
        <w:t>'年/'</w:t>
      </w:r>
      <w:r>
        <w:rPr>
          <w:rStyle w:val="28"/>
          <w:rFonts w:ascii="Consolas" w:hAnsi="Consolas"/>
          <w:color w:val="333333"/>
          <w:spacing w:val="3"/>
          <w:sz w:val="20"/>
          <w:szCs w:val="20"/>
        </w:rPr>
        <w:t>+date.getMonth()+</w:t>
      </w:r>
      <w:r>
        <w:rPr>
          <w:rStyle w:val="48"/>
          <w:rFonts w:ascii="Consolas" w:hAnsi="Consolas"/>
          <w:color w:val="718C00"/>
          <w:spacing w:val="3"/>
          <w:sz w:val="20"/>
          <w:szCs w:val="20"/>
        </w:rPr>
        <w:t>'月/'</w:t>
      </w:r>
      <w:r>
        <w:rPr>
          <w:rStyle w:val="28"/>
          <w:rFonts w:ascii="Consolas" w:hAnsi="Consolas"/>
          <w:color w:val="333333"/>
          <w:spacing w:val="3"/>
          <w:sz w:val="20"/>
          <w:szCs w:val="20"/>
        </w:rPr>
        <w:t>+date.getDate()+</w:t>
      </w:r>
      <w:r>
        <w:rPr>
          <w:rStyle w:val="48"/>
          <w:rFonts w:ascii="Consolas" w:hAnsi="Consolas"/>
          <w:color w:val="718C00"/>
          <w:spacing w:val="3"/>
          <w:sz w:val="20"/>
          <w:szCs w:val="20"/>
        </w:rPr>
        <w:t>'日'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0.1+0.2 等不等于 0.3？自己封装一个让他们相等的方法</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在正常的数学逻辑思维中，</w:t>
      </w:r>
      <w:r>
        <w:rPr>
          <w:rStyle w:val="43"/>
          <w:rFonts w:ascii="Consolas" w:hAnsi="Consolas"/>
          <w:color w:val="F5871F"/>
          <w:spacing w:val="3"/>
          <w:sz w:val="20"/>
          <w:szCs w:val="20"/>
        </w:rPr>
        <w:t>0.1</w:t>
      </w:r>
      <w:r>
        <w:rPr>
          <w:rStyle w:val="28"/>
          <w:rFonts w:ascii="Consolas" w:hAnsi="Consolas"/>
          <w:color w:val="333333"/>
          <w:spacing w:val="3"/>
          <w:sz w:val="20"/>
          <w:szCs w:val="20"/>
        </w:rPr>
        <w:t>+</w:t>
      </w:r>
      <w:r>
        <w:rPr>
          <w:rStyle w:val="43"/>
          <w:rFonts w:ascii="Consolas" w:hAnsi="Consolas"/>
          <w:color w:val="F5871F"/>
          <w:spacing w:val="3"/>
          <w:sz w:val="20"/>
          <w:szCs w:val="20"/>
        </w:rPr>
        <w:t>0.2</w:t>
      </w:r>
      <w:r>
        <w:rPr>
          <w:rStyle w:val="28"/>
          <w:rFonts w:ascii="Consolas" w:hAnsi="Consolas"/>
          <w:color w:val="333333"/>
          <w:spacing w:val="3"/>
          <w:sz w:val="20"/>
          <w:szCs w:val="20"/>
        </w:rPr>
        <w:t>=</w:t>
      </w:r>
      <w:r>
        <w:rPr>
          <w:rStyle w:val="43"/>
          <w:rFonts w:ascii="Consolas" w:hAnsi="Consolas"/>
          <w:color w:val="F5871F"/>
          <w:spacing w:val="3"/>
          <w:sz w:val="20"/>
          <w:szCs w:val="20"/>
        </w:rPr>
        <w:t>0.3</w:t>
      </w:r>
      <w:r>
        <w:rPr>
          <w:rStyle w:val="28"/>
          <w:rFonts w:ascii="Consolas" w:hAnsi="Consolas"/>
          <w:color w:val="333333"/>
          <w:spacing w:val="3"/>
          <w:sz w:val="20"/>
          <w:szCs w:val="20"/>
        </w:rPr>
        <w:t>这个逻辑是正确的，但是在JavaScript中</w:t>
      </w:r>
      <w:r>
        <w:rPr>
          <w:rStyle w:val="43"/>
          <w:rFonts w:ascii="Consolas" w:hAnsi="Consolas"/>
          <w:color w:val="F5871F"/>
          <w:spacing w:val="3"/>
          <w:sz w:val="20"/>
          <w:szCs w:val="20"/>
        </w:rPr>
        <w:t>0.1</w:t>
      </w:r>
      <w:r>
        <w:rPr>
          <w:rStyle w:val="28"/>
          <w:rFonts w:ascii="Consolas" w:hAnsi="Consolas"/>
          <w:color w:val="333333"/>
          <w:spacing w:val="3"/>
          <w:sz w:val="20"/>
          <w:szCs w:val="20"/>
        </w:rPr>
        <w:t>+</w:t>
      </w:r>
      <w:r>
        <w:rPr>
          <w:rStyle w:val="43"/>
          <w:rFonts w:ascii="Consolas" w:hAnsi="Consolas"/>
          <w:color w:val="F5871F"/>
          <w:spacing w:val="3"/>
          <w:sz w:val="20"/>
          <w:szCs w:val="20"/>
        </w:rPr>
        <w:t>0.2</w:t>
      </w:r>
      <w:r>
        <w:rPr>
          <w:rStyle w:val="28"/>
          <w:rFonts w:ascii="Consolas" w:hAnsi="Consolas"/>
          <w:color w:val="333333"/>
          <w:spacing w:val="3"/>
          <w:sz w:val="20"/>
          <w:szCs w:val="20"/>
        </w:rPr>
        <w:t>！==</w:t>
      </w:r>
      <w:r>
        <w:rPr>
          <w:rStyle w:val="43"/>
          <w:rFonts w:ascii="Consolas" w:hAnsi="Consolas"/>
          <w:color w:val="F5871F"/>
          <w:spacing w:val="3"/>
          <w:sz w:val="20"/>
          <w:szCs w:val="20"/>
        </w:rPr>
        <w:t>0.3</w:t>
      </w:r>
      <w:r>
        <w:rPr>
          <w:rStyle w:val="28"/>
          <w:rFonts w:ascii="Consolas" w:hAnsi="Consolas"/>
          <w:color w:val="333333"/>
          <w:spacing w:val="3"/>
          <w:sz w:val="20"/>
          <w:szCs w:val="20"/>
        </w:rPr>
        <w:t>，这是为什么呢？这个问题也会偶尔被用来当做面试题来考查面试者对JavaScript的数值的理解程度。</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在JavaScript中的二进制的浮点数</w:t>
      </w:r>
      <w:r>
        <w:rPr>
          <w:rStyle w:val="43"/>
          <w:rFonts w:ascii="Consolas" w:hAnsi="Consolas"/>
          <w:color w:val="F5871F"/>
          <w:spacing w:val="3"/>
          <w:sz w:val="20"/>
          <w:szCs w:val="20"/>
        </w:rPr>
        <w:t>0.1</w:t>
      </w:r>
      <w:r>
        <w:rPr>
          <w:rStyle w:val="28"/>
          <w:rFonts w:ascii="Consolas" w:hAnsi="Consolas"/>
          <w:color w:val="333333"/>
          <w:spacing w:val="3"/>
          <w:sz w:val="20"/>
          <w:szCs w:val="20"/>
        </w:rPr>
        <w:t>和</w:t>
      </w:r>
      <w:r>
        <w:rPr>
          <w:rStyle w:val="43"/>
          <w:rFonts w:ascii="Consolas" w:hAnsi="Consolas"/>
          <w:color w:val="F5871F"/>
          <w:spacing w:val="3"/>
          <w:sz w:val="20"/>
          <w:szCs w:val="20"/>
        </w:rPr>
        <w:t>0.2</w:t>
      </w:r>
      <w:r>
        <w:rPr>
          <w:rStyle w:val="28"/>
          <w:rFonts w:ascii="Consolas" w:hAnsi="Consolas"/>
          <w:color w:val="333333"/>
          <w:spacing w:val="3"/>
          <w:sz w:val="20"/>
          <w:szCs w:val="20"/>
        </w:rPr>
        <w:t>并不是十分精确，在他们相加的结果并非正好等于</w:t>
      </w:r>
      <w:r>
        <w:rPr>
          <w:rStyle w:val="43"/>
          <w:rFonts w:ascii="Consolas" w:hAnsi="Consolas"/>
          <w:color w:val="F5871F"/>
          <w:spacing w:val="3"/>
          <w:sz w:val="20"/>
          <w:szCs w:val="20"/>
        </w:rPr>
        <w:t>0.3</w:t>
      </w:r>
      <w:r>
        <w:rPr>
          <w:rStyle w:val="28"/>
          <w:rFonts w:ascii="Consolas" w:hAnsi="Consolas"/>
          <w:color w:val="333333"/>
          <w:spacing w:val="3"/>
          <w:sz w:val="20"/>
          <w:szCs w:val="20"/>
        </w:rPr>
        <w:t xml:space="preserve">，而是一个比较接近的数字 </w:t>
      </w:r>
      <w:r>
        <w:rPr>
          <w:rStyle w:val="43"/>
          <w:rFonts w:ascii="Consolas" w:hAnsi="Consolas"/>
          <w:color w:val="F5871F"/>
          <w:spacing w:val="3"/>
          <w:sz w:val="20"/>
          <w:szCs w:val="20"/>
        </w:rPr>
        <w:t>0.30000000000000004</w:t>
      </w:r>
      <w:r>
        <w:rPr>
          <w:rStyle w:val="28"/>
          <w:rFonts w:ascii="Consolas" w:hAnsi="Consolas"/>
          <w:color w:val="333333"/>
          <w:spacing w:val="3"/>
          <w:sz w:val="20"/>
          <w:szCs w:val="20"/>
        </w:rPr>
        <w:t xml:space="preserve"> ，所以条件判断结果为</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w:t>
      </w:r>
      <w:r>
        <w:rPr>
          <w:rStyle w:val="43"/>
          <w:rFonts w:ascii="Consolas" w:hAnsi="Consolas"/>
          <w:color w:val="F5871F"/>
          <w:spacing w:val="3"/>
          <w:sz w:val="20"/>
          <w:szCs w:val="20"/>
        </w:rPr>
        <w:t>1</w:t>
      </w:r>
      <w:r>
        <w:rPr>
          <w:rStyle w:val="28"/>
          <w:rFonts w:ascii="Consolas" w:hAnsi="Consolas"/>
          <w:color w:val="333333"/>
          <w:spacing w:val="3"/>
          <w:sz w:val="20"/>
          <w:szCs w:val="20"/>
        </w:rPr>
        <w:t>：设置一个误差范围值，通常称为”机器精度“，而对于Javascript来说，这个值通常是</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-52</w:t>
      </w:r>
      <w:r>
        <w:rPr>
          <w:rStyle w:val="28"/>
          <w:rFonts w:ascii="Consolas" w:hAnsi="Consolas"/>
          <w:color w:val="333333"/>
          <w:spacing w:val="3"/>
          <w:sz w:val="20"/>
          <w:szCs w:val="20"/>
        </w:rPr>
        <w:t>,而在ES6中，已经为我们提供了这样一个属性：</w:t>
      </w:r>
      <w:r>
        <w:rPr>
          <w:rStyle w:val="49"/>
          <w:rFonts w:ascii="Consolas" w:hAnsi="Consolas"/>
          <w:color w:val="F5871F"/>
          <w:spacing w:val="3"/>
          <w:sz w:val="20"/>
          <w:szCs w:val="20"/>
        </w:rPr>
        <w:t>Number</w:t>
      </w:r>
      <w:r>
        <w:rPr>
          <w:rStyle w:val="28"/>
          <w:rFonts w:ascii="Consolas" w:hAnsi="Consolas"/>
          <w:color w:val="333333"/>
          <w:spacing w:val="3"/>
          <w:sz w:val="20"/>
          <w:szCs w:val="20"/>
        </w:rPr>
        <w:t>.EPSILON，而这个值正等于</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-52</w:t>
      </w:r>
      <w:r>
        <w:rPr>
          <w:rStyle w:val="28"/>
          <w:rFonts w:ascii="Consolas" w:hAnsi="Consolas"/>
          <w:color w:val="333333"/>
          <w:spacing w:val="3"/>
          <w:sz w:val="20"/>
          <w:szCs w:val="20"/>
        </w:rPr>
        <w:t>。这个值非常非常小，在底层计算机已经帮我们运算好，并且无限接近</w:t>
      </w:r>
      <w:r>
        <w:rPr>
          <w:rStyle w:val="43"/>
          <w:rFonts w:ascii="Consolas" w:hAnsi="Consolas"/>
          <w:color w:val="F5871F"/>
          <w:spacing w:val="3"/>
          <w:sz w:val="20"/>
          <w:szCs w:val="20"/>
        </w:rPr>
        <w:t>0</w:t>
      </w:r>
      <w:r>
        <w:rPr>
          <w:rStyle w:val="28"/>
          <w:rFonts w:ascii="Consolas" w:hAnsi="Consolas"/>
          <w:color w:val="333333"/>
          <w:spacing w:val="3"/>
          <w:sz w:val="20"/>
          <w:szCs w:val="20"/>
        </w:rPr>
        <w:t>，但不等于</w:t>
      </w:r>
      <w:r>
        <w:rPr>
          <w:rStyle w:val="43"/>
          <w:rFonts w:ascii="Consolas" w:hAnsi="Consolas"/>
          <w:color w:val="F5871F"/>
          <w:spacing w:val="3"/>
          <w:sz w:val="20"/>
          <w:szCs w:val="20"/>
        </w:rPr>
        <w:t>0</w:t>
      </w:r>
      <w:r>
        <w:rPr>
          <w:rStyle w:val="28"/>
          <w:rFonts w:ascii="Consolas" w:hAnsi="Consolas"/>
          <w:color w:val="333333"/>
          <w:spacing w:val="3"/>
          <w:sz w:val="20"/>
          <w:szCs w:val="20"/>
        </w:rPr>
        <w:t>,。这个时候我们只要判断(</w:t>
      </w:r>
      <w:r>
        <w:rPr>
          <w:rStyle w:val="43"/>
          <w:rFonts w:ascii="Consolas" w:hAnsi="Consolas"/>
          <w:color w:val="F5871F"/>
          <w:spacing w:val="3"/>
          <w:sz w:val="20"/>
          <w:szCs w:val="20"/>
        </w:rPr>
        <w:t>0.1</w:t>
      </w:r>
      <w:r>
        <w:rPr>
          <w:rStyle w:val="28"/>
          <w:rFonts w:ascii="Consolas" w:hAnsi="Consolas"/>
          <w:color w:val="333333"/>
          <w:spacing w:val="3"/>
          <w:sz w:val="20"/>
          <w:szCs w:val="20"/>
        </w:rPr>
        <w:t>+</w:t>
      </w:r>
      <w:r>
        <w:rPr>
          <w:rStyle w:val="43"/>
          <w:rFonts w:ascii="Consolas" w:hAnsi="Consolas"/>
          <w:color w:val="F5871F"/>
          <w:spacing w:val="3"/>
          <w:sz w:val="20"/>
          <w:szCs w:val="20"/>
        </w:rPr>
        <w:t>0.2</w:t>
      </w:r>
      <w:r>
        <w:rPr>
          <w:rStyle w:val="28"/>
          <w:rFonts w:ascii="Consolas" w:hAnsi="Consolas"/>
          <w:color w:val="333333"/>
          <w:spacing w:val="3"/>
          <w:sz w:val="20"/>
          <w:szCs w:val="20"/>
        </w:rPr>
        <w:t>)</w:t>
      </w:r>
      <w:r>
        <w:rPr>
          <w:rStyle w:val="43"/>
          <w:rFonts w:ascii="Consolas" w:hAnsi="Consolas"/>
          <w:color w:val="F5871F"/>
          <w:spacing w:val="3"/>
          <w:sz w:val="20"/>
          <w:szCs w:val="20"/>
        </w:rPr>
        <w:t>-0.3</w:t>
      </w:r>
      <w:r>
        <w:rPr>
          <w:rStyle w:val="28"/>
          <w:rFonts w:ascii="Consolas" w:hAnsi="Consolas"/>
          <w:color w:val="333333"/>
          <w:spacing w:val="3"/>
          <w:sz w:val="20"/>
          <w:szCs w:val="20"/>
        </w:rPr>
        <w:t>小于</w:t>
      </w:r>
      <w:r>
        <w:rPr>
          <w:rStyle w:val="49"/>
          <w:rFonts w:ascii="Consolas" w:hAnsi="Consolas"/>
          <w:color w:val="F5871F"/>
          <w:spacing w:val="3"/>
          <w:sz w:val="20"/>
          <w:szCs w:val="20"/>
        </w:rPr>
        <w:t>Number</w:t>
      </w:r>
      <w:r>
        <w:rPr>
          <w:rStyle w:val="28"/>
          <w:rFonts w:ascii="Consolas" w:hAnsi="Consolas"/>
          <w:color w:val="333333"/>
          <w:spacing w:val="3"/>
          <w:sz w:val="20"/>
          <w:szCs w:val="20"/>
        </w:rPr>
        <w:t>.EPSILON，在这个误差的范围内就可以判定</w:t>
      </w:r>
      <w:r>
        <w:rPr>
          <w:rStyle w:val="43"/>
          <w:rFonts w:ascii="Consolas" w:hAnsi="Consolas"/>
          <w:color w:val="F5871F"/>
          <w:spacing w:val="3"/>
          <w:sz w:val="20"/>
          <w:szCs w:val="20"/>
        </w:rPr>
        <w:t>0.1</w:t>
      </w:r>
      <w:r>
        <w:rPr>
          <w:rStyle w:val="28"/>
          <w:rFonts w:ascii="Consolas" w:hAnsi="Consolas"/>
          <w:color w:val="333333"/>
          <w:spacing w:val="3"/>
          <w:sz w:val="20"/>
          <w:szCs w:val="20"/>
        </w:rPr>
        <w:t>+</w:t>
      </w:r>
      <w:r>
        <w:rPr>
          <w:rStyle w:val="43"/>
          <w:rFonts w:ascii="Consolas" w:hAnsi="Consolas"/>
          <w:color w:val="F5871F"/>
          <w:spacing w:val="3"/>
          <w:sz w:val="20"/>
          <w:szCs w:val="20"/>
        </w:rPr>
        <w:t>0.2</w:t>
      </w:r>
      <w:r>
        <w:rPr>
          <w:rStyle w:val="28"/>
          <w:rFonts w:ascii="Consolas" w:hAnsi="Consolas"/>
          <w:color w:val="333333"/>
          <w:spacing w:val="3"/>
          <w:sz w:val="20"/>
          <w:szCs w:val="20"/>
        </w:rPr>
        <w:t>===</w:t>
      </w:r>
      <w:r>
        <w:rPr>
          <w:rStyle w:val="43"/>
          <w:rFonts w:ascii="Consolas" w:hAnsi="Consolas"/>
          <w:color w:val="F5871F"/>
          <w:spacing w:val="3"/>
          <w:sz w:val="20"/>
          <w:szCs w:val="20"/>
        </w:rPr>
        <w:t>0.3</w:t>
      </w:r>
      <w:r>
        <w:rPr>
          <w:rStyle w:val="28"/>
          <w:rFonts w:ascii="Consolas" w:hAnsi="Consolas"/>
          <w:color w:val="333333"/>
          <w:spacing w:val="3"/>
          <w:sz w:val="20"/>
          <w:szCs w:val="20"/>
        </w:rPr>
        <w:t>为</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numbersequal</w:t>
      </w:r>
      <w:r>
        <w:rPr>
          <w:rStyle w:val="46"/>
          <w:rFonts w:ascii="Consolas" w:hAnsi="Consolas"/>
          <w:color w:val="4271AE"/>
          <w:spacing w:val="3"/>
          <w:sz w:val="20"/>
          <w:szCs w:val="20"/>
        </w:rPr>
        <w:t>(</w:t>
      </w:r>
      <w:r>
        <w:rPr>
          <w:rStyle w:val="47"/>
          <w:rFonts w:ascii="Consolas" w:hAnsi="Consolas"/>
          <w:color w:val="F5871F"/>
          <w:spacing w:val="3"/>
          <w:sz w:val="20"/>
          <w:szCs w:val="20"/>
        </w:rPr>
        <w:t>a,b</w:t>
      </w:r>
      <w:r>
        <w:rPr>
          <w:rStyle w:val="46"/>
          <w:rFonts w:ascii="Consolas" w:hAnsi="Consolas"/>
          <w:color w:val="4271AE"/>
          <w:spacing w:val="3"/>
          <w:sz w:val="20"/>
          <w:szCs w:val="20"/>
        </w:rPr>
        <w:t>)</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Math</w:t>
      </w:r>
      <w:r>
        <w:rPr>
          <w:rStyle w:val="28"/>
          <w:rFonts w:ascii="Consolas" w:hAnsi="Consolas"/>
          <w:color w:val="333333"/>
          <w:spacing w:val="3"/>
          <w:sz w:val="20"/>
          <w:szCs w:val="20"/>
        </w:rPr>
        <w:t>.abs(a-b)&lt;</w:t>
      </w:r>
      <w:r>
        <w:rPr>
          <w:rStyle w:val="49"/>
          <w:rFonts w:ascii="Consolas" w:hAnsi="Consolas"/>
          <w:color w:val="F5871F"/>
          <w:spacing w:val="3"/>
          <w:sz w:val="20"/>
          <w:szCs w:val="20"/>
        </w:rPr>
        <w:t>Number</w:t>
      </w:r>
      <w:r>
        <w:rPr>
          <w:rStyle w:val="28"/>
          <w:rFonts w:ascii="Consolas" w:hAnsi="Consolas"/>
          <w:color w:val="333333"/>
          <w:spacing w:val="3"/>
          <w:sz w:val="20"/>
          <w:szCs w:val="20"/>
        </w:rPr>
        <w:t>.EPSILON;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w:t>
      </w:r>
      <w:r>
        <w:rPr>
          <w:rStyle w:val="43"/>
          <w:rFonts w:ascii="Consolas" w:hAnsi="Consolas"/>
          <w:color w:val="F5871F"/>
          <w:spacing w:val="3"/>
          <w:sz w:val="20"/>
          <w:szCs w:val="20"/>
        </w:rPr>
        <w:t>2</w:t>
      </w:r>
      <w:r>
        <w:rPr>
          <w:rStyle w:val="28"/>
          <w:rFonts w:ascii="Consolas" w:hAnsi="Consolas"/>
          <w:color w:val="333333"/>
          <w:spacing w:val="3"/>
          <w:sz w:val="20"/>
          <w:szCs w:val="20"/>
        </w:rPr>
        <w:t>：转为整数运算</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79.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跨域是什么？有哪些解决跨域的方法和方案？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什么是跨域?</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所谓的同源是指，域名、协议、端口均为相同。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所谓的跨域，不同的域名、协议、端口皆为不同域</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一个域与另一个域名、协议或者端口不同的域的之间访问都叫跨域</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解决跨域的方法和方案：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：通过服务端代理请求。如PHP，服务端语言php是没有跨域限制的，让服务器去别的网站获取内容然后返回给页面。</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：第二种：jsonp跨域</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jsonp跨域就是利用script标签的跨域能力请求资源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jsonp与ajax没有半毛钱关系！！</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浏览器的同源策略限制了js的跨域能力，但没有限制link img iframe script 的跨域行为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实现方式：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利用js创建一个script标签，把json的url赋给script的scr属性，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把这个script插入到页面里，让浏览器去跨域获取资源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JS先声明好回调函数，插入页面后会代为执行该函数，并且传入json对象为其参数。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注意：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jsonp只针对get请求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script标签加载回来的资源会被当成js在全局执行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：CORS 跨域资源共享(xhr2)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CORS是一个W3C标准，全称是</w:t>
      </w:r>
      <w:r>
        <w:rPr>
          <w:rStyle w:val="48"/>
          <w:rFonts w:ascii="Consolas" w:hAnsi="Consolas"/>
          <w:color w:val="718C00"/>
          <w:spacing w:val="3"/>
          <w:sz w:val="20"/>
          <w:szCs w:val="20"/>
        </w:rPr>
        <w:t>"跨域资源共享"</w:t>
      </w:r>
      <w:r>
        <w:rPr>
          <w:rStyle w:val="28"/>
          <w:rFonts w:ascii="Consolas" w:hAnsi="Consolas"/>
          <w:color w:val="333333"/>
          <w:spacing w:val="3"/>
          <w:sz w:val="20"/>
          <w:szCs w:val="20"/>
        </w:rPr>
        <w:t>（Cross-origin resource sharing）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它允许浏览器向跨源服务器，发出XMLHttpRequest请求，从而克服了AJAX只能同源使用的限制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整个CORS通信过程，都是浏览器自动完成，不需要用户参与</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对于开发者来说，CORS通信与同源的AJAX通信没有差别，代码完全一样</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实现CORS通信的关键是服务器，只要服务器实现了CORS接口，就可以跨源通信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：nginx代理跨域</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通过nginx服务器转发跨域请求，达到跨域的目的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什么是函数式编程？什么的声明式编程？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函数式编程：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函数式编程和声明式编程是有所关联的，因为他们思想是一致的：即只关注做什么而不是怎么做。但函数式编程不仅仅局限于声明式编程。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函数式编程最重要的特点是“函数第一位”，即函数可以出现在任何地方，比如你可以把函数作为参数传递给另一个函数，不仅如此你还可以将函数作为返回值。</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声明式编程：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声明式编程是以数据结构的形式来表达程序执行的逻辑。它的主要思想是告诉计算机应该做什么，但不指定具体要怎么做。</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SQL 语句就是最明显的一种声明式编程的例子，例如：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SELECT * FROM collection WHERE num &gt; </w:t>
      </w:r>
      <w:r>
        <w:rPr>
          <w:rStyle w:val="43"/>
          <w:rFonts w:ascii="Consolas" w:hAnsi="Consolas"/>
          <w:color w:val="F5871F"/>
          <w:spacing w:val="3"/>
          <w:sz w:val="20"/>
          <w:szCs w:val="20"/>
        </w:rPr>
        <w:t>5</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除了 SQL，网页编程中用到的 HTML 和 CSS 也都属于声明式编程。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：是它不需要创建变量用来存储数据。</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：不包含循环控制的代码如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while</w:t>
      </w: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super() 是否必须执行？不执行怎么让它不报错？</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非必须，</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 JavaScript 中，</w:t>
      </w:r>
      <w:r>
        <w:rPr>
          <w:rStyle w:val="45"/>
          <w:rFonts w:ascii="Consolas" w:hAnsi="Consolas"/>
          <w:color w:val="8959A8"/>
          <w:spacing w:val="3"/>
          <w:sz w:val="20"/>
          <w:szCs w:val="20"/>
        </w:rPr>
        <w:t>super</w:t>
      </w:r>
      <w:r>
        <w:rPr>
          <w:rStyle w:val="28"/>
          <w:rFonts w:ascii="Consolas" w:hAnsi="Consolas"/>
          <w:color w:val="333333"/>
          <w:spacing w:val="3"/>
          <w:sz w:val="20"/>
          <w:szCs w:val="20"/>
        </w:rPr>
        <w:t xml:space="preserve"> 指的是父类的构造函数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如果想在构造函数中使用</w:t>
      </w:r>
      <w:r>
        <w:rPr>
          <w:rStyle w:val="45"/>
          <w:rFonts w:ascii="Consolas" w:hAnsi="Consolas"/>
          <w:color w:val="8959A8"/>
          <w:spacing w:val="3"/>
          <w:sz w:val="20"/>
          <w:szCs w:val="20"/>
        </w:rPr>
        <w:t>this</w:t>
      </w:r>
      <w:r>
        <w:rPr>
          <w:rStyle w:val="28"/>
          <w:rFonts w:ascii="Consolas" w:hAnsi="Consolas"/>
          <w:color w:val="333333"/>
          <w:spacing w:val="3"/>
          <w:sz w:val="20"/>
          <w:szCs w:val="20"/>
        </w:rPr>
        <w:t>，你必须首先调用</w:t>
      </w:r>
      <w:r>
        <w:rPr>
          <w:rStyle w:val="45"/>
          <w:rFonts w:ascii="Consolas" w:hAnsi="Consolas"/>
          <w:color w:val="8959A8"/>
          <w:spacing w:val="3"/>
          <w:sz w:val="20"/>
          <w:szCs w:val="20"/>
        </w:rPr>
        <w:t>super</w:t>
      </w:r>
      <w:r>
        <w:rPr>
          <w:rStyle w:val="28"/>
          <w:rFonts w:ascii="Consolas" w:hAnsi="Consolas"/>
          <w:color w:val="333333"/>
          <w:spacing w:val="3"/>
          <w:sz w:val="20"/>
          <w:szCs w:val="20"/>
        </w:rPr>
        <w:t>。 先让父类做完自己的事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不执行无法使用</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不报错的方法：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：不使用</w:t>
      </w:r>
      <w:r>
        <w:rPr>
          <w:rStyle w:val="45"/>
          <w:rFonts w:ascii="Consolas" w:hAnsi="Consolas"/>
          <w:color w:val="8959A8"/>
          <w:spacing w:val="3"/>
          <w:sz w:val="20"/>
          <w:szCs w:val="20"/>
        </w:rPr>
        <w:t>this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：手动修正</w:t>
      </w:r>
      <w:r>
        <w:rPr>
          <w:rStyle w:val="45"/>
          <w:rFonts w:ascii="Consolas" w:hAnsi="Consolas"/>
          <w:color w:val="8959A8"/>
          <w:spacing w:val="3"/>
          <w:sz w:val="20"/>
          <w:szCs w:val="20"/>
        </w:rPr>
        <w:t>this</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eventloop 渲染在哪一步？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任务队列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所有的任务可以分为同步任务和异步任务，同步任务，顾名思义，就是立即执行的任务，同步任务一般会直接进入到主线程中执行；而异步任务，就是异步执行的任务，比如ajax网络请求，setTimeout 定时函数等都属于异步任务，异步任务会通过任务队列( Event Queue )的机制来进行协调。</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同步和异步任务分别进入不同的执行环境，同步的进入主线程，即主执行栈，异步的进入 Event Queue 。主线程内的任务执行完毕为空，会去 Event Queue 读取对应的任务，推入主线程执行。 上述过程的不断重复就是我们说的 Event Loop (事件循环)。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在事件循环中，每进行一次循环操作称为tick，通过阅读规范可知，每一次 tick 的任务处理模型是比较复杂的，其关键的步骤可以总结如下：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在此次 tick 中选择最先进入队列的任务( oldest task )，如果有则执行(一次)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检查是否存在 Microtasks ，如果存在则不停地执行，直至清空Microtask Queue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更新 render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主线程重复执行上述步骤</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那么，什么是 microtasks ?规范中规定，task分为两大类, 分别是 Macro Task （宏任务）和 Micro Task（微任务）, 并且每个宏任务结束后, 都要清空所有的微任务,这里的 Macro Task也是我们常说的 task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(macro)task 主要包含：script( 整体代码)、setTimeout、setInterval、I/O、UI 交互事件、setImmediate(Node.js 环境)</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microtask主要包含：</w:t>
      </w:r>
      <w:r>
        <w:rPr>
          <w:rStyle w:val="49"/>
          <w:rFonts w:ascii="Consolas" w:hAnsi="Consolas"/>
          <w:color w:val="F5871F"/>
          <w:spacing w:val="3"/>
          <w:sz w:val="20"/>
          <w:szCs w:val="20"/>
        </w:rPr>
        <w:t>Promise</w:t>
      </w:r>
      <w:r>
        <w:rPr>
          <w:rStyle w:val="28"/>
          <w:rFonts w:ascii="Consolas" w:hAnsi="Consolas"/>
          <w:color w:val="333333"/>
          <w:spacing w:val="3"/>
          <w:sz w:val="20"/>
          <w:szCs w:val="20"/>
        </w:rPr>
        <w:t>、MutaionObserver、process.nextTick(Node.js 环境)</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整体 script 作为第一个宏任务进入主线程，遇到 </w:t>
      </w:r>
      <w:r>
        <w:rPr>
          <w:rStyle w:val="49"/>
          <w:rFonts w:ascii="Consolas" w:hAnsi="Consolas"/>
          <w:color w:val="F5871F"/>
          <w:spacing w:val="3"/>
          <w:sz w:val="20"/>
          <w:szCs w:val="20"/>
        </w:rPr>
        <w:t>console</w:t>
      </w:r>
      <w:r>
        <w:rPr>
          <w:rStyle w:val="28"/>
          <w:rFonts w:ascii="Consolas" w:hAnsi="Consolas"/>
          <w:color w:val="333333"/>
          <w:spacing w:val="3"/>
          <w:sz w:val="20"/>
          <w:szCs w:val="20"/>
        </w:rPr>
        <w:t>.log，输出 script start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遇到 setTimeout，其回调函数被分发到宏任务 Event Queue 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遇到 </w:t>
      </w:r>
      <w:r>
        <w:rPr>
          <w:rStyle w:val="49"/>
          <w:rFonts w:ascii="Consolas" w:hAnsi="Consolas"/>
          <w:color w:val="F5871F"/>
          <w:spacing w:val="3"/>
          <w:sz w:val="20"/>
          <w:szCs w:val="20"/>
        </w:rPr>
        <w:t>Promise</w:t>
      </w:r>
      <w:r>
        <w:rPr>
          <w:rStyle w:val="28"/>
          <w:rFonts w:ascii="Consolas" w:hAnsi="Consolas"/>
          <w:color w:val="333333"/>
          <w:spacing w:val="3"/>
          <w:sz w:val="20"/>
          <w:szCs w:val="20"/>
        </w:rPr>
        <w:t>，其 then函数被分到到微任务 Event Queue 中,记为 then1，之后又遇到了 then 函数，将其分到微任务 Event Queue 中，记为 then2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遇到 </w:t>
      </w:r>
      <w:r>
        <w:rPr>
          <w:rStyle w:val="49"/>
          <w:rFonts w:ascii="Consolas" w:hAnsi="Consolas"/>
          <w:color w:val="F5871F"/>
          <w:spacing w:val="3"/>
          <w:sz w:val="20"/>
          <w:szCs w:val="20"/>
        </w:rPr>
        <w:t>console</w:t>
      </w:r>
      <w:r>
        <w:rPr>
          <w:rStyle w:val="28"/>
          <w:rFonts w:ascii="Consolas" w:hAnsi="Consolas"/>
          <w:color w:val="333333"/>
          <w:spacing w:val="3"/>
          <w:sz w:val="20"/>
          <w:szCs w:val="20"/>
        </w:rPr>
        <w:t>.log，输出 script end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至此，Event Queue 中存在三个任务，如下表：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宏任务    微任务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setTimeout    then1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then2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执行微任务，首先执行then1，输出 promise1, 然后执行 then2，输出 promise2，这样就清空了所有微任务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此时，所有的mircotask执行完毕，本轮事件循环结束，UI 开始 render，当 UI render 完毕，开始下一轮事件循环.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执行 setTimeout 任务，输出 setTimeout, 至此，输出的顺序是：script start, script end, promise1, promise2, setTimeout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UI渲染</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根据HTML Standard，一轮事件循环执行结束之后，下轮事件循环执行之前开始进行 UI render。即：macro-task任务执行完毕，接着执行完所有的micro-task任务后，此时本轮循环结束，开始执行UI render。UI render完毕之后接着下一轮循环。</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图片懒加载怎么实现？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原理：随着滚轮滚动，底部的图片会被不断地加载，从而显示在页面上，按需加载，当页面需要显示图片的时候才进行加载，否则不加载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页面加载完成时记录每个img标签的src值的字符串，</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用鼠标滚轮判断图片是否出现在屏幕，如果是，则把记录的src值赋值给src属性</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然后让image的src来发起请求，获取对应的图片放置到DOM树的这个位置上，从而实现图片的页面渲染！</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于是就可以知道，当进入页面的时候，其实我们已经把所有的图片的这个地址信息拿到了，图片懒加载的作用就是让这个图片的src按需发起请求，获取图片。</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for-in 循环会遍历出原型上的属性吗？怎么避免遍历到原型上的属性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使用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循环遍历对象的属性时，原型链上的所有属性都将被访问</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只遍历对象自身的属性，而不遍历继承于原型链上的属性，需要使用hasOwnProperty 方法过滤一下。</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Object</w:t>
      </w:r>
      <w:r>
        <w:rPr>
          <w:rStyle w:val="28"/>
          <w:rFonts w:ascii="Consolas" w:hAnsi="Consolas"/>
          <w:color w:val="333333"/>
          <w:spacing w:val="3"/>
          <w:sz w:val="20"/>
          <w:szCs w:val="20"/>
        </w:rPr>
        <w:t>.prototype.say=</w:t>
      </w:r>
      <w:r>
        <w:rPr>
          <w:rStyle w:val="48"/>
          <w:rFonts w:ascii="Consolas" w:hAnsi="Consolas"/>
          <w:color w:val="718C00"/>
          <w:spacing w:val="3"/>
          <w:sz w:val="20"/>
          <w:szCs w:val="20"/>
        </w:rPr>
        <w:t>"cgl"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person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age: </w:t>
      </w:r>
      <w:r>
        <w:rPr>
          <w:rStyle w:val="43"/>
          <w:rFonts w:ascii="Consolas" w:hAnsi="Consolas"/>
          <w:color w:val="F5871F"/>
          <w:spacing w:val="3"/>
          <w:sz w:val="20"/>
          <w:szCs w:val="20"/>
        </w:rPr>
        <w:t>18</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key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person)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(person.hasOwnProperty(key)){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.log(key, </w:t>
      </w:r>
      <w:r>
        <w:rPr>
          <w:rStyle w:val="49"/>
          <w:rFonts w:ascii="Consolas" w:hAnsi="Consolas"/>
          <w:color w:val="F5871F"/>
          <w:spacing w:val="3"/>
          <w:sz w:val="20"/>
          <w:szCs w:val="20"/>
        </w:rPr>
        <w:t>eval</w:t>
      </w:r>
      <w:r>
        <w:rPr>
          <w:rStyle w:val="28"/>
          <w:rFonts w:ascii="Consolas" w:hAnsi="Consolas"/>
          <w:color w:val="333333"/>
          <w:spacing w:val="3"/>
          <w:sz w:val="20"/>
          <w:szCs w:val="20"/>
        </w:rPr>
        <w:t>(</w:t>
      </w:r>
      <w:r>
        <w:rPr>
          <w:rStyle w:val="48"/>
          <w:rFonts w:ascii="Consolas" w:hAnsi="Consolas"/>
          <w:color w:val="718C00"/>
          <w:spacing w:val="3"/>
          <w:sz w:val="20"/>
          <w:szCs w:val="20"/>
        </w:rPr>
        <w:t>"person."</w:t>
      </w:r>
      <w:r>
        <w:rPr>
          <w:rStyle w:val="28"/>
          <w:rFonts w:ascii="Consolas" w:hAnsi="Consolas"/>
          <w:color w:val="333333"/>
          <w:spacing w:val="3"/>
          <w:sz w:val="20"/>
          <w:szCs w:val="20"/>
        </w:rPr>
        <w:t>+key));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简述call、apply、bind，call 和 apply哪个性能更好？</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、call()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call() 方法调用一个函数, 其具有一个指定的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值和分别地提供的参数(参数的列表)。 第一个参数：在 fun 函数运行时指定的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值;如果指定了 </w:t>
      </w:r>
      <w:r>
        <w:rPr>
          <w:rStyle w:val="51"/>
          <w:rFonts w:ascii="Consolas" w:hAnsi="Consolas"/>
          <w:color w:val="F5871F"/>
          <w:spacing w:val="3"/>
          <w:sz w:val="20"/>
          <w:szCs w:val="20"/>
        </w:rPr>
        <w:t>null</w:t>
      </w:r>
      <w:r>
        <w:rPr>
          <w:rStyle w:val="28"/>
          <w:rFonts w:ascii="Consolas" w:hAnsi="Consolas"/>
          <w:color w:val="333333"/>
          <w:spacing w:val="3"/>
          <w:sz w:val="20"/>
          <w:szCs w:val="20"/>
        </w:rPr>
        <w:t xml:space="preserve"> 或者 </w:t>
      </w:r>
      <w:r>
        <w:rPr>
          <w:rStyle w:val="51"/>
          <w:rFonts w:ascii="Consolas" w:hAnsi="Consolas"/>
          <w:color w:val="F5871F"/>
          <w:spacing w:val="3"/>
          <w:sz w:val="20"/>
          <w:szCs w:val="20"/>
        </w:rPr>
        <w:t>undefined</w:t>
      </w:r>
      <w:r>
        <w:rPr>
          <w:rStyle w:val="28"/>
          <w:rFonts w:ascii="Consolas" w:hAnsi="Consolas"/>
          <w:color w:val="333333"/>
          <w:spacing w:val="3"/>
          <w:sz w:val="20"/>
          <w:szCs w:val="20"/>
        </w:rPr>
        <w:t xml:space="preserve"> 则内部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指向 </w:t>
      </w:r>
      <w:r>
        <w:rPr>
          <w:rStyle w:val="49"/>
          <w:rFonts w:ascii="Consolas" w:hAnsi="Consolas"/>
          <w:color w:val="F5871F"/>
          <w:spacing w:val="3"/>
          <w:sz w:val="20"/>
          <w:szCs w:val="20"/>
        </w:rPr>
        <w:t>window</w:t>
      </w:r>
      <w:r>
        <w:rPr>
          <w:rStyle w:val="28"/>
          <w:rFonts w:ascii="Consolas" w:hAnsi="Consolas"/>
          <w:color w:val="333333"/>
          <w:spacing w:val="3"/>
          <w:sz w:val="20"/>
          <w:szCs w:val="20"/>
        </w:rPr>
        <w:t>，后面的参数：指定的参数列表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arg1, arg2</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fn.call(</w:t>
      </w:r>
      <w:r>
        <w:rPr>
          <w:rStyle w:val="45"/>
          <w:rFonts w:ascii="Consolas" w:hAnsi="Consolas"/>
          <w:color w:val="8959A8"/>
          <w:spacing w:val="3"/>
          <w:sz w:val="20"/>
          <w:szCs w:val="20"/>
        </w:rPr>
        <w:t>this</w:t>
      </w:r>
      <w:r>
        <w:rPr>
          <w:rStyle w:val="28"/>
          <w:rFonts w:ascii="Consolas" w:hAnsi="Consolas"/>
          <w:color w:val="333333"/>
          <w:spacing w:val="3"/>
          <w:sz w:val="20"/>
          <w:szCs w:val="20"/>
        </w:rPr>
        <w:t>, arg1, arg2);</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numbers = [</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458</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120</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-215</w:t>
      </w: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maxInNumbers = </w:t>
      </w:r>
      <w:r>
        <w:rPr>
          <w:rStyle w:val="49"/>
          <w:rFonts w:ascii="Consolas" w:hAnsi="Consolas"/>
          <w:color w:val="F5871F"/>
          <w:spacing w:val="3"/>
          <w:sz w:val="20"/>
          <w:szCs w:val="20"/>
        </w:rPr>
        <w:t>Math</w:t>
      </w:r>
      <w:r>
        <w:rPr>
          <w:rStyle w:val="28"/>
          <w:rFonts w:ascii="Consolas" w:hAnsi="Consolas"/>
          <w:color w:val="333333"/>
          <w:spacing w:val="3"/>
          <w:sz w:val="20"/>
          <w:szCs w:val="20"/>
        </w:rPr>
        <w:t>.max.call(</w:t>
      </w:r>
      <w:r>
        <w:rPr>
          <w:rStyle w:val="49"/>
          <w:rFonts w:ascii="Consolas" w:hAnsi="Consolas"/>
          <w:color w:val="F5871F"/>
          <w:spacing w:val="3"/>
          <w:sz w:val="20"/>
          <w:szCs w:val="20"/>
        </w:rPr>
        <w:t>Math</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458</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120</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-215</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//获取数组中的最大值458</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、apply()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apply()方法调用一个函数, 其具有一个指定的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值，以及作为一个数组（或类似数组的对象）提供的参数。apply() 与 call() 非常相似，不同之处在于提供参数的方式。apply() 使用参数数组而不是一组参数列表。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fn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arg1, arg2</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fn.apply(</w:t>
      </w:r>
      <w:r>
        <w:rPr>
          <w:rStyle w:val="45"/>
          <w:rFonts w:ascii="Consolas" w:hAnsi="Consolas"/>
          <w:color w:val="8959A8"/>
          <w:spacing w:val="3"/>
          <w:sz w:val="20"/>
          <w:szCs w:val="20"/>
        </w:rPr>
        <w:t>this</w:t>
      </w:r>
      <w:r>
        <w:rPr>
          <w:rStyle w:val="28"/>
          <w:rFonts w:ascii="Consolas" w:hAnsi="Consolas"/>
          <w:color w:val="333333"/>
          <w:spacing w:val="3"/>
          <w:sz w:val="20"/>
          <w:szCs w:val="20"/>
        </w:rPr>
        <w:t>, [arg1, arg2])</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numbers = [</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458</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120</w:t>
      </w:r>
      <w:r>
        <w:rPr>
          <w:rStyle w:val="28"/>
          <w:rFonts w:ascii="Consolas" w:hAnsi="Consolas"/>
          <w:color w:val="333333"/>
          <w:spacing w:val="3"/>
          <w:sz w:val="20"/>
          <w:szCs w:val="20"/>
        </w:rPr>
        <w:t xml:space="preserve"> , </w:t>
      </w:r>
      <w:r>
        <w:rPr>
          <w:rStyle w:val="43"/>
          <w:rFonts w:ascii="Consolas" w:hAnsi="Consolas"/>
          <w:color w:val="F5871F"/>
          <w:spacing w:val="3"/>
          <w:sz w:val="20"/>
          <w:szCs w:val="20"/>
        </w:rPr>
        <w:t>-215</w:t>
      </w:r>
      <w:r>
        <w:rPr>
          <w:rStyle w:val="28"/>
          <w:rFonts w:ascii="Consolas" w:hAnsi="Consolas"/>
          <w:color w:val="333333"/>
          <w:spacing w:val="3"/>
          <w:sz w:val="20"/>
          <w:szCs w:val="20"/>
        </w:rPr>
        <w:t xml:space="preserve"> ]; </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//umber 本身没有 max 方法，但是 Math 有，我们就可以借助 call 或者 apply 使用其方法。</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maxInNumbers = </w:t>
      </w:r>
      <w:r>
        <w:rPr>
          <w:rStyle w:val="49"/>
          <w:rFonts w:ascii="Consolas" w:hAnsi="Consolas"/>
          <w:color w:val="F5871F"/>
          <w:spacing w:val="3"/>
          <w:sz w:val="20"/>
          <w:szCs w:val="20"/>
        </w:rPr>
        <w:t>Math</w:t>
      </w:r>
      <w:r>
        <w:rPr>
          <w:rStyle w:val="28"/>
          <w:rFonts w:ascii="Consolas" w:hAnsi="Consolas"/>
          <w:color w:val="333333"/>
          <w:spacing w:val="3"/>
          <w:sz w:val="20"/>
          <w:szCs w:val="20"/>
        </w:rPr>
        <w:t>.max.apply(</w:t>
      </w:r>
      <w:r>
        <w:rPr>
          <w:rStyle w:val="49"/>
          <w:rFonts w:ascii="Consolas" w:hAnsi="Consolas"/>
          <w:color w:val="F5871F"/>
          <w:spacing w:val="3"/>
          <w:sz w:val="20"/>
          <w:szCs w:val="20"/>
        </w:rPr>
        <w:t>Math</w:t>
      </w:r>
      <w:r>
        <w:rPr>
          <w:rStyle w:val="28"/>
          <w:rFonts w:ascii="Consolas" w:hAnsi="Consolas"/>
          <w:color w:val="333333"/>
          <w:spacing w:val="3"/>
          <w:sz w:val="20"/>
          <w:szCs w:val="20"/>
        </w:rPr>
        <w:t xml:space="preserve">, numbers),   </w:t>
      </w:r>
      <w:r>
        <w:rPr>
          <w:rStyle w:val="44"/>
          <w:rFonts w:ascii="Consolas" w:hAnsi="Consolas"/>
          <w:color w:val="8E908C"/>
          <w:spacing w:val="3"/>
          <w:sz w:val="20"/>
          <w:szCs w:val="20"/>
        </w:rPr>
        <w:t>//获取数组中的最大值458</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、bind()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bind() 函数会创建一个新函数（称为绑定函数），新函数与被调函数（绑定函数的目标函数）具有相同的函数体（在 ECMAScript </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规范中内置的call属性）。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当目标函数被调用时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值绑定到 bind() 的第一个参数，该参数不能被重写。绑定函数被调用时，bind() 也接受预设的参数提供给原函数。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一个绑定函数也能使用</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操作符创建对象：这种行为就像把原函数当成构造器。提供的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值被忽略，同时调用时的参数被提供给模拟函数。</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------call 和 apply哪个性能更好？------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call的性能要比apply好一些，尤其是传递给函数的参数超过</w:t>
      </w:r>
      <w:r>
        <w:rPr>
          <w:rStyle w:val="43"/>
          <w:rFonts w:ascii="Consolas" w:hAnsi="Consolas"/>
          <w:color w:val="F5871F"/>
          <w:spacing w:val="3"/>
          <w:sz w:val="20"/>
          <w:szCs w:val="20"/>
        </w:rPr>
        <w:t>3</w:t>
      </w:r>
      <w:r>
        <w:rPr>
          <w:rStyle w:val="28"/>
          <w:rFonts w:ascii="Consolas" w:hAnsi="Consolas"/>
          <w:color w:val="333333"/>
          <w:spacing w:val="3"/>
          <w:sz w:val="20"/>
          <w:szCs w:val="20"/>
        </w:rPr>
        <w:t>个时所以后期开发的时候，可以使用call多一些</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（传参数</w:t>
      </w:r>
      <w:r>
        <w:rPr>
          <w:rStyle w:val="43"/>
          <w:rFonts w:ascii="Consolas" w:hAnsi="Consolas"/>
          <w:color w:val="F5871F"/>
          <w:spacing w:val="3"/>
          <w:sz w:val="20"/>
          <w:szCs w:val="20"/>
        </w:rPr>
        <w:t>3</w:t>
      </w:r>
      <w:r>
        <w:rPr>
          <w:rStyle w:val="28"/>
          <w:rFonts w:ascii="Consolas" w:hAnsi="Consolas"/>
          <w:color w:val="333333"/>
          <w:spacing w:val="3"/>
          <w:sz w:val="20"/>
          <w:szCs w:val="20"/>
        </w:rPr>
        <w:t>个以内的话，call和apply性能差不多，超过</w:t>
      </w:r>
      <w:r>
        <w:rPr>
          <w:rStyle w:val="43"/>
          <w:rFonts w:ascii="Consolas" w:hAnsi="Consolas"/>
          <w:color w:val="F5871F"/>
          <w:spacing w:val="3"/>
          <w:sz w:val="20"/>
          <w:szCs w:val="20"/>
        </w:rPr>
        <w:t>3</w:t>
      </w:r>
      <w:r>
        <w:rPr>
          <w:rStyle w:val="28"/>
          <w:rFonts w:ascii="Consolas" w:hAnsi="Consolas"/>
          <w:color w:val="333333"/>
          <w:spacing w:val="3"/>
          <w:sz w:val="20"/>
          <w:szCs w:val="20"/>
        </w:rPr>
        <w:t>个以上call更好一些）</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ES6 箭头函数和普通函数有什么差异？</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相比普通函数更简洁的语法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没有</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,捕获其所在上下文的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值，作为自己的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不能使用</w:t>
      </w:r>
      <w:r>
        <w:rPr>
          <w:rStyle w:val="45"/>
          <w:rFonts w:ascii="Consolas" w:hAnsi="Consolas"/>
          <w:color w:val="8959A8"/>
          <w:spacing w:val="3"/>
          <w:sz w:val="20"/>
          <w:szCs w:val="20"/>
        </w:rPr>
        <w:t>new</w:t>
      </w:r>
      <w:r>
        <w:rPr>
          <w:rStyle w:val="28"/>
          <w:rFonts w:ascii="Consolas" w:hAnsi="Consolas"/>
          <w:color w:val="333333"/>
          <w:spacing w:val="3"/>
          <w:sz w:val="20"/>
          <w:szCs w:val="20"/>
        </w:rPr>
        <w:t>,箭头函数作为匿名函数,是不能作为构造函数的,不能使用</w:t>
      </w:r>
      <w:r>
        <w:rPr>
          <w:rStyle w:val="45"/>
          <w:rFonts w:ascii="Consolas" w:hAnsi="Consolas"/>
          <w:color w:val="8959A8"/>
          <w:spacing w:val="3"/>
          <w:sz w:val="20"/>
          <w:szCs w:val="20"/>
        </w:rPr>
        <w:t>new</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不绑定</w:t>
      </w:r>
      <w:r>
        <w:rPr>
          <w:rStyle w:val="49"/>
          <w:rFonts w:ascii="Consolas" w:hAnsi="Consolas"/>
          <w:color w:val="F5871F"/>
          <w:spacing w:val="3"/>
          <w:sz w:val="20"/>
          <w:szCs w:val="20"/>
        </w:rPr>
        <w:t>arguments</w:t>
      </w:r>
      <w:r>
        <w:rPr>
          <w:rStyle w:val="28"/>
          <w:rFonts w:ascii="Consolas" w:hAnsi="Consolas"/>
          <w:color w:val="333333"/>
          <w:spacing w:val="3"/>
          <w:sz w:val="20"/>
          <w:szCs w:val="20"/>
        </w:rPr>
        <w:t>，用rest参数...解决</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test3=(...a)=&gt;{</w:t>
      </w:r>
      <w:r>
        <w:rPr>
          <w:rStyle w:val="49"/>
          <w:rFonts w:ascii="Consolas" w:hAnsi="Consolas"/>
          <w:color w:val="F5871F"/>
          <w:spacing w:val="3"/>
          <w:sz w:val="20"/>
          <w:szCs w:val="20"/>
        </w:rPr>
        <w:t>console</w:t>
      </w:r>
      <w:r>
        <w:rPr>
          <w:rStyle w:val="28"/>
          <w:rFonts w:ascii="Consolas" w:hAnsi="Consolas"/>
          <w:color w:val="333333"/>
          <w:spacing w:val="3"/>
          <w:sz w:val="20"/>
          <w:szCs w:val="20"/>
        </w:rPr>
        <w:t>.log(a[</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//22</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使用call()和apply()调用:由于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已经在词法层面完成了绑定，通过 call() 或 apply() 方法调用一个函数时，只是传入了参数而已，对 </w:t>
      </w:r>
      <w:r>
        <w:rPr>
          <w:rStyle w:val="45"/>
          <w:rFonts w:ascii="Consolas" w:hAnsi="Consolas"/>
          <w:color w:val="8959A8"/>
          <w:spacing w:val="3"/>
          <w:sz w:val="20"/>
          <w:szCs w:val="20"/>
        </w:rPr>
        <w:t>this</w:t>
      </w:r>
      <w:r>
        <w:rPr>
          <w:rStyle w:val="28"/>
          <w:rFonts w:ascii="Consolas" w:hAnsi="Consolas"/>
          <w:color w:val="333333"/>
          <w:spacing w:val="3"/>
          <w:sz w:val="20"/>
          <w:szCs w:val="20"/>
        </w:rPr>
        <w:t xml:space="preserve"> 并没有什么影响：</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箭头函数没有原型属性</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 xml:space="preserve"> 不能简单返回对象字面量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fun5 = ()=&gt;({ foo: x })   </w:t>
      </w:r>
      <w:r>
        <w:rPr>
          <w:rStyle w:val="44"/>
          <w:rFonts w:ascii="Consolas" w:hAnsi="Consolas"/>
          <w:color w:val="8E908C"/>
          <w:spacing w:val="3"/>
          <w:sz w:val="20"/>
          <w:szCs w:val="20"/>
        </w:rPr>
        <w:t>//如果x =&gt; { foo: x }  //则语法出错</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8.</w:t>
      </w:r>
      <w:r>
        <w:rPr>
          <w:rStyle w:val="28"/>
          <w:rFonts w:ascii="Consolas" w:hAnsi="Consolas"/>
          <w:color w:val="333333"/>
          <w:spacing w:val="3"/>
          <w:sz w:val="20"/>
          <w:szCs w:val="20"/>
        </w:rPr>
        <w:t xml:space="preserve"> 箭头函数不能当做Generator函数,不能使用</w:t>
      </w:r>
      <w:r>
        <w:rPr>
          <w:rStyle w:val="45"/>
          <w:rFonts w:ascii="Consolas" w:hAnsi="Consolas"/>
          <w:color w:val="8959A8"/>
          <w:spacing w:val="3"/>
          <w:sz w:val="20"/>
          <w:szCs w:val="20"/>
        </w:rPr>
        <w:t>yield</w:t>
      </w:r>
      <w:r>
        <w:rPr>
          <w:rStyle w:val="28"/>
          <w:rFonts w:ascii="Consolas" w:hAnsi="Consolas"/>
          <w:color w:val="333333"/>
          <w:spacing w:val="3"/>
          <w:sz w:val="20"/>
          <w:szCs w:val="20"/>
        </w:rPr>
        <w:t>关键字</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9.</w:t>
      </w:r>
      <w:r>
        <w:rPr>
          <w:rStyle w:val="28"/>
          <w:rFonts w:ascii="Consolas" w:hAnsi="Consolas"/>
          <w:color w:val="333333"/>
          <w:spacing w:val="3"/>
          <w:sz w:val="20"/>
          <w:szCs w:val="20"/>
        </w:rPr>
        <w:t xml:space="preserve"> 箭头函数不能换行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=&gt;</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//SyntaxError: Unexpected token =&gt;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Promise 避免回调地狱的语法糖--实现链式调用的核心点是什么？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解决回调地狱的终极方法 </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ES7的语法，可以通过 </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r>
        <w:rPr>
          <w:rStyle w:val="28"/>
          <w:rFonts w:ascii="Consolas" w:hAnsi="Consolas"/>
          <w:color w:val="333333"/>
          <w:spacing w:val="3"/>
          <w:sz w:val="20"/>
          <w:szCs w:val="20"/>
        </w:rPr>
        <w:t>让代码看起来像同步的</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异步 </w:t>
      </w:r>
      <w:r>
        <w:rPr>
          <w:rStyle w:val="45"/>
          <w:rFonts w:ascii="Consolas" w:hAnsi="Consolas"/>
          <w:color w:val="8959A8"/>
          <w:spacing w:val="3"/>
          <w:sz w:val="20"/>
          <w:szCs w:val="20"/>
        </w:rPr>
        <w:t>await</w:t>
      </w:r>
      <w:r>
        <w:rPr>
          <w:rStyle w:val="28"/>
          <w:rFonts w:ascii="Consolas" w:hAnsi="Consolas"/>
          <w:color w:val="333333"/>
          <w:spacing w:val="3"/>
          <w:sz w:val="20"/>
          <w:szCs w:val="20"/>
        </w:rPr>
        <w:t>等待</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等待 就是当后面跟的是promise对象，就让他停止 ，先让里面的异步事情做完，在把结果返回给前面的新变量，在继续向后执行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他只生效当前作用域内部，也就是</w:t>
      </w:r>
      <w:r>
        <w:rPr>
          <w:rStyle w:val="45"/>
          <w:rFonts w:ascii="Consolas" w:hAnsi="Consolas"/>
          <w:color w:val="8959A8"/>
          <w:spacing w:val="3"/>
          <w:sz w:val="20"/>
          <w:szCs w:val="20"/>
        </w:rPr>
        <w:t>async</w:t>
      </w:r>
      <w:r>
        <w:rPr>
          <w:rStyle w:val="28"/>
          <w:rFonts w:ascii="Consolas" w:hAnsi="Consolas"/>
          <w:color w:val="333333"/>
          <w:spacing w:val="3"/>
          <w:sz w:val="20"/>
          <w:szCs w:val="20"/>
        </w:rPr>
        <w:t>函数内部。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实现链式调用的核心点: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在 then 中新创建的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，它的状态变为 fulfilled 的节点是在上一个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的回调执行完毕的时候。也就是说当一个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 的状态被 fulfilled 之后，会执行其回调函数，而回调函数返回的结果会被当作 value，返回给下一个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(也就是then 中产生的 </w:t>
      </w:r>
      <w:r>
        <w:rPr>
          <w:rStyle w:val="49"/>
          <w:rFonts w:ascii="Consolas" w:hAnsi="Consolas"/>
          <w:color w:val="F5871F"/>
          <w:spacing w:val="3"/>
          <w:sz w:val="20"/>
          <w:szCs w:val="20"/>
        </w:rPr>
        <w:t>Promise</w:t>
      </w:r>
      <w:r>
        <w:rPr>
          <w:rStyle w:val="28"/>
          <w:rFonts w:ascii="Consolas" w:hAnsi="Consolas"/>
          <w:color w:val="333333"/>
          <w:spacing w:val="3"/>
          <w:sz w:val="20"/>
          <w:szCs w:val="20"/>
        </w:rPr>
        <w:t xml:space="preserve">)，同时下一个 </w:t>
      </w:r>
      <w:r>
        <w:rPr>
          <w:rStyle w:val="49"/>
          <w:rFonts w:ascii="Consolas" w:hAnsi="Consolas"/>
          <w:color w:val="F5871F"/>
          <w:spacing w:val="3"/>
          <w:sz w:val="20"/>
          <w:szCs w:val="20"/>
        </w:rPr>
        <w:t>Promise</w:t>
      </w:r>
      <w:r>
        <w:rPr>
          <w:rStyle w:val="28"/>
          <w:rFonts w:ascii="Consolas" w:hAnsi="Consolas"/>
          <w:color w:val="333333"/>
          <w:spacing w:val="3"/>
          <w:sz w:val="20"/>
          <w:szCs w:val="20"/>
        </w:rPr>
        <w:t>的状态也会被改变(执行 resolve 或 reject)，然后再去执行其回调,以此类推下去…</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进程线程区别是什么？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什么是进程？什么是线程？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进程是系统中正在运行的一个程序，程序一旦运行就是进程。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进程可以看成程序执行的一个实例。进程是系统资源分配的独立实体，每个进程都拥有独立的地址空间。一个进程无法访问另一个进程的变量和数据结构，如果想让一个进程访问另一个进程的资源，需要使用进程间通信，比如管道，文件，套接字等。</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一个进程可以拥有多个线程，每个线程使用其所属进程的栈空间。线程与进程的一个主要区别是，统一进程内的一个主要区别是，同一进程内的多个线程会共享部分状态，多个线程可以读写同一块内存（一个进程无法直接访问另一进程的内存）。同时，每个线程还拥有自己的寄存器和栈，其他线程可以读写这些栈内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线程是进程的一个实体，是进程的一条执行路径。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线程是进程的一个特定执行路径。当一个线程修改了进程的资源，它的兄弟线程可以立即看到这种变化。</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进程和线程的区别体现在以下几个方面：</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地址空间和其他资源（如打开文件）：进程间相互独立，同一进程的各线程间共享。某进程内的线程在其他进程内不可见。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通信：进程间通信IPC（管道，信号量，共享内存，消息队列），线程间可以直接独写进程数据段（如全局变量）来进程通信——需要进程同步和互斥手段的辅助，以保证数据的一致性。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调度和切换：线程上下文切换比进程上下文切换快得多。</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在多线程OS中，进程不是一个可执行的实体。</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89.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禁止事件冒泡，禁止默认事件</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/*-----禁止事件冒泡:-----*/</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stopBubble</w:t>
      </w:r>
      <w:r>
        <w:rPr>
          <w:rStyle w:val="46"/>
          <w:rFonts w:ascii="Consolas" w:hAnsi="Consolas"/>
          <w:color w:val="4271AE"/>
          <w:spacing w:val="3"/>
          <w:sz w:val="20"/>
          <w:szCs w:val="20"/>
        </w:rPr>
        <w:t>(</w:t>
      </w:r>
      <w:r>
        <w:rPr>
          <w:rStyle w:val="47"/>
          <w:rFonts w:ascii="Consolas" w:hAnsi="Consolas"/>
          <w:color w:val="F5871F"/>
          <w:spacing w:val="3"/>
          <w:sz w:val="20"/>
          <w:szCs w:val="20"/>
        </w:rPr>
        <w:t>e</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//如果提供了事件对象，则这是一个非IE浏览器</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if</w:t>
      </w:r>
      <w:r>
        <w:rPr>
          <w:rStyle w:val="28"/>
          <w:rFonts w:ascii="Consolas" w:hAnsi="Consolas"/>
          <w:color w:val="333333"/>
          <w:spacing w:val="3"/>
          <w:sz w:val="20"/>
          <w:szCs w:val="20"/>
        </w:rPr>
        <w:t xml:space="preserve"> ( e &amp;&amp; e.stopPropagation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//因此它支持W3C的stopPropagation()方法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e.stopPropagation();</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else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//否则，我们需要使用IE的方式来取消事件冒泡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 xml:space="preserve">.event.cancelBubble =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/*-----阻止浏览器的默认行为-----*/</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stopDefault</w:t>
      </w:r>
      <w:r>
        <w:rPr>
          <w:rStyle w:val="46"/>
          <w:rFonts w:ascii="Consolas" w:hAnsi="Consolas"/>
          <w:color w:val="4271AE"/>
          <w:spacing w:val="3"/>
          <w:sz w:val="20"/>
          <w:szCs w:val="20"/>
        </w:rPr>
        <w:t>(</w:t>
      </w:r>
      <w:r>
        <w:rPr>
          <w:rStyle w:val="47"/>
          <w:rFonts w:ascii="Consolas" w:hAnsi="Consolas"/>
          <w:color w:val="F5871F"/>
          <w:spacing w:val="3"/>
          <w:sz w:val="20"/>
          <w:szCs w:val="20"/>
        </w:rPr>
        <w:t xml:space="preserve"> e </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//阻止默认浏览器动作(W3C)</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 e &amp;&amp; e.preventDefault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e.preventDefault();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//IE中阻止函数器默认动作的方式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else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 xml:space="preserve">.event.returnValue = </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import export commonJS 对比区别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ES6和commonJS的一些区别</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从语法的角度上看，ES6模块化的</w:t>
      </w:r>
      <w:r>
        <w:rPr>
          <w:rStyle w:val="45"/>
          <w:rFonts w:ascii="Consolas" w:hAnsi="Consolas"/>
          <w:color w:val="8959A8"/>
          <w:spacing w:val="3"/>
          <w:sz w:val="20"/>
          <w:szCs w:val="20"/>
        </w:rPr>
        <w:t>import</w:t>
      </w:r>
      <w:r>
        <w:rPr>
          <w:rStyle w:val="28"/>
          <w:rFonts w:ascii="Consolas" w:hAnsi="Consolas"/>
          <w:color w:val="333333"/>
          <w:spacing w:val="3"/>
          <w:sz w:val="20"/>
          <w:szCs w:val="20"/>
        </w:rPr>
        <w:t xml:space="preserve"> 和 </w:t>
      </w:r>
      <w:r>
        <w:rPr>
          <w:rStyle w:val="45"/>
          <w:rFonts w:ascii="Consolas" w:hAnsi="Consolas"/>
          <w:color w:val="8959A8"/>
          <w:spacing w:val="3"/>
          <w:sz w:val="20"/>
          <w:szCs w:val="20"/>
        </w:rPr>
        <w:t>export</w:t>
      </w:r>
      <w:r>
        <w:rPr>
          <w:rStyle w:val="28"/>
          <w:rFonts w:ascii="Consolas" w:hAnsi="Consolas"/>
          <w:color w:val="333333"/>
          <w:spacing w:val="3"/>
          <w:sz w:val="20"/>
          <w:szCs w:val="20"/>
        </w:rPr>
        <w:t xml:space="preserve"> 是一个内置的标识，而commonJS的</w:t>
      </w:r>
      <w:r>
        <w:rPr>
          <w:rStyle w:val="49"/>
          <w:rFonts w:ascii="Consolas" w:hAnsi="Consolas"/>
          <w:color w:val="F5871F"/>
          <w:spacing w:val="3"/>
          <w:sz w:val="20"/>
          <w:szCs w:val="20"/>
        </w:rPr>
        <w:t>module</w:t>
      </w:r>
      <w:r>
        <w:rPr>
          <w:rStyle w:val="28"/>
          <w:rFonts w:ascii="Consolas" w:hAnsi="Consolas"/>
          <w:color w:val="333333"/>
          <w:spacing w:val="3"/>
          <w:sz w:val="20"/>
          <w:szCs w:val="20"/>
        </w:rPr>
        <w:t xml:space="preserve">.exports 和 </w:t>
      </w:r>
      <w:r>
        <w:rPr>
          <w:rStyle w:val="49"/>
          <w:rFonts w:ascii="Consolas" w:hAnsi="Consolas"/>
          <w:color w:val="F5871F"/>
          <w:spacing w:val="3"/>
          <w:sz w:val="20"/>
          <w:szCs w:val="20"/>
        </w:rPr>
        <w:t>require</w:t>
      </w:r>
      <w:r>
        <w:rPr>
          <w:rStyle w:val="28"/>
          <w:rFonts w:ascii="Consolas" w:hAnsi="Consolas"/>
          <w:color w:val="333333"/>
          <w:spacing w:val="3"/>
          <w:sz w:val="20"/>
          <w:szCs w:val="20"/>
        </w:rPr>
        <w:t xml:space="preserve"> 分别是js对象和方法。其ES6模块化和commonJS的实现方式不同。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ES6是在编译的时候导入文件，而commonJS是编译完成后，在通过</w:t>
      </w:r>
      <w:r>
        <w:rPr>
          <w:rStyle w:val="49"/>
          <w:rFonts w:ascii="Consolas" w:hAnsi="Consolas"/>
          <w:color w:val="F5871F"/>
          <w:spacing w:val="3"/>
          <w:sz w:val="20"/>
          <w:szCs w:val="20"/>
        </w:rPr>
        <w:t>require</w:t>
      </w:r>
      <w:r>
        <w:rPr>
          <w:rStyle w:val="28"/>
          <w:rFonts w:ascii="Consolas" w:hAnsi="Consolas"/>
          <w:color w:val="333333"/>
          <w:spacing w:val="3"/>
          <w:sz w:val="20"/>
          <w:szCs w:val="20"/>
        </w:rPr>
        <w:t>方法导入，并读取文件导出的文件，并返回一个</w:t>
      </w:r>
      <w:r>
        <w:rPr>
          <w:rStyle w:val="49"/>
          <w:rFonts w:ascii="Consolas" w:hAnsi="Consolas"/>
          <w:color w:val="F5871F"/>
          <w:spacing w:val="3"/>
          <w:sz w:val="20"/>
          <w:szCs w:val="20"/>
        </w:rPr>
        <w:t>module</w:t>
      </w:r>
      <w:r>
        <w:rPr>
          <w:rStyle w:val="28"/>
          <w:rFonts w:ascii="Consolas" w:hAnsi="Consolas"/>
          <w:color w:val="333333"/>
          <w:spacing w:val="3"/>
          <w:sz w:val="20"/>
          <w:szCs w:val="20"/>
        </w:rPr>
        <w:t>.exports对象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在ES6模块的内部</w:t>
      </w:r>
      <w:r>
        <w:rPr>
          <w:rStyle w:val="45"/>
          <w:rFonts w:ascii="Consolas" w:hAnsi="Consolas"/>
          <w:color w:val="8959A8"/>
          <w:spacing w:val="3"/>
          <w:sz w:val="20"/>
          <w:szCs w:val="20"/>
        </w:rPr>
        <w:t>this</w:t>
      </w:r>
      <w:r>
        <w:rPr>
          <w:rStyle w:val="28"/>
          <w:rFonts w:ascii="Consolas" w:hAnsi="Consolas"/>
          <w:color w:val="333333"/>
          <w:spacing w:val="3"/>
          <w:sz w:val="20"/>
          <w:szCs w:val="20"/>
        </w:rPr>
        <w:t>是问</w:t>
      </w:r>
      <w:r>
        <w:rPr>
          <w:rStyle w:val="51"/>
          <w:rFonts w:ascii="Consolas" w:hAnsi="Consolas"/>
          <w:color w:val="F5871F"/>
          <w:spacing w:val="3"/>
          <w:sz w:val="20"/>
          <w:szCs w:val="20"/>
        </w:rPr>
        <w:t>undefined</w:t>
      </w:r>
      <w:r>
        <w:rPr>
          <w:rStyle w:val="28"/>
          <w:rFonts w:ascii="Consolas" w:hAnsi="Consolas"/>
          <w:color w:val="333333"/>
          <w:spacing w:val="3"/>
          <w:sz w:val="20"/>
          <w:szCs w:val="20"/>
        </w:rPr>
        <w:t>，而commonJS的</w:t>
      </w:r>
      <w:r>
        <w:rPr>
          <w:rStyle w:val="45"/>
          <w:rFonts w:ascii="Consolas" w:hAnsi="Consolas"/>
          <w:color w:val="8959A8"/>
          <w:spacing w:val="3"/>
          <w:sz w:val="20"/>
          <w:szCs w:val="20"/>
        </w:rPr>
        <w:t>this</w:t>
      </w:r>
      <w:r>
        <w:rPr>
          <w:rStyle w:val="28"/>
          <w:rFonts w:ascii="Consolas" w:hAnsi="Consolas"/>
          <w:color w:val="333333"/>
          <w:spacing w:val="3"/>
          <w:sz w:val="20"/>
          <w:szCs w:val="20"/>
        </w:rPr>
        <w:t>为一个空对象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ES6模块输出的是一个引用，而commonJS模块输出的是一个值的引用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 JavaScript 是单线程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js作为主要运行在浏览器的脚本语言，js主要用途之一是操作DOM。</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举一个栗子，如果js同时有两个线程，同时对同一个dom进行操作，这时浏览器应该听哪个线程的，如何判断优先级？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为了避免这种问题，js必须是一门单线程语言</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使用箭头函数应该注意什么？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不要在对象里面定义函数，对象里面的行数应该用传统的函数方法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不要在对原型对象上定义函数，在对象原型上定义函数也是遵循着一样的规则</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不要用箭头定义构造函数</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不要用箭头定义事件回调函数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你知道 ES6 中的 Generator 和 yiled 吗？在实际开发中使用过吗？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Generator 函数是 ES6 提供的一种异步编程解决方案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执行 Generator 函数会返回一个遍历器对象，可以依次遍历 Generator 函数内部的每一个状态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形式上，Generator函数是一个普通函数，但是有两个特征：</w:t>
      </w:r>
    </w:p>
    <w:p>
      <w:pPr>
        <w:pStyle w:val="20"/>
        <w:shd w:val="clear" w:color="auto" w:fill="F7F7F7"/>
        <w:rPr>
          <w:rStyle w:val="46"/>
          <w:rFonts w:ascii="Consolas" w:hAnsi="Consolas"/>
          <w:color w:val="4271AE"/>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关键字与函数名之间有一个星号</w:t>
      </w: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2. 函数体内部使用</w:t>
      </w:r>
      <w:r>
        <w:rPr>
          <w:rStyle w:val="50"/>
          <w:rFonts w:ascii="Consolas" w:hAnsi="Consolas"/>
          <w:color w:val="8E908C"/>
          <w:spacing w:val="3"/>
          <w:sz w:val="20"/>
          <w:szCs w:val="20"/>
        </w:rPr>
        <w:t>yield</w:t>
      </w:r>
      <w:r>
        <w:rPr>
          <w:rStyle w:val="46"/>
          <w:rFonts w:ascii="Consolas" w:hAnsi="Consolas"/>
          <w:color w:val="4271AE"/>
          <w:spacing w:val="3"/>
          <w:sz w:val="20"/>
          <w:szCs w:val="20"/>
        </w:rPr>
        <w:t>表达式，定义不同的内部状态</w:t>
      </w:r>
    </w:p>
    <w:p>
      <w:pPr>
        <w:pStyle w:val="20"/>
        <w:shd w:val="clear" w:color="auto" w:fill="F7F7F7"/>
        <w:rPr>
          <w:rStyle w:val="46"/>
          <w:rFonts w:ascii="Consolas" w:hAnsi="Consolas"/>
          <w:color w:val="4271AE"/>
          <w:spacing w:val="3"/>
          <w:sz w:val="20"/>
          <w:szCs w:val="20"/>
        </w:rPr>
      </w:pPr>
    </w:p>
    <w:p>
      <w:pPr>
        <w:pStyle w:val="20"/>
        <w:shd w:val="clear" w:color="auto" w:fill="F7F7F7"/>
        <w:rPr>
          <w:rStyle w:val="46"/>
          <w:rFonts w:ascii="Consolas" w:hAnsi="Consolas"/>
          <w:color w:val="4271AE"/>
          <w:spacing w:val="3"/>
          <w:sz w:val="20"/>
          <w:szCs w:val="20"/>
        </w:rPr>
      </w:pPr>
      <w:r>
        <w:rPr>
          <w:rStyle w:val="46"/>
          <w:rFonts w:ascii="Consolas" w:hAnsi="Consolas"/>
          <w:color w:val="4271AE"/>
          <w:spacing w:val="3"/>
          <w:sz w:val="20"/>
          <w:szCs w:val="20"/>
        </w:rPr>
        <w:t>/*-----利用</w:t>
      </w:r>
      <w:r>
        <w:rPr>
          <w:rStyle w:val="50"/>
          <w:rFonts w:ascii="Consolas" w:hAnsi="Consolas"/>
          <w:color w:val="8E908C"/>
          <w:spacing w:val="3"/>
          <w:sz w:val="20"/>
          <w:szCs w:val="20"/>
        </w:rPr>
        <w:t>Generator</w:t>
      </w:r>
      <w:r>
        <w:rPr>
          <w:rStyle w:val="46"/>
          <w:rFonts w:ascii="Consolas" w:hAnsi="Consolas"/>
          <w:color w:val="4271AE"/>
          <w:spacing w:val="3"/>
          <w:sz w:val="20"/>
          <w:szCs w:val="20"/>
        </w:rPr>
        <w:t>函数，在对象上实现</w:t>
      </w:r>
      <w:r>
        <w:rPr>
          <w:rStyle w:val="50"/>
          <w:rFonts w:ascii="Consolas" w:hAnsi="Consolas"/>
          <w:color w:val="8E908C"/>
          <w:spacing w:val="3"/>
          <w:sz w:val="20"/>
          <w:szCs w:val="20"/>
        </w:rPr>
        <w:t>Iterator</w:t>
      </w:r>
      <w:r>
        <w:rPr>
          <w:rStyle w:val="46"/>
          <w:rFonts w:ascii="Consolas" w:hAnsi="Consolas"/>
          <w:color w:val="4271AE"/>
          <w:spacing w:val="3"/>
          <w:sz w:val="20"/>
          <w:szCs w:val="20"/>
        </w:rPr>
        <w:t>接口-----*/</w:t>
      </w:r>
    </w:p>
    <w:p>
      <w:pPr>
        <w:pStyle w:val="20"/>
        <w:shd w:val="clear" w:color="auto" w:fill="F7F7F7"/>
        <w:rPr>
          <w:rStyle w:val="46"/>
          <w:rFonts w:ascii="Consolas" w:hAnsi="Consolas"/>
          <w:color w:val="4271AE"/>
          <w:spacing w:val="3"/>
          <w:sz w:val="20"/>
          <w:szCs w:val="20"/>
        </w:rPr>
      </w:pPr>
    </w:p>
    <w:p>
      <w:pPr>
        <w:pStyle w:val="20"/>
        <w:shd w:val="clear" w:color="auto" w:fill="F7F7F7"/>
        <w:rPr>
          <w:rStyle w:val="28"/>
          <w:rFonts w:ascii="Consolas" w:hAnsi="Consolas"/>
          <w:color w:val="333333"/>
          <w:spacing w:val="3"/>
          <w:sz w:val="20"/>
          <w:szCs w:val="20"/>
        </w:rPr>
      </w:pPr>
      <w:r>
        <w:rPr>
          <w:rStyle w:val="50"/>
          <w:rFonts w:ascii="Consolas" w:hAnsi="Consolas"/>
          <w:color w:val="8E908C"/>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iterEntries</w:t>
      </w:r>
      <w:r>
        <w:rPr>
          <w:rStyle w:val="46"/>
          <w:rFonts w:ascii="Consolas" w:hAnsi="Consolas"/>
          <w:color w:val="4271AE"/>
          <w:spacing w:val="3"/>
          <w:sz w:val="20"/>
          <w:szCs w:val="20"/>
        </w:rPr>
        <w:t>(</w:t>
      </w:r>
      <w:r>
        <w:rPr>
          <w:rStyle w:val="47"/>
          <w:rFonts w:ascii="Consolas" w:hAnsi="Consolas"/>
          <w:color w:val="F5871F"/>
          <w:spacing w:val="3"/>
          <w:sz w:val="20"/>
          <w:szCs w:val="20"/>
        </w:rPr>
        <w:t>obj</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keys = </w:t>
      </w:r>
      <w:r>
        <w:rPr>
          <w:rStyle w:val="49"/>
          <w:rFonts w:ascii="Consolas" w:hAnsi="Consolas"/>
          <w:color w:val="F5871F"/>
          <w:spacing w:val="3"/>
          <w:sz w:val="20"/>
          <w:szCs w:val="20"/>
        </w:rPr>
        <w:t>Object</w:t>
      </w:r>
      <w:r>
        <w:rPr>
          <w:rStyle w:val="28"/>
          <w:rFonts w:ascii="Consolas" w:hAnsi="Consolas"/>
          <w:color w:val="333333"/>
          <w:spacing w:val="3"/>
          <w:sz w:val="20"/>
          <w:szCs w:val="20"/>
        </w:rPr>
        <w:t>.keys(obj);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i=</w:t>
      </w:r>
      <w:r>
        <w:rPr>
          <w:rStyle w:val="43"/>
          <w:rFonts w:ascii="Consolas" w:hAnsi="Consolas"/>
          <w:color w:val="F5871F"/>
          <w:spacing w:val="3"/>
          <w:sz w:val="20"/>
          <w:szCs w:val="20"/>
        </w:rPr>
        <w:t>0</w:t>
      </w:r>
      <w:r>
        <w:rPr>
          <w:rStyle w:val="28"/>
          <w:rFonts w:ascii="Consolas" w:hAnsi="Consolas"/>
          <w:color w:val="333333"/>
          <w:spacing w:val="3"/>
          <w:sz w:val="20"/>
          <w:szCs w:val="20"/>
        </w:rPr>
        <w:t>; i &lt; keys.length; 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key = keys[i];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yield</w:t>
      </w:r>
      <w:r>
        <w:rPr>
          <w:rStyle w:val="28"/>
          <w:rFonts w:ascii="Consolas" w:hAnsi="Consolas"/>
          <w:color w:val="333333"/>
          <w:spacing w:val="3"/>
          <w:sz w:val="20"/>
          <w:szCs w:val="20"/>
        </w:rPr>
        <w:t xml:space="preserve"> [key, obj[key]];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myObj = { foo: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bar: </w:t>
      </w:r>
      <w:r>
        <w:rPr>
          <w:rStyle w:val="43"/>
          <w:rFonts w:ascii="Consolas" w:hAnsi="Consolas"/>
          <w:color w:val="F5871F"/>
          <w:spacing w:val="3"/>
          <w:sz w:val="20"/>
          <w:szCs w:val="20"/>
        </w:rPr>
        <w:t>7</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[key, value] </w:t>
      </w:r>
      <w:r>
        <w:rPr>
          <w:rStyle w:val="45"/>
          <w:rFonts w:ascii="Consolas" w:hAnsi="Consolas"/>
          <w:color w:val="8959A8"/>
          <w:spacing w:val="3"/>
          <w:sz w:val="20"/>
          <w:szCs w:val="20"/>
        </w:rPr>
        <w:t>of</w:t>
      </w:r>
      <w:r>
        <w:rPr>
          <w:rStyle w:val="28"/>
          <w:rFonts w:ascii="Consolas" w:hAnsi="Consolas"/>
          <w:color w:val="333333"/>
          <w:spacing w:val="3"/>
          <w:sz w:val="20"/>
          <w:szCs w:val="20"/>
        </w:rPr>
        <w:t xml:space="preserve"> iterEntries(myObj))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.log(key, value);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Cookie、storage 的区别？什么时候使用？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区别：</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cookie数据始终在同源的http请求中携带（即使不需要），即cookie在浏览器和服务器间来回传递。localStorage不会自动把数据发给服务器，仅在本地保存。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cookie数据还有路径（path）的概念，可以限制cookie只属于某个路径下。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存储大小限制也不同，cookie数据不能超过</w:t>
      </w:r>
      <w:r>
        <w:rPr>
          <w:rStyle w:val="43"/>
          <w:rFonts w:ascii="Consolas" w:hAnsi="Consolas"/>
          <w:color w:val="F5871F"/>
          <w:spacing w:val="3"/>
          <w:sz w:val="20"/>
          <w:szCs w:val="20"/>
        </w:rPr>
        <w:t>4</w:t>
      </w:r>
      <w:r>
        <w:rPr>
          <w:rStyle w:val="28"/>
          <w:rFonts w:ascii="Consolas" w:hAnsi="Consolas"/>
          <w:color w:val="333333"/>
          <w:spacing w:val="3"/>
          <w:sz w:val="20"/>
          <w:szCs w:val="20"/>
        </w:rPr>
        <w:t>k，同时因为每次http请求都会携带cookie，所以cookie只适合保存很小的数据，如会话标识。localStorage 虽然也有存储大小的限制，但比cookie大得多，可以达到</w:t>
      </w:r>
      <w:r>
        <w:rPr>
          <w:rStyle w:val="43"/>
          <w:rFonts w:ascii="Consolas" w:hAnsi="Consolas"/>
          <w:color w:val="F5871F"/>
          <w:spacing w:val="3"/>
          <w:sz w:val="20"/>
          <w:szCs w:val="20"/>
        </w:rPr>
        <w:t>5</w:t>
      </w:r>
      <w:r>
        <w:rPr>
          <w:rStyle w:val="28"/>
          <w:rFonts w:ascii="Consolas" w:hAnsi="Consolas"/>
          <w:color w:val="333333"/>
          <w:spacing w:val="3"/>
          <w:sz w:val="20"/>
          <w:szCs w:val="20"/>
        </w:rPr>
        <w:t>M或更大。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数据有效期不同，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localStorage：始终有效，窗口或浏览器关闭也一直保存，因此用作持久数据；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cookie只在设置的cookie过期时间之前一直有效，即使窗口或浏览器关闭。</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 xml:space="preserve"> WebStorage 支持事件通知机制，可以将数据更新的通知发送给监听者。</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 xml:space="preserve"> WebStorage 的 api 接口使用更方便。</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使用场景：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localStorage可以用来统计页面访问次数。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cookie一般存储用户名密码相关信息，一般使用</w:t>
      </w:r>
      <w:r>
        <w:rPr>
          <w:rStyle w:val="49"/>
          <w:rFonts w:ascii="Consolas" w:hAnsi="Consolas"/>
          <w:color w:val="F5871F"/>
          <w:spacing w:val="3"/>
          <w:sz w:val="20"/>
          <w:szCs w:val="20"/>
        </w:rPr>
        <w:t>escape</w:t>
      </w:r>
      <w:r>
        <w:rPr>
          <w:rStyle w:val="28"/>
          <w:rFonts w:ascii="Consolas" w:hAnsi="Consolas"/>
          <w:color w:val="333333"/>
          <w:spacing w:val="3"/>
          <w:sz w:val="20"/>
          <w:szCs w:val="20"/>
        </w:rPr>
        <w:t>转义编码后存储。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map、fillter、reduce 各自有什么作用？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：map 作用是生成一个新数组，遍历原数组，将每个元素拿出来做一些变换然后放入到新的数组中。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另外 map 的回调函数接受三个参数，分别是当前索引元素，索引，原数组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：filter 的作用也是生成一个新数组，在遍历数组的时候将返回值为 </w:t>
      </w:r>
      <w:r>
        <w:rPr>
          <w:rStyle w:val="51"/>
          <w:rFonts w:ascii="Consolas" w:hAnsi="Consolas"/>
          <w:color w:val="F5871F"/>
          <w:spacing w:val="3"/>
          <w:sz w:val="20"/>
          <w:szCs w:val="20"/>
        </w:rPr>
        <w:t>true</w:t>
      </w:r>
      <w:r>
        <w:rPr>
          <w:rStyle w:val="28"/>
          <w:rFonts w:ascii="Consolas" w:hAnsi="Consolas"/>
          <w:color w:val="333333"/>
          <w:spacing w:val="3"/>
          <w:sz w:val="20"/>
          <w:szCs w:val="20"/>
        </w:rPr>
        <w:t xml:space="preserve"> 的元素放入新数组，我们可以利用这个函数删除一些不需要的元素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和 map 一样，filter 的回调函数也接受三个参数，用处也相同。</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：reduce 可以将数组中的元素通过回调函数最终转换为一个值。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它接受两个参数，分别是回调函数和初始值，接下来我们来分解上述代码中 reduce 的过程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首先初始值为 </w:t>
      </w:r>
      <w:r>
        <w:rPr>
          <w:rStyle w:val="43"/>
          <w:rFonts w:ascii="Consolas" w:hAnsi="Consolas"/>
          <w:color w:val="F5871F"/>
          <w:spacing w:val="3"/>
          <w:sz w:val="20"/>
          <w:szCs w:val="20"/>
        </w:rPr>
        <w:t>0</w:t>
      </w:r>
      <w:r>
        <w:rPr>
          <w:rStyle w:val="28"/>
          <w:rFonts w:ascii="Consolas" w:hAnsi="Consolas"/>
          <w:color w:val="333333"/>
          <w:spacing w:val="3"/>
          <w:sz w:val="20"/>
          <w:szCs w:val="20"/>
        </w:rPr>
        <w:t>，该值会在执行第一次回调函数时作为第一个参数传入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回调函数接受四个参数，分别为累计值、当前元素、当前索引、原数组，后三者想必大家都可以明白作用，这里着重分析第一个参数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JS的基本数据类型判断有什么方法？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45"/>
          <w:rFonts w:ascii="Consolas" w:hAnsi="Consolas"/>
          <w:color w:val="8959A8"/>
          <w:spacing w:val="3"/>
          <w:sz w:val="20"/>
          <w:szCs w:val="20"/>
        </w:rPr>
        <w:t>typeof</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48"/>
          <w:rFonts w:ascii="Consolas" w:hAnsi="Consolas"/>
          <w:color w:val="718C00"/>
          <w:spacing w:val="3"/>
          <w:sz w:val="20"/>
          <w:szCs w:val="20"/>
        </w:rPr>
        <w:t>''</w:t>
      </w:r>
      <w:r>
        <w:rPr>
          <w:rStyle w:val="28"/>
          <w:rFonts w:ascii="Consolas" w:hAnsi="Consolas"/>
          <w:color w:val="333333"/>
          <w:spacing w:val="3"/>
          <w:sz w:val="20"/>
          <w:szCs w:val="20"/>
        </w:rPr>
        <w:t>;</w:t>
      </w:r>
      <w:r>
        <w:rPr>
          <w:rStyle w:val="44"/>
          <w:rFonts w:ascii="Consolas" w:hAnsi="Consolas"/>
          <w:color w:val="8E908C"/>
          <w:spacing w:val="3"/>
          <w:sz w:val="20"/>
          <w:szCs w:val="20"/>
        </w:rPr>
        <w:t>// string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4"/>
          <w:rFonts w:ascii="Consolas" w:hAnsi="Consolas"/>
          <w:color w:val="8E908C"/>
          <w:spacing w:val="3"/>
          <w:sz w:val="20"/>
          <w:szCs w:val="20"/>
        </w:rPr>
        <w:t>// number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Symbol</w:t>
      </w:r>
      <w:r>
        <w:rPr>
          <w:rStyle w:val="28"/>
          <w:rFonts w:ascii="Consolas" w:hAnsi="Consolas"/>
          <w:color w:val="333333"/>
          <w:spacing w:val="3"/>
          <w:sz w:val="20"/>
          <w:szCs w:val="20"/>
        </w:rPr>
        <w:t>();</w:t>
      </w:r>
      <w:r>
        <w:rPr>
          <w:rStyle w:val="44"/>
          <w:rFonts w:ascii="Consolas" w:hAnsi="Consolas"/>
          <w:color w:val="8E908C"/>
          <w:spacing w:val="3"/>
          <w:sz w:val="20"/>
          <w:szCs w:val="20"/>
        </w:rPr>
        <w:t>// symbol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true</w:t>
      </w:r>
      <w:r>
        <w:rPr>
          <w:rStyle w:val="28"/>
          <w:rFonts w:ascii="Consolas" w:hAnsi="Consolas"/>
          <w:color w:val="333333"/>
          <w:spacing w:val="3"/>
          <w:sz w:val="20"/>
          <w:szCs w:val="20"/>
        </w:rPr>
        <w:t>;</w:t>
      </w:r>
      <w:r>
        <w:rPr>
          <w:rStyle w:val="44"/>
          <w:rFonts w:ascii="Consolas" w:hAnsi="Consolas"/>
          <w:color w:val="8E908C"/>
          <w:spacing w:val="3"/>
          <w:sz w:val="20"/>
          <w:szCs w:val="20"/>
        </w:rPr>
        <w:t>//boolean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undefined</w:t>
      </w:r>
      <w:r>
        <w:rPr>
          <w:rStyle w:val="28"/>
          <w:rFonts w:ascii="Consolas" w:hAnsi="Consolas"/>
          <w:color w:val="333333"/>
          <w:spacing w:val="3"/>
          <w:sz w:val="20"/>
          <w:szCs w:val="20"/>
        </w:rPr>
        <w:t>;</w:t>
      </w:r>
      <w:r>
        <w:rPr>
          <w:rStyle w:val="44"/>
          <w:rFonts w:ascii="Consolas" w:hAnsi="Consolas"/>
          <w:color w:val="8E908C"/>
          <w:spacing w:val="3"/>
          <w:sz w:val="20"/>
          <w:szCs w:val="20"/>
        </w:rPr>
        <w:t>//undefined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null</w:t>
      </w:r>
      <w:r>
        <w:rPr>
          <w:rStyle w:val="28"/>
          <w:rFonts w:ascii="Consolas" w:hAnsi="Consolas"/>
          <w:color w:val="333333"/>
          <w:spacing w:val="3"/>
          <w:sz w:val="20"/>
          <w:szCs w:val="20"/>
        </w:rPr>
        <w:t>;</w:t>
      </w:r>
      <w:r>
        <w:rPr>
          <w:rStyle w:val="44"/>
          <w:rFonts w:ascii="Consolas" w:hAnsi="Consolas"/>
          <w:color w:val="8E908C"/>
          <w:spacing w:val="3"/>
          <w:sz w:val="20"/>
          <w:szCs w:val="20"/>
        </w:rPr>
        <w:t>//object 无效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 ;</w:t>
      </w:r>
      <w:r>
        <w:rPr>
          <w:rStyle w:val="44"/>
          <w:rFonts w:ascii="Consolas" w:hAnsi="Consolas"/>
          <w:color w:val="8E908C"/>
          <w:spacing w:val="3"/>
          <w:sz w:val="20"/>
          <w:szCs w:val="20"/>
        </w:rPr>
        <w:t>//object 无效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Function</w:t>
      </w:r>
      <w:r>
        <w:rPr>
          <w:rStyle w:val="28"/>
          <w:rFonts w:ascii="Consolas" w:hAnsi="Consolas"/>
          <w:color w:val="333333"/>
          <w:spacing w:val="3"/>
          <w:sz w:val="20"/>
          <w:szCs w:val="20"/>
        </w:rPr>
        <w:t>();</w:t>
      </w:r>
      <w:r>
        <w:rPr>
          <w:rStyle w:val="44"/>
          <w:rFonts w:ascii="Consolas" w:hAnsi="Consolas"/>
          <w:color w:val="8E908C"/>
          <w:spacing w:val="3"/>
          <w:sz w:val="20"/>
          <w:szCs w:val="20"/>
        </w:rPr>
        <w:t>// function 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Date</w:t>
      </w:r>
      <w:r>
        <w:rPr>
          <w:rStyle w:val="28"/>
          <w:rFonts w:ascii="Consolas" w:hAnsi="Consolas"/>
          <w:color w:val="333333"/>
          <w:spacing w:val="3"/>
          <w:sz w:val="20"/>
          <w:szCs w:val="20"/>
        </w:rPr>
        <w:t>();</w:t>
      </w:r>
      <w:r>
        <w:rPr>
          <w:rStyle w:val="44"/>
          <w:rFonts w:ascii="Consolas" w:hAnsi="Consolas"/>
          <w:color w:val="8E908C"/>
          <w:spacing w:val="3"/>
          <w:sz w:val="20"/>
          <w:szCs w:val="20"/>
        </w:rPr>
        <w:t>//object 无效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RegExp</w:t>
      </w:r>
      <w:r>
        <w:rPr>
          <w:rStyle w:val="28"/>
          <w:rFonts w:ascii="Consolas" w:hAnsi="Consolas"/>
          <w:color w:val="333333"/>
          <w:spacing w:val="3"/>
          <w:sz w:val="20"/>
          <w:szCs w:val="20"/>
        </w:rPr>
        <w:t>();</w:t>
      </w:r>
      <w:r>
        <w:rPr>
          <w:rStyle w:val="44"/>
          <w:rFonts w:ascii="Consolas" w:hAnsi="Consolas"/>
          <w:color w:val="8E908C"/>
          <w:spacing w:val="3"/>
          <w:sz w:val="20"/>
          <w:szCs w:val="20"/>
        </w:rPr>
        <w:t>//object 无效</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45"/>
          <w:rFonts w:ascii="Consolas" w:hAnsi="Consolas"/>
          <w:color w:val="8959A8"/>
          <w:spacing w:val="3"/>
          <w:sz w:val="20"/>
          <w:szCs w:val="20"/>
        </w:rPr>
        <w:t>instanceof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是用来判断 A 是否为 B 的实例，表达式为：A </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B，如果 A 是 B 的实例，则返回 </w:t>
      </w:r>
      <w:r>
        <w:rPr>
          <w:rStyle w:val="51"/>
          <w:rFonts w:ascii="Consolas" w:hAnsi="Consolas"/>
          <w:color w:val="F5871F"/>
          <w:spacing w:val="3"/>
          <w:sz w:val="20"/>
          <w:szCs w:val="20"/>
        </w:rPr>
        <w:t>true</w:t>
      </w:r>
      <w:r>
        <w:rPr>
          <w:rStyle w:val="28"/>
          <w:rFonts w:ascii="Consolas" w:hAnsi="Consolas"/>
          <w:color w:val="333333"/>
          <w:spacing w:val="3"/>
          <w:sz w:val="20"/>
          <w:szCs w:val="20"/>
        </w:rPr>
        <w:t xml:space="preserve">,否则返回 </w:t>
      </w:r>
      <w:r>
        <w:rPr>
          <w:rStyle w:val="51"/>
          <w:rFonts w:ascii="Consolas" w:hAnsi="Consolas"/>
          <w:color w:val="F5871F"/>
          <w:spacing w:val="3"/>
          <w:sz w:val="20"/>
          <w:szCs w:val="20"/>
        </w:rPr>
        <w:t>false</w:t>
      </w:r>
      <w:r>
        <w:rPr>
          <w:rStyle w:val="28"/>
          <w:rFonts w:ascii="Consolas" w:hAnsi="Consolas"/>
          <w:color w:val="333333"/>
          <w:spacing w:val="3"/>
          <w:sz w:val="20"/>
          <w:szCs w:val="20"/>
        </w:rPr>
        <w:t>。        在这里需要特别注意的是：</w:t>
      </w:r>
      <w:r>
        <w:rPr>
          <w:rStyle w:val="45"/>
          <w:rFonts w:ascii="Consolas" w:hAnsi="Consolas"/>
          <w:color w:val="8959A8"/>
          <w:spacing w:val="3"/>
          <w:sz w:val="20"/>
          <w:szCs w:val="20"/>
        </w:rPr>
        <w:t>instanceof</w:t>
      </w:r>
      <w:r>
        <w:rPr>
          <w:rStyle w:val="28"/>
          <w:rFonts w:ascii="Consolas" w:hAnsi="Consolas"/>
          <w:color w:val="333333"/>
          <w:spacing w:val="3"/>
          <w:sz w:val="20"/>
          <w:szCs w:val="20"/>
        </w:rPr>
        <w:t xml:space="preserve"> 检测的是原型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45"/>
          <w:rFonts w:ascii="Consolas" w:hAnsi="Consolas"/>
          <w:color w:val="8959A8"/>
          <w:spacing w:val="3"/>
          <w:sz w:val="20"/>
          <w:szCs w:val="20"/>
        </w:rPr>
        <w:t>constructor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当一个函数 F被定义时，JS引擎会为F添加 prototype 原型，然后再在 prototype上添加一个 </w:t>
      </w:r>
      <w:r>
        <w:rPr>
          <w:rStyle w:val="45"/>
          <w:rFonts w:ascii="Consolas" w:hAnsi="Consolas"/>
          <w:color w:val="8959A8"/>
          <w:spacing w:val="3"/>
          <w:sz w:val="20"/>
          <w:szCs w:val="20"/>
        </w:rPr>
        <w:t>constructor</w:t>
      </w:r>
      <w:r>
        <w:rPr>
          <w:rStyle w:val="28"/>
          <w:rFonts w:ascii="Consolas" w:hAnsi="Consolas"/>
          <w:color w:val="333333"/>
          <w:spacing w:val="3"/>
          <w:sz w:val="20"/>
          <w:szCs w:val="20"/>
        </w:rPr>
        <w:t xml:space="preserve"> 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4.toString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toString() 是 Object 的原型方法，调用该方法，默认返回当前对象的 [[Class]] 。这是一个内部属性，其格式为 [object Xxx] ，其中 Xxx 就是对象的类型。</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对于 Object 对象，直接调用 toString()  就能返回 [object Object] 。而对于其他对象，则需要通过 call / apply 来调用才能返回正确的类型信息。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 ;  // [object String]</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Object.prototype.toString.call(1) ;   // [object Number]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Object.prototype.toString.call(true) ;// [object Boolean]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Object.prototype.toString.call(Symbol());//[object Symbol]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Object.prototype.toString.call(undefined) ;// [object Undefined]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Object.prototype.toString.call(null) ;// [object Null]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Object.prototype.toString.call(newFunction()) ;// [object Function]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Object.prototype.toString.call(newDate()) ;// [object Date]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 ;// [object Array]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Object.prototype.toString.call(newRegExp()) ;// [object RegExp]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Object.prototype.toString.call(newError()) ;// [object Error]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Object.prototype.toString.call(document) ;// [object HTMLDocument]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Object.prototype.toString.call(window) ;//[object global] window 是全局对象 global 的引用</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构造函数、实例对象、原型对象三者的关系是什么？</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5274310" cy="3735070"/>
            <wp:effectExtent l="0" t="0" r="2540" b="0"/>
            <wp:docPr id="11" name="图片 11"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4310" cy="3735070"/>
                    </a:xfrm>
                    <a:prstGeom prst="rect">
                      <a:avLst/>
                    </a:prstGeom>
                    <a:noFill/>
                    <a:ln>
                      <a:noFill/>
                    </a:ln>
                  </pic:spPr>
                </pic:pic>
              </a:graphicData>
            </a:graphic>
          </wp:inline>
        </w:drawing>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JS中的常见设计模式以及应用场景？</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、单例模式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单例模式就是一个实例在整个网页的生命周期里只创建一次，后续再调用实例创建函数的时候，返回的仍是之前创建的实例。在实际开发中应用十分广泛，例如页面中的登录框，显示消息的提示窗</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、策略模式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策略模式是指将策略（算法）封装起来，策略的目的是将算法和使用分离开。</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、代理模式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代理模式很好理解，我们不能直接使用目标函数，而是通过调用代理函数来实现对目标函数的使用。</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、发布订阅模式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发布订阅模式在实际应用中非常常见，例如，我们在微信App上关注了某个公众号，当该公众号有新文章发布时，就会通知我们。</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发布订阅模式定义了一种一对多的依赖关系，当“一”发生变化，通知多个依赖。</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、命令模式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所谓命令模式就是将下要执行的业务逻辑封装到一个函数或类中，不需要具体谁来执行该命令的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99.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介绍下事件代理，主要解决什么问题</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绑定事件太多，浏览器占用内存变大，严重影响性能</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Ajax出现，局部刷新盛行，每次加载完，都要重新绑定事件</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部分浏览器移除元素时，绑定的事件没有被及时移除，导致内存泄漏，严重影响性能</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 Ajax中重复绑定，导致代码耦合性过大，影响后期维护</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异步的解决方案有哪些？</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回调函数callback</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事件发布订阅</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49"/>
          <w:rFonts w:ascii="Consolas" w:hAnsi="Consolas"/>
          <w:color w:val="F5871F"/>
          <w:spacing w:val="3"/>
          <w:sz w:val="20"/>
          <w:szCs w:val="20"/>
        </w:rPr>
        <w:t>Promise</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Generator</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45"/>
          <w:rFonts w:ascii="Consolas" w:hAnsi="Consolas"/>
          <w:color w:val="8959A8"/>
          <w:spacing w:val="3"/>
          <w:sz w:val="20"/>
          <w:szCs w:val="20"/>
        </w:rPr>
        <w:t>async</w:t>
      </w:r>
      <w:r>
        <w:rPr>
          <w:rStyle w:val="28"/>
          <w:rFonts w:ascii="Consolas" w:hAnsi="Consolas"/>
          <w:color w:val="333333"/>
          <w:spacing w:val="3"/>
          <w:sz w:val="20"/>
          <w:szCs w:val="20"/>
        </w:rPr>
        <w:t>/</w:t>
      </w:r>
      <w:r>
        <w:rPr>
          <w:rStyle w:val="45"/>
          <w:rFonts w:ascii="Consolas" w:hAnsi="Consolas"/>
          <w:color w:val="8959A8"/>
          <w:spacing w:val="3"/>
          <w:sz w:val="20"/>
          <w:szCs w:val="20"/>
        </w:rPr>
        <w:t>await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new 的原理是什么？通过 new 的方式创建对象和通过字面量创建有什么区别？</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new</w:t>
      </w:r>
      <w:r>
        <w:rPr>
          <w:rStyle w:val="28"/>
          <w:rFonts w:ascii="Consolas" w:hAnsi="Consolas"/>
          <w:color w:val="333333"/>
          <w:spacing w:val="3"/>
          <w:sz w:val="20"/>
          <w:szCs w:val="20"/>
        </w:rPr>
        <w:t>操作符的作用如下：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创建一个空对象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由</w:t>
      </w:r>
      <w:r>
        <w:rPr>
          <w:rStyle w:val="45"/>
          <w:rFonts w:ascii="Consolas" w:hAnsi="Consolas"/>
          <w:color w:val="8959A8"/>
          <w:spacing w:val="3"/>
          <w:sz w:val="20"/>
          <w:szCs w:val="20"/>
        </w:rPr>
        <w:t>this</w:t>
      </w:r>
      <w:r>
        <w:rPr>
          <w:rStyle w:val="28"/>
          <w:rFonts w:ascii="Consolas" w:hAnsi="Consolas"/>
          <w:color w:val="333333"/>
          <w:spacing w:val="3"/>
          <w:sz w:val="20"/>
          <w:szCs w:val="20"/>
        </w:rPr>
        <w:t>变量引用该对象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该对象继承该函数的原型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把属性和方法加入到</w:t>
      </w:r>
      <w:r>
        <w:rPr>
          <w:rStyle w:val="45"/>
          <w:rFonts w:ascii="Consolas" w:hAnsi="Consolas"/>
          <w:color w:val="8959A8"/>
          <w:spacing w:val="3"/>
          <w:sz w:val="20"/>
          <w:szCs w:val="20"/>
        </w:rPr>
        <w:t>this</w:t>
      </w:r>
      <w:r>
        <w:rPr>
          <w:rStyle w:val="28"/>
          <w:rFonts w:ascii="Consolas" w:hAnsi="Consolas"/>
          <w:color w:val="333333"/>
          <w:spacing w:val="3"/>
          <w:sz w:val="20"/>
          <w:szCs w:val="20"/>
        </w:rPr>
        <w:t>引用的对象中</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新创建的对象由</w:t>
      </w:r>
      <w:r>
        <w:rPr>
          <w:rStyle w:val="45"/>
          <w:rFonts w:ascii="Consolas" w:hAnsi="Consolas"/>
          <w:color w:val="8959A8"/>
          <w:spacing w:val="3"/>
          <w:sz w:val="20"/>
          <w:szCs w:val="20"/>
        </w:rPr>
        <w:t>this</w:t>
      </w:r>
      <w:r>
        <w:rPr>
          <w:rStyle w:val="28"/>
          <w:rFonts w:ascii="Consolas" w:hAnsi="Consolas"/>
          <w:color w:val="333333"/>
          <w:spacing w:val="3"/>
          <w:sz w:val="20"/>
          <w:szCs w:val="20"/>
        </w:rPr>
        <w:t>引用，最后隐式地返回</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字面量创建不会调用 </w:t>
      </w:r>
      <w:r>
        <w:rPr>
          <w:rStyle w:val="49"/>
          <w:rFonts w:ascii="Consolas" w:hAnsi="Consolas"/>
          <w:color w:val="F5871F"/>
          <w:spacing w:val="3"/>
          <w:sz w:val="20"/>
          <w:szCs w:val="20"/>
        </w:rPr>
        <w:t>Object</w:t>
      </w:r>
      <w:r>
        <w:rPr>
          <w:rStyle w:val="28"/>
          <w:rFonts w:ascii="Consolas" w:hAnsi="Consolas"/>
          <w:color w:val="333333"/>
          <w:spacing w:val="3"/>
          <w:sz w:val="20"/>
          <w:szCs w:val="20"/>
        </w:rPr>
        <w:t>构造函数, 简洁且性能更好;</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数组去重的方法</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方法一：</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双层循环，外层循环元素，内层循环时比较值</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如果有相同的值则跳过，不相同则push进数组</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.prototype.distinct =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 = arr.length;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(i = </w:t>
      </w:r>
      <w:r>
        <w:rPr>
          <w:rStyle w:val="43"/>
          <w:rFonts w:ascii="Consolas" w:hAnsi="Consolas"/>
          <w:color w:val="F5871F"/>
          <w:spacing w:val="3"/>
          <w:sz w:val="20"/>
          <w:szCs w:val="20"/>
        </w:rPr>
        <w:t>0</w:t>
      </w:r>
      <w:r>
        <w:rPr>
          <w:rStyle w:val="28"/>
          <w:rFonts w:ascii="Consolas" w:hAnsi="Consolas"/>
          <w:color w:val="333333"/>
          <w:spacing w:val="3"/>
          <w:sz w:val="20"/>
          <w:szCs w:val="20"/>
        </w:rPr>
        <w:t>; i &lt; len;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(j = i + </w:t>
      </w:r>
      <w:r>
        <w:rPr>
          <w:rStyle w:val="43"/>
          <w:rFonts w:ascii="Consolas" w:hAnsi="Consolas"/>
          <w:color w:val="F5871F"/>
          <w:spacing w:val="3"/>
          <w:sz w:val="20"/>
          <w:szCs w:val="20"/>
        </w:rPr>
        <w:t>1</w:t>
      </w:r>
      <w:r>
        <w:rPr>
          <w:rStyle w:val="28"/>
          <w:rFonts w:ascii="Consolas" w:hAnsi="Consolas"/>
          <w:color w:val="333333"/>
          <w:spacing w:val="3"/>
          <w:sz w:val="20"/>
          <w:szCs w:val="20"/>
        </w:rPr>
        <w:t>; j &lt; len; 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(arr[i] === arr[j]){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j =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result.push(arr[i]);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result;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arra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arra.distinct();    </w:t>
      </w:r>
      <w:r>
        <w:rPr>
          <w:rStyle w:val="44"/>
          <w:rFonts w:ascii="Consolas" w:hAnsi="Consolas"/>
          <w:color w:val="8E908C"/>
          <w:spacing w:val="3"/>
          <w:sz w:val="20"/>
          <w:szCs w:val="20"/>
        </w:rPr>
        <w:t>//返回[3,4,2,1]</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方法二：利用splice直接在原数组进行操作</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双层循环，外层循环元素，内层循环时比较值</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值相同时，则删去这个值</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注意点:删除元素之后，需要将数组的长度也减1.</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.prototype.distinct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 = arr.length;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(i = </w:t>
      </w:r>
      <w:r>
        <w:rPr>
          <w:rStyle w:val="43"/>
          <w:rFonts w:ascii="Consolas" w:hAnsi="Consolas"/>
          <w:color w:val="F5871F"/>
          <w:spacing w:val="3"/>
          <w:sz w:val="20"/>
          <w:szCs w:val="20"/>
        </w:rPr>
        <w:t>0</w:t>
      </w:r>
      <w:r>
        <w:rPr>
          <w:rStyle w:val="28"/>
          <w:rFonts w:ascii="Consolas" w:hAnsi="Consolas"/>
          <w:color w:val="333333"/>
          <w:spacing w:val="3"/>
          <w:sz w:val="20"/>
          <w:szCs w:val="20"/>
        </w:rPr>
        <w:t>; i &lt; len;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(j = i + </w:t>
      </w:r>
      <w:r>
        <w:rPr>
          <w:rStyle w:val="43"/>
          <w:rFonts w:ascii="Consolas" w:hAnsi="Consolas"/>
          <w:color w:val="F5871F"/>
          <w:spacing w:val="3"/>
          <w:sz w:val="20"/>
          <w:szCs w:val="20"/>
        </w:rPr>
        <w:t>1</w:t>
      </w:r>
      <w:r>
        <w:rPr>
          <w:rStyle w:val="28"/>
          <w:rFonts w:ascii="Consolas" w:hAnsi="Consolas"/>
          <w:color w:val="333333"/>
          <w:spacing w:val="3"/>
          <w:sz w:val="20"/>
          <w:szCs w:val="20"/>
        </w:rPr>
        <w:t>; j &lt; len; 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(arr[i] == arr[j]){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arr.splice(j,</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j--;</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6</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56</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a.distinct();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.log(b.toString()); </w:t>
      </w:r>
      <w:r>
        <w:rPr>
          <w:rStyle w:val="44"/>
          <w:rFonts w:ascii="Consolas" w:hAnsi="Consolas"/>
          <w:color w:val="8E908C"/>
          <w:spacing w:val="3"/>
          <w:sz w:val="20"/>
          <w:szCs w:val="20"/>
        </w:rPr>
        <w:t>//1,2,3,4,5,6,56</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优点：简单易懂</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缺点：占用内存高，速度慢</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方法三：利用对象的属性不能相同的特点进行去重</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.prototype.distinct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 = arr.length;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(i = </w:t>
      </w:r>
      <w:r>
        <w:rPr>
          <w:rStyle w:val="43"/>
          <w:rFonts w:ascii="Consolas" w:hAnsi="Consolas"/>
          <w:color w:val="F5871F"/>
          <w:spacing w:val="3"/>
          <w:sz w:val="20"/>
          <w:szCs w:val="20"/>
        </w:rPr>
        <w:t>0</w:t>
      </w:r>
      <w:r>
        <w:rPr>
          <w:rStyle w:val="28"/>
          <w:rFonts w:ascii="Consolas" w:hAnsi="Consolas"/>
          <w:color w:val="333333"/>
          <w:spacing w:val="3"/>
          <w:sz w:val="20"/>
          <w:szCs w:val="20"/>
        </w:rPr>
        <w:t>; i&lt; arr.length; 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(!obj[arr[i]]){ </w:t>
      </w:r>
      <w:r>
        <w:rPr>
          <w:rStyle w:val="44"/>
          <w:rFonts w:ascii="Consolas" w:hAnsi="Consolas"/>
          <w:color w:val="8E908C"/>
          <w:spacing w:val="3"/>
          <w:sz w:val="20"/>
          <w:szCs w:val="20"/>
        </w:rPr>
        <w:t>//如果能查找到，证明数组元素重复了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obj[arr[i]] =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result.push(arr[i]);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result;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6</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56</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a.distinct();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.log(b.toString()); </w:t>
      </w:r>
      <w:r>
        <w:rPr>
          <w:rStyle w:val="44"/>
          <w:rFonts w:ascii="Consolas" w:hAnsi="Consolas"/>
          <w:color w:val="8E908C"/>
          <w:spacing w:val="3"/>
          <w:sz w:val="20"/>
          <w:szCs w:val="20"/>
        </w:rPr>
        <w:t>//1,2,3,4,5,6,56</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w:t>
      </w: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方法四：数组递归去重</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运用递归的思想</w:t>
      </w:r>
    </w:p>
    <w:p>
      <w:pPr>
        <w:pStyle w:val="20"/>
        <w:shd w:val="clear" w:color="auto" w:fill="F7F7F7"/>
        <w:rPr>
          <w:rStyle w:val="44"/>
          <w:rFonts w:ascii="Consolas" w:hAnsi="Consolas"/>
          <w:color w:val="8E908C"/>
          <w:spacing w:val="3"/>
          <w:sz w:val="20"/>
          <w:szCs w:val="20"/>
        </w:rPr>
      </w:pPr>
    </w:p>
    <w:p>
      <w:pPr>
        <w:pStyle w:val="20"/>
        <w:shd w:val="clear" w:color="auto" w:fill="F7F7F7"/>
        <w:rPr>
          <w:rStyle w:val="44"/>
          <w:rFonts w:ascii="Consolas" w:hAnsi="Consolas"/>
          <w:color w:val="8E908C"/>
          <w:spacing w:val="3"/>
          <w:sz w:val="20"/>
          <w:szCs w:val="20"/>
        </w:rPr>
      </w:pPr>
      <w:r>
        <w:rPr>
          <w:rStyle w:val="44"/>
          <w:rFonts w:ascii="Consolas" w:hAnsi="Consolas"/>
          <w:color w:val="8E908C"/>
          <w:spacing w:val="3"/>
          <w:sz w:val="20"/>
          <w:szCs w:val="20"/>
        </w:rPr>
        <w:t>先排序，然后从最后开始比较，遇到相同，则删除</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.prototype.distinct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 = arr.length;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arr.sort(</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a,b</w:t>
      </w:r>
      <w:r>
        <w:rPr>
          <w:rStyle w:val="46"/>
          <w:rFonts w:ascii="Consolas" w:hAnsi="Consolas"/>
          <w:color w:val="4271AE"/>
          <w:spacing w:val="3"/>
          <w:sz w:val="20"/>
          <w:szCs w:val="20"/>
        </w:rPr>
        <w: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//对数组进行排序才能方便比较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 - 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loop</w:t>
      </w:r>
      <w:r>
        <w:rPr>
          <w:rStyle w:val="46"/>
          <w:rFonts w:ascii="Consolas" w:hAnsi="Consolas"/>
          <w:color w:val="4271AE"/>
          <w:spacing w:val="3"/>
          <w:sz w:val="20"/>
          <w:szCs w:val="20"/>
        </w:rPr>
        <w:t>(</w:t>
      </w:r>
      <w:r>
        <w:rPr>
          <w:rStyle w:val="47"/>
          <w:rFonts w:ascii="Consolas" w:hAnsi="Consolas"/>
          <w:color w:val="F5871F"/>
          <w:spacing w:val="3"/>
          <w:sz w:val="20"/>
          <w:szCs w:val="20"/>
        </w:rPr>
        <w:t>index</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(index &gt;=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(arr[index] === arr[index</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arr.splice(index,</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loop(index -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//递归loop函数进行去重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loop(len</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arr;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6</w:t>
      </w:r>
      <w:r>
        <w:rPr>
          <w:rStyle w:val="28"/>
          <w:rFonts w:ascii="Consolas" w:hAnsi="Consolas"/>
          <w:color w:val="333333"/>
          <w:spacing w:val="3"/>
          <w:sz w:val="20"/>
          <w:szCs w:val="20"/>
        </w:rPr>
        <w:t>,</w:t>
      </w:r>
      <w:r>
        <w:rPr>
          <w:rStyle w:val="43"/>
          <w:rFonts w:ascii="Consolas" w:hAnsi="Consolas"/>
          <w:color w:val="F5871F"/>
          <w:spacing w:val="3"/>
          <w:sz w:val="20"/>
          <w:szCs w:val="20"/>
        </w:rPr>
        <w:t>5</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56</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56</w:t>
      </w:r>
      <w:r>
        <w:rPr>
          <w:rStyle w:val="28"/>
          <w:rFonts w:ascii="Consolas" w:hAnsi="Consolas"/>
          <w:color w:val="333333"/>
          <w:spacing w:val="3"/>
          <w:sz w:val="20"/>
          <w:szCs w:val="20"/>
        </w:rPr>
        <w:t>,</w:t>
      </w:r>
      <w:r>
        <w:rPr>
          <w:rStyle w:val="43"/>
          <w:rFonts w:ascii="Consolas" w:hAnsi="Consolas"/>
          <w:color w:val="F5871F"/>
          <w:spacing w:val="3"/>
          <w:sz w:val="20"/>
          <w:szCs w:val="20"/>
        </w:rPr>
        <w:t>45</w:t>
      </w:r>
      <w:r>
        <w:rPr>
          <w:rStyle w:val="28"/>
          <w:rFonts w:ascii="Consolas" w:hAnsi="Consolas"/>
          <w:color w:val="333333"/>
          <w:spacing w:val="3"/>
          <w:sz w:val="20"/>
          <w:szCs w:val="20"/>
        </w:rPr>
        <w:t>,</w:t>
      </w:r>
      <w:r>
        <w:rPr>
          <w:rStyle w:val="43"/>
          <w:rFonts w:ascii="Consolas" w:hAnsi="Consolas"/>
          <w:color w:val="F5871F"/>
          <w:spacing w:val="3"/>
          <w:sz w:val="20"/>
          <w:szCs w:val="20"/>
        </w:rPr>
        <w:t>56</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a.distinct();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.log(b.toString());  </w:t>
      </w:r>
      <w:r>
        <w:rPr>
          <w:rStyle w:val="44"/>
          <w:rFonts w:ascii="Consolas" w:hAnsi="Consolas"/>
          <w:color w:val="8E908C"/>
          <w:spacing w:val="3"/>
          <w:sz w:val="20"/>
          <w:szCs w:val="20"/>
        </w:rPr>
        <w:t>//1,2,3,4,5,6,45,56</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//方法五：利用indexOf以及forEach</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.prototype.distinct =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 =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len = arr.length;</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arr.forEach(</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v, i ,arr</w:t>
      </w:r>
      <w:r>
        <w:rPr>
          <w:rStyle w:val="46"/>
          <w:rFonts w:ascii="Consolas" w:hAnsi="Consolas"/>
          <w:color w:val="4271AE"/>
          <w:spacing w:val="3"/>
          <w:sz w:val="20"/>
          <w:szCs w:val="20"/>
        </w:rPr>
        <w:t>)</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//这里利用map，filter方法也可以实现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bool = arr.indexOf(v,i+</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//从传入参数的下一个索引值开始寻找是否存在重复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(bool ===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result.push(v);</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result;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23</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 = a.distinct();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.log(b.toString()); </w:t>
      </w:r>
      <w:r>
        <w:rPr>
          <w:rStyle w:val="44"/>
          <w:rFonts w:ascii="Consolas" w:hAnsi="Consolas"/>
          <w:color w:val="8E908C"/>
          <w:spacing w:val="3"/>
          <w:sz w:val="20"/>
          <w:szCs w:val="20"/>
        </w:rPr>
        <w:t>//1,23,2,3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方法六：利用ES6的set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Set</w:t>
      </w:r>
      <w:r>
        <w:rPr>
          <w:rStyle w:val="28"/>
          <w:rFonts w:ascii="Consolas" w:hAnsi="Consolas"/>
          <w:color w:val="333333"/>
          <w:spacing w:val="3"/>
          <w:sz w:val="20"/>
          <w:szCs w:val="20"/>
        </w:rPr>
        <w:t>数据结构，它类似于数组，其成员的值都是唯一的。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利用</w:t>
      </w:r>
      <w:r>
        <w:rPr>
          <w:rStyle w:val="49"/>
          <w:rFonts w:ascii="Consolas" w:hAnsi="Consolas"/>
          <w:color w:val="F5871F"/>
          <w:spacing w:val="3"/>
          <w:sz w:val="20"/>
          <w:szCs w:val="20"/>
        </w:rPr>
        <w:t>Array</w:t>
      </w:r>
      <w:r>
        <w:rPr>
          <w:rStyle w:val="28"/>
          <w:rFonts w:ascii="Consolas" w:hAnsi="Consolas"/>
          <w:color w:val="333333"/>
          <w:spacing w:val="3"/>
          <w:sz w:val="20"/>
          <w:szCs w:val="20"/>
        </w:rPr>
        <w:t>.from将</w:t>
      </w:r>
      <w:r>
        <w:rPr>
          <w:rStyle w:val="49"/>
          <w:rFonts w:ascii="Consolas" w:hAnsi="Consolas"/>
          <w:color w:val="F5871F"/>
          <w:spacing w:val="3"/>
          <w:sz w:val="20"/>
          <w:szCs w:val="20"/>
        </w:rPr>
        <w:t>Set</w:t>
      </w:r>
      <w:r>
        <w:rPr>
          <w:rStyle w:val="28"/>
          <w:rFonts w:ascii="Consolas" w:hAnsi="Consolas"/>
          <w:color w:val="333333"/>
          <w:spacing w:val="3"/>
          <w:sz w:val="20"/>
          <w:szCs w:val="20"/>
        </w:rPr>
        <w:t>结构转换成数组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dedupe</w:t>
      </w:r>
      <w:r>
        <w:rPr>
          <w:rStyle w:val="46"/>
          <w:rFonts w:ascii="Consolas" w:hAnsi="Consolas"/>
          <w:color w:val="4271AE"/>
          <w:spacing w:val="3"/>
          <w:sz w:val="20"/>
          <w:szCs w:val="20"/>
        </w:rPr>
        <w:t>(</w:t>
      </w:r>
      <w:r>
        <w:rPr>
          <w:rStyle w:val="47"/>
          <w:rFonts w:ascii="Consolas" w:hAnsi="Consolas"/>
          <w:color w:val="F5871F"/>
          <w:spacing w:val="3"/>
          <w:sz w:val="20"/>
          <w:szCs w:val="20"/>
        </w:rPr>
        <w:t>array</w:t>
      </w:r>
      <w:r>
        <w:rPr>
          <w:rStyle w:val="46"/>
          <w:rFonts w:ascii="Consolas" w:hAnsi="Consolas"/>
          <w:color w:val="4271AE"/>
          <w:spacing w:val="3"/>
          <w:sz w:val="20"/>
          <w:szCs w:val="20"/>
        </w:rPr>
        <w: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Array</w:t>
      </w:r>
      <w:r>
        <w:rPr>
          <w:rStyle w:val="28"/>
          <w:rFonts w:ascii="Consolas" w:hAnsi="Consolas"/>
          <w:color w:val="333333"/>
          <w:spacing w:val="3"/>
          <w:sz w:val="20"/>
          <w:szCs w:val="20"/>
        </w:rPr>
        <w:t>.from(</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Set</w:t>
      </w:r>
      <w:r>
        <w:rPr>
          <w:rStyle w:val="28"/>
          <w:rFonts w:ascii="Consolas" w:hAnsi="Consolas"/>
          <w:color w:val="333333"/>
          <w:spacing w:val="3"/>
          <w:sz w:val="20"/>
          <w:szCs w:val="20"/>
        </w:rPr>
        <w:t>(array));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dedupe([</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w:t>
      </w:r>
      <w:r>
        <w:rPr>
          <w:rStyle w:val="44"/>
          <w:rFonts w:ascii="Consolas" w:hAnsi="Consolas"/>
          <w:color w:val="8E908C"/>
          <w:spacing w:val="3"/>
          <w:sz w:val="20"/>
          <w:szCs w:val="20"/>
        </w:rPr>
        <w:t>//[1,2,3]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拓展运算符(...)内部使用</w:t>
      </w:r>
      <w:r>
        <w:rPr>
          <w:rStyle w:val="45"/>
          <w:rFonts w:ascii="Consolas" w:hAnsi="Consolas"/>
          <w:color w:val="8959A8"/>
          <w:spacing w:val="3"/>
          <w:sz w:val="20"/>
          <w:szCs w:val="20"/>
        </w:rPr>
        <w:t>for</w:t>
      </w:r>
      <w:r>
        <w:rPr>
          <w:rStyle w:val="28"/>
          <w:rFonts w:ascii="Consolas" w:hAnsi="Consolas"/>
          <w:color w:val="333333"/>
          <w:spacing w:val="3"/>
          <w:sz w:val="20"/>
          <w:szCs w:val="20"/>
        </w:rPr>
        <w:t>...of循环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arr = [</w:t>
      </w:r>
      <w:r>
        <w:rPr>
          <w:rStyle w:val="43"/>
          <w:rFonts w:ascii="Consolas" w:hAnsi="Consolas"/>
          <w:color w:val="F5871F"/>
          <w:spacing w:val="3"/>
          <w:sz w:val="20"/>
          <w:szCs w:val="20"/>
        </w:rPr>
        <w:t>1</w:t>
      </w:r>
      <w:r>
        <w:rPr>
          <w:rStyle w:val="28"/>
          <w:rFonts w:ascii="Consolas" w:hAnsi="Consolas"/>
          <w:color w:val="333333"/>
          <w:spacing w:val="3"/>
          <w:sz w:val="20"/>
          <w:szCs w:val="20"/>
        </w:rPr>
        <w:t>,</w:t>
      </w:r>
      <w:r>
        <w:rPr>
          <w:rStyle w:val="43"/>
          <w:rFonts w:ascii="Consolas" w:hAnsi="Consolas"/>
          <w:color w:val="F5871F"/>
          <w:spacing w:val="3"/>
          <w:sz w:val="20"/>
          <w:szCs w:val="20"/>
        </w:rPr>
        <w:t>2</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let</w:t>
      </w:r>
      <w:r>
        <w:rPr>
          <w:rStyle w:val="28"/>
          <w:rFonts w:ascii="Consolas" w:hAnsi="Consolas"/>
          <w:color w:val="333333"/>
          <w:spacing w:val="3"/>
          <w:sz w:val="20"/>
          <w:szCs w:val="20"/>
        </w:rPr>
        <w:t xml:space="preserve"> resultarr = [...new </w:t>
      </w:r>
      <w:r>
        <w:rPr>
          <w:rStyle w:val="49"/>
          <w:rFonts w:ascii="Consolas" w:hAnsi="Consolas"/>
          <w:color w:val="F5871F"/>
          <w:spacing w:val="3"/>
          <w:sz w:val="20"/>
          <w:szCs w:val="20"/>
        </w:rPr>
        <w:t>Set</w:t>
      </w:r>
      <w:r>
        <w:rPr>
          <w:rStyle w:val="28"/>
          <w:rFonts w:ascii="Consolas" w:hAnsi="Consolas"/>
          <w:color w:val="333333"/>
          <w:spacing w:val="3"/>
          <w:sz w:val="20"/>
          <w:szCs w:val="20"/>
        </w:rPr>
        <w:t xml:space="preserve">(arr)]; </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.log(resultarr); </w:t>
      </w:r>
      <w:r>
        <w:rPr>
          <w:rStyle w:val="44"/>
          <w:rFonts w:ascii="Consolas" w:hAnsi="Consolas"/>
          <w:color w:val="8E908C"/>
          <w:spacing w:val="3"/>
          <w:sz w:val="20"/>
          <w:szCs w:val="20"/>
        </w:rPr>
        <w:t>//[1,2,3]</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常见内存泄漏</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静态集合类，如HashMap、LinkedList等等。如果这些容器为静态的，那么它们的生命周期与程序一致，则容器中的对象在程序结束之前将不能被释放，从而造成内存泄漏。简单而言，长生命周期的对象持有短生命周期对象的引用，尽管短生命周期的对象不再使用，但是因为长生命周期对象持有它的引用而导致不能被回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各种连接，如数据库连接、网络连接和IO连接等。在对数据库进行操作的过程中，首先需要建立与数据库的连接，当不再使用时，需要调用close方法来释放与数据库的连接。只有连接被关闭后，垃圾回收器才会回收对应的对象。否则，如果在访问数据库的过程中，对Connection、Statement或ResultSet不显性地关闭，将会造成大量的对象无法被回收，从而引起内存泄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、变量不合理的作用域。一般而言，一个变量的定义的作用范围大于其使用范围，很有可能会造成内存泄漏。另一方面，如果没有及时地把对象设置为</w:t>
      </w:r>
      <w:r>
        <w:rPr>
          <w:rStyle w:val="51"/>
          <w:rFonts w:ascii="Consolas" w:hAnsi="Consolas"/>
          <w:color w:val="F5871F"/>
          <w:spacing w:val="3"/>
          <w:sz w:val="20"/>
          <w:szCs w:val="20"/>
        </w:rPr>
        <w:t>null</w:t>
      </w:r>
      <w:r>
        <w:rPr>
          <w:rStyle w:val="28"/>
          <w:rFonts w:ascii="Consolas" w:hAnsi="Consolas"/>
          <w:color w:val="333333"/>
          <w:spacing w:val="3"/>
          <w:sz w:val="20"/>
          <w:szCs w:val="20"/>
        </w:rPr>
        <w:t>，很有可能导致内存泄漏的发生。</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内部类持有外部类，如果一个外部类的实例对象的方法返回了一个内部类的实例对象，这个内部类对象被长期引用了，即使那个外部类实例对象不再被使用，但由于内部类持有外部类的实例对象，这个外部类对象将不会被垃圾回收，这也会造成内存泄露。</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改变哈希值，当一个对象被存储进HashSet集合中以后，就不能修改这个对象中的那些参与计算哈希值的字段了，否则，对象修改后的哈希值与最初存储进HashSet集合中时的哈希值就不同了，在这种情况下，即使在contains方法使用该对象的当前引用作为的参数去HashSet集合中检索对象，也将返回找不到对象的结果，这也会导致无法从HashSet集合中单独删除当前对象，造成内存泄露</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、缓存泄漏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内存泄漏的另一个常见来源是缓存，一旦你把对象引用放入到缓存中，他就很容易遗忘，对于这个问题，可以使用WeakHashMap代表缓存，此种</w:t>
      </w:r>
      <w:r>
        <w:rPr>
          <w:rStyle w:val="49"/>
          <w:rFonts w:ascii="Consolas" w:hAnsi="Consolas"/>
          <w:color w:val="F5871F"/>
          <w:spacing w:val="3"/>
          <w:sz w:val="20"/>
          <w:szCs w:val="20"/>
        </w:rPr>
        <w:t>Map</w:t>
      </w:r>
      <w:r>
        <w:rPr>
          <w:rStyle w:val="28"/>
          <w:rFonts w:ascii="Consolas" w:hAnsi="Consolas"/>
          <w:color w:val="333333"/>
          <w:spacing w:val="3"/>
          <w:sz w:val="20"/>
          <w:szCs w:val="20"/>
        </w:rPr>
        <w:t>的特点是，当除了自身有对key的引用外，此key没有其他引用那么此map会自动丢弃此值</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、监听器和回调</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内存泄漏第三个常见来源是监听器和其他回调，如果客户端在你实现的API中注册回调，却没有显示的取消，那么就会积聚。需要确保回调立即被当作垃圾回收的最佳方法是只保存他的若引用，例如将他们保存成为WeakHashMap中的键。</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promise 常见方法和 all 和 race的应用场景</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.race（）：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race的用法：谁跑的快，以谁为准执行回调。</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race的使用场景：比如我们可以用race给某个异步请求设置超时时间，并且在超时后执行相应的操作</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Promise</w:t>
      </w:r>
      <w:r>
        <w:rPr>
          <w:rStyle w:val="28"/>
          <w:rFonts w:ascii="Consolas" w:hAnsi="Consolas"/>
          <w:color w:val="333333"/>
          <w:spacing w:val="3"/>
          <w:sz w:val="20"/>
          <w:szCs w:val="20"/>
        </w:rPr>
        <w:t>.all():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all的用法：谁跑的慢，以谁为准执行回调。</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在前端的开发实践中，我们有时会遇到需要发送多个请求并根据请求顺序返回数据的需求</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介绍一下 ES6 中 Set, Map的区别？</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Map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在JS中的默认对象的表示方式为{}，即一组键值对，但是键必须是字符串。</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为了使用</w:t>
      </w:r>
      <w:r>
        <w:rPr>
          <w:rStyle w:val="49"/>
          <w:rFonts w:ascii="Consolas" w:hAnsi="Consolas"/>
          <w:color w:val="F5871F"/>
          <w:spacing w:val="3"/>
          <w:sz w:val="20"/>
          <w:szCs w:val="20"/>
        </w:rPr>
        <w:t>Number</w:t>
      </w:r>
      <w:r>
        <w:rPr>
          <w:rStyle w:val="28"/>
          <w:rFonts w:ascii="Consolas" w:hAnsi="Consolas"/>
          <w:color w:val="333333"/>
          <w:spacing w:val="3"/>
          <w:sz w:val="20"/>
          <w:szCs w:val="20"/>
        </w:rPr>
        <w:t>或者其他数据类型作为键，ES6规范引入了新的数据类型</w:t>
      </w:r>
      <w:r>
        <w:rPr>
          <w:rStyle w:val="49"/>
          <w:rFonts w:ascii="Consolas" w:hAnsi="Consolas"/>
          <w:color w:val="F5871F"/>
          <w:spacing w:val="3"/>
          <w:sz w:val="20"/>
          <w:szCs w:val="20"/>
        </w:rPr>
        <w:t>Map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Map</w:t>
      </w:r>
      <w:r>
        <w:rPr>
          <w:rStyle w:val="28"/>
          <w:rFonts w:ascii="Consolas" w:hAnsi="Consolas"/>
          <w:color w:val="333333"/>
          <w:spacing w:val="3"/>
          <w:sz w:val="20"/>
          <w:szCs w:val="20"/>
        </w:rPr>
        <w:t>是一组键值对的结构，具有极快的查找速度。初始化</w:t>
      </w:r>
      <w:r>
        <w:rPr>
          <w:rStyle w:val="49"/>
          <w:rFonts w:ascii="Consolas" w:hAnsi="Consolas"/>
          <w:color w:val="F5871F"/>
          <w:spacing w:val="3"/>
          <w:sz w:val="20"/>
          <w:szCs w:val="20"/>
        </w:rPr>
        <w:t>Map</w:t>
      </w:r>
      <w:r>
        <w:rPr>
          <w:rStyle w:val="28"/>
          <w:rFonts w:ascii="Consolas" w:hAnsi="Consolas"/>
          <w:color w:val="333333"/>
          <w:spacing w:val="3"/>
          <w:sz w:val="20"/>
          <w:szCs w:val="20"/>
        </w:rPr>
        <w:t>需要一个二维数组，或者直接初始化一个空</w:t>
      </w:r>
      <w:r>
        <w:rPr>
          <w:rStyle w:val="49"/>
          <w:rFonts w:ascii="Consolas" w:hAnsi="Consolas"/>
          <w:color w:val="F5871F"/>
          <w:spacing w:val="3"/>
          <w:sz w:val="20"/>
          <w:szCs w:val="20"/>
        </w:rPr>
        <w:t>Map</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Map</w:t>
      </w:r>
      <w:r>
        <w:rPr>
          <w:rStyle w:val="28"/>
          <w:rFonts w:ascii="Consolas" w:hAnsi="Consolas"/>
          <w:color w:val="333333"/>
          <w:spacing w:val="3"/>
          <w:sz w:val="20"/>
          <w:szCs w:val="20"/>
        </w:rPr>
        <w:t xml:space="preserve"> 对象是键值对集合，和 </w:t>
      </w:r>
      <w:r>
        <w:rPr>
          <w:rStyle w:val="49"/>
          <w:rFonts w:ascii="Consolas" w:hAnsi="Consolas"/>
          <w:color w:val="F5871F"/>
          <w:spacing w:val="3"/>
          <w:sz w:val="20"/>
          <w:szCs w:val="20"/>
        </w:rPr>
        <w:t>JSON</w:t>
      </w:r>
      <w:r>
        <w:rPr>
          <w:rStyle w:val="28"/>
          <w:rFonts w:ascii="Consolas" w:hAnsi="Consolas"/>
          <w:color w:val="333333"/>
          <w:spacing w:val="3"/>
          <w:sz w:val="20"/>
          <w:szCs w:val="20"/>
        </w:rPr>
        <w:t xml:space="preserve"> 对象类似，但是 key 不仅可以是字符串还可以是其他各种类型的值包括对象都可以成为</w:t>
      </w:r>
      <w:r>
        <w:rPr>
          <w:rStyle w:val="49"/>
          <w:rFonts w:ascii="Consolas" w:hAnsi="Consolas"/>
          <w:color w:val="F5871F"/>
          <w:spacing w:val="3"/>
          <w:sz w:val="20"/>
          <w:szCs w:val="20"/>
        </w:rPr>
        <w:t>Map</w:t>
      </w:r>
      <w:r>
        <w:rPr>
          <w:rStyle w:val="28"/>
          <w:rFonts w:ascii="Consolas" w:hAnsi="Consolas"/>
          <w:color w:val="333333"/>
          <w:spacing w:val="3"/>
          <w:sz w:val="20"/>
          <w:szCs w:val="20"/>
        </w:rPr>
        <w:t>的键</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Set</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Set</w:t>
      </w:r>
      <w:r>
        <w:rPr>
          <w:rStyle w:val="28"/>
          <w:rFonts w:ascii="Consolas" w:hAnsi="Consolas"/>
          <w:color w:val="333333"/>
          <w:spacing w:val="3"/>
          <w:sz w:val="20"/>
          <w:szCs w:val="20"/>
        </w:rPr>
        <w:t>也是一组key的集合，与</w:t>
      </w:r>
      <w:r>
        <w:rPr>
          <w:rStyle w:val="49"/>
          <w:rFonts w:ascii="Consolas" w:hAnsi="Consolas"/>
          <w:color w:val="F5871F"/>
          <w:spacing w:val="3"/>
          <w:sz w:val="20"/>
          <w:szCs w:val="20"/>
        </w:rPr>
        <w:t>Map</w:t>
      </w:r>
      <w:r>
        <w:rPr>
          <w:rStyle w:val="28"/>
          <w:rFonts w:ascii="Consolas" w:hAnsi="Consolas"/>
          <w:color w:val="333333"/>
          <w:spacing w:val="3"/>
          <w:sz w:val="20"/>
          <w:szCs w:val="20"/>
        </w:rPr>
        <w:t>类似。但是区别是</w:t>
      </w:r>
      <w:r>
        <w:rPr>
          <w:rStyle w:val="49"/>
          <w:rFonts w:ascii="Consolas" w:hAnsi="Consolas"/>
          <w:color w:val="F5871F"/>
          <w:spacing w:val="3"/>
          <w:sz w:val="20"/>
          <w:szCs w:val="20"/>
        </w:rPr>
        <w:t>Set</w:t>
      </w:r>
      <w:r>
        <w:rPr>
          <w:rStyle w:val="28"/>
          <w:rFonts w:ascii="Consolas" w:hAnsi="Consolas"/>
          <w:color w:val="333333"/>
          <w:spacing w:val="3"/>
          <w:sz w:val="20"/>
          <w:szCs w:val="20"/>
        </w:rPr>
        <w:t>不存储value，并且它的key不能重复。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创建一个</w:t>
      </w:r>
      <w:r>
        <w:rPr>
          <w:rStyle w:val="49"/>
          <w:rFonts w:ascii="Consolas" w:hAnsi="Consolas"/>
          <w:color w:val="F5871F"/>
          <w:spacing w:val="3"/>
          <w:sz w:val="20"/>
          <w:szCs w:val="20"/>
        </w:rPr>
        <w:t>Set</w:t>
      </w:r>
      <w:r>
        <w:rPr>
          <w:rStyle w:val="28"/>
          <w:rFonts w:ascii="Consolas" w:hAnsi="Consolas"/>
          <w:color w:val="333333"/>
          <w:spacing w:val="3"/>
          <w:sz w:val="20"/>
          <w:szCs w:val="20"/>
        </w:rPr>
        <w:t>，需要提供一个</w:t>
      </w:r>
      <w:r>
        <w:rPr>
          <w:rStyle w:val="49"/>
          <w:rFonts w:ascii="Consolas" w:hAnsi="Consolas"/>
          <w:color w:val="F5871F"/>
          <w:spacing w:val="3"/>
          <w:sz w:val="20"/>
          <w:szCs w:val="20"/>
        </w:rPr>
        <w:t>Array</w:t>
      </w:r>
      <w:r>
        <w:rPr>
          <w:rStyle w:val="28"/>
          <w:rFonts w:ascii="Consolas" w:hAnsi="Consolas"/>
          <w:color w:val="333333"/>
          <w:spacing w:val="3"/>
          <w:sz w:val="20"/>
          <w:szCs w:val="20"/>
        </w:rPr>
        <w:t>作为输入，或者直接创建一个空</w:t>
      </w:r>
      <w:r>
        <w:rPr>
          <w:rStyle w:val="49"/>
          <w:rFonts w:ascii="Consolas" w:hAnsi="Consolas"/>
          <w:color w:val="F5871F"/>
          <w:spacing w:val="3"/>
          <w:sz w:val="20"/>
          <w:szCs w:val="20"/>
        </w:rPr>
        <w:t>Set</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重复元素会在</w:t>
      </w:r>
      <w:r>
        <w:rPr>
          <w:rStyle w:val="49"/>
          <w:rFonts w:ascii="Consolas" w:hAnsi="Consolas"/>
          <w:color w:val="F5871F"/>
          <w:spacing w:val="3"/>
          <w:sz w:val="20"/>
          <w:szCs w:val="20"/>
        </w:rPr>
        <w:t>Set</w:t>
      </w:r>
      <w:r>
        <w:rPr>
          <w:rStyle w:val="28"/>
          <w:rFonts w:ascii="Consolas" w:hAnsi="Consolas"/>
          <w:color w:val="333333"/>
          <w:spacing w:val="3"/>
          <w:sz w:val="20"/>
          <w:szCs w:val="20"/>
        </w:rPr>
        <w:t>中自动被过滤</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Set</w:t>
      </w:r>
      <w:r>
        <w:rPr>
          <w:rStyle w:val="28"/>
          <w:rFonts w:ascii="Consolas" w:hAnsi="Consolas"/>
          <w:color w:val="333333"/>
          <w:spacing w:val="3"/>
          <w:sz w:val="20"/>
          <w:szCs w:val="20"/>
        </w:rPr>
        <w:t xml:space="preserve"> 对象类似于数组，且成员的值都是唯一的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并行和并发的区别是什么？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并行意味着可以同时取得多个任务，并同时去执行所取得的这些任务。并行模式相当于将长长的一条队列，划分成了多条短队列，所以并行缩短了任务队列的长度</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并发表示多个任务同时都要执行</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为什么操作 dom 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DOM对象本身也是一个js对象，所以严格来说，并不是操作这个对象慢，而是说操作了这个对象后，需要经过跨流程通信和渲染线程触发的重新渲染，导致DOM操作慢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JS引擎和和渲染引擎的模块化设计，使得它们可以独立优化，运行速度更快，但是这种设计带来的后果就是DOM操作会越来越慢</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插入几万个 dom ，如何实现页面不卡顿？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让创建插入节点的工作分批进行：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setTimeout(()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插入十万条数据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total = </w:t>
      </w:r>
      <w:r>
        <w:rPr>
          <w:rStyle w:val="43"/>
          <w:rFonts w:ascii="Consolas" w:hAnsi="Consolas"/>
          <w:color w:val="F5871F"/>
          <w:spacing w:val="3"/>
          <w:sz w:val="20"/>
          <w:szCs w:val="20"/>
        </w:rPr>
        <w:t>100000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一次插入 20 条，如果觉得性能不好就减少</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once = </w:t>
      </w:r>
      <w:r>
        <w:rPr>
          <w:rStyle w:val="43"/>
          <w:rFonts w:ascii="Consolas" w:hAnsi="Consolas"/>
          <w:color w:val="F5871F"/>
          <w:spacing w:val="3"/>
          <w:sz w:val="20"/>
          <w:szCs w:val="20"/>
        </w:rPr>
        <w:t>20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渲染数据总共需要几次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loopCount = total / once;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countOfRender = </w:t>
      </w:r>
      <w:r>
        <w:rPr>
          <w:rStyle w:val="43"/>
          <w:rFonts w:ascii="Consolas" w:hAnsi="Consolas"/>
          <w:color w:val="F5871F"/>
          <w:spacing w:val="3"/>
          <w:sz w:val="20"/>
          <w:szCs w:val="20"/>
        </w:rPr>
        <w:t>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ul = </w:t>
      </w:r>
      <w:r>
        <w:rPr>
          <w:rStyle w:val="49"/>
          <w:rFonts w:ascii="Consolas" w:hAnsi="Consolas"/>
          <w:color w:val="F5871F"/>
          <w:spacing w:val="3"/>
          <w:sz w:val="20"/>
          <w:szCs w:val="20"/>
        </w:rPr>
        <w:t>document</w:t>
      </w:r>
      <w:r>
        <w:rPr>
          <w:rStyle w:val="28"/>
          <w:rFonts w:ascii="Consolas" w:hAnsi="Consolas"/>
          <w:color w:val="333333"/>
          <w:spacing w:val="3"/>
          <w:sz w:val="20"/>
          <w:szCs w:val="20"/>
        </w:rPr>
        <w:t>.querySelector(</w:t>
      </w:r>
      <w:r>
        <w:rPr>
          <w:rStyle w:val="48"/>
          <w:rFonts w:ascii="Consolas" w:hAnsi="Consolas"/>
          <w:color w:val="718C00"/>
          <w:spacing w:val="3"/>
          <w:sz w:val="20"/>
          <w:szCs w:val="20"/>
        </w:rPr>
        <w:t>"ul"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add</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4"/>
          <w:rFonts w:ascii="Consolas" w:hAnsi="Consolas"/>
          <w:color w:val="8E908C"/>
          <w:spacing w:val="3"/>
          <w:sz w:val="20"/>
          <w:szCs w:val="20"/>
        </w:rPr>
        <w:t>// 优化性能，插入不会造成回流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fragment = </w:t>
      </w:r>
      <w:r>
        <w:rPr>
          <w:rStyle w:val="49"/>
          <w:rFonts w:ascii="Consolas" w:hAnsi="Consolas"/>
          <w:color w:val="F5871F"/>
          <w:spacing w:val="3"/>
          <w:sz w:val="20"/>
          <w:szCs w:val="20"/>
        </w:rPr>
        <w:t>document</w:t>
      </w:r>
      <w:r>
        <w:rPr>
          <w:rStyle w:val="28"/>
          <w:rFonts w:ascii="Consolas" w:hAnsi="Consolas"/>
          <w:color w:val="333333"/>
          <w:spacing w:val="3"/>
          <w:sz w:val="20"/>
          <w:szCs w:val="20"/>
        </w:rPr>
        <w:t>.createDocumentFragment();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i = </w:t>
      </w:r>
      <w:r>
        <w:rPr>
          <w:rStyle w:val="43"/>
          <w:rFonts w:ascii="Consolas" w:hAnsi="Consolas"/>
          <w:color w:val="F5871F"/>
          <w:spacing w:val="3"/>
          <w:sz w:val="20"/>
          <w:szCs w:val="20"/>
        </w:rPr>
        <w:t>0</w:t>
      </w:r>
      <w:r>
        <w:rPr>
          <w:rStyle w:val="28"/>
          <w:rFonts w:ascii="Consolas" w:hAnsi="Consolas"/>
          <w:color w:val="333333"/>
          <w:spacing w:val="3"/>
          <w:sz w:val="20"/>
          <w:szCs w:val="20"/>
        </w:rPr>
        <w:t>; i &lt; once; i++)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const</w:t>
      </w:r>
      <w:r>
        <w:rPr>
          <w:rStyle w:val="28"/>
          <w:rFonts w:ascii="Consolas" w:hAnsi="Consolas"/>
          <w:color w:val="333333"/>
          <w:spacing w:val="3"/>
          <w:sz w:val="20"/>
          <w:szCs w:val="20"/>
        </w:rPr>
        <w:t xml:space="preserve"> li = </w:t>
      </w:r>
      <w:r>
        <w:rPr>
          <w:rStyle w:val="49"/>
          <w:rFonts w:ascii="Consolas" w:hAnsi="Consolas"/>
          <w:color w:val="F5871F"/>
          <w:spacing w:val="3"/>
          <w:sz w:val="20"/>
          <w:szCs w:val="20"/>
        </w:rPr>
        <w:t>document</w:t>
      </w:r>
      <w:r>
        <w:rPr>
          <w:rStyle w:val="28"/>
          <w:rFonts w:ascii="Consolas" w:hAnsi="Consolas"/>
          <w:color w:val="333333"/>
          <w:spacing w:val="3"/>
          <w:sz w:val="20"/>
          <w:szCs w:val="20"/>
        </w:rPr>
        <w:t>.createElement(</w:t>
      </w:r>
      <w:r>
        <w:rPr>
          <w:rStyle w:val="48"/>
          <w:rFonts w:ascii="Consolas" w:hAnsi="Consolas"/>
          <w:color w:val="718C00"/>
          <w:spacing w:val="3"/>
          <w:sz w:val="20"/>
          <w:szCs w:val="20"/>
        </w:rPr>
        <w:t>"li"</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li.innerText = </w:t>
      </w:r>
      <w:r>
        <w:rPr>
          <w:rStyle w:val="49"/>
          <w:rFonts w:ascii="Consolas" w:hAnsi="Consolas"/>
          <w:color w:val="F5871F"/>
          <w:spacing w:val="3"/>
          <w:sz w:val="20"/>
          <w:szCs w:val="20"/>
        </w:rPr>
        <w:t>Math</w:t>
      </w:r>
      <w:r>
        <w:rPr>
          <w:rStyle w:val="28"/>
          <w:rFonts w:ascii="Consolas" w:hAnsi="Consolas"/>
          <w:color w:val="333333"/>
          <w:spacing w:val="3"/>
          <w:sz w:val="20"/>
          <w:szCs w:val="20"/>
        </w:rPr>
        <w:t>.floor(</w:t>
      </w:r>
      <w:r>
        <w:rPr>
          <w:rStyle w:val="49"/>
          <w:rFonts w:ascii="Consolas" w:hAnsi="Consolas"/>
          <w:color w:val="F5871F"/>
          <w:spacing w:val="3"/>
          <w:sz w:val="20"/>
          <w:szCs w:val="20"/>
        </w:rPr>
        <w:t>Math</w:t>
      </w:r>
      <w:r>
        <w:rPr>
          <w:rStyle w:val="28"/>
          <w:rFonts w:ascii="Consolas" w:hAnsi="Consolas"/>
          <w:color w:val="333333"/>
          <w:spacing w:val="3"/>
          <w:sz w:val="20"/>
          <w:szCs w:val="20"/>
        </w:rPr>
        <w:t>.random() * total);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fragment.appendChild(li);</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ul.appendChild(fragment);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countOfRender += </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loop</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(countOfRender &lt; loopCount)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window</w:t>
      </w:r>
      <w:r>
        <w:rPr>
          <w:rStyle w:val="28"/>
          <w:rFonts w:ascii="Consolas" w:hAnsi="Consolas"/>
          <w:color w:val="333333"/>
          <w:spacing w:val="3"/>
          <w:sz w:val="20"/>
          <w:szCs w:val="20"/>
        </w:rPr>
        <w:t>.requestAnimationFrame(add);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loop();</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109.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js中的常用事件绑定方法</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在DOM元素中直接绑定</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在JavaScript代码中绑定</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绑定事件监听函数</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 src 和 href 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src用于替换当前元素，href用于在当前文档和引用资源之间确立联系</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111.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你知道什么是原型吗？我们为什么要用原型呢？或者说原型为我们提供了什么？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什么是原型：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Javascript规定，每一个函数都有一个prototype对象属性，指向另一个对象（原型链上面的）。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prototype(对象属性)的所有属性和方法，都会被构造函数的实例继承。这意味着，我们可以把那些不变(公用)的属性和方法，直接定义在prototype对象属性上。</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prototype就是调用构造函数所创建的那个实例对象的原型（proto）。</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prototype可以让所有对象实例共享它所包含的属性和方法。也就是说，不必在构造函数中定义对象信息，而是可以直接将这些信息添加到原型中。</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为什么要用原型：使用原型对象解决浪费内存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112.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你了解原型链吗 你能说说 prototype 与 </w:t>
      </w:r>
      <w:r>
        <w:rPr>
          <w:rStyle w:val="24"/>
          <w:rFonts w:ascii="Helvetica" w:hAnsi="Helvetica" w:cs="Helvetica"/>
          <w:color w:val="333333"/>
          <w:spacing w:val="3"/>
          <w:sz w:val="36"/>
          <w:szCs w:val="36"/>
        </w:rPr>
        <w:t>proto</w:t>
      </w:r>
      <w:r>
        <w:rPr>
          <w:rFonts w:ascii="Helvetica" w:hAnsi="Helvetica" w:cs="Helvetica"/>
          <w:b/>
          <w:bCs/>
          <w:color w:val="333333"/>
          <w:spacing w:val="3"/>
          <w:sz w:val="36"/>
          <w:szCs w:val="36"/>
        </w:rPr>
        <w:t> 的区别吗？</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drawing>
          <wp:inline distT="0" distB="0" distL="0" distR="0">
            <wp:extent cx="4953000" cy="5581650"/>
            <wp:effectExtent l="0" t="0" r="0" b="0"/>
            <wp:docPr id="10" name="图片 1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953000" cy="5581650"/>
                    </a:xfrm>
                    <a:prstGeom prst="rect">
                      <a:avLst/>
                    </a:prstGeom>
                    <a:noFill/>
                    <a:ln>
                      <a:noFill/>
                    </a:ln>
                  </pic:spPr>
                </pic:pic>
              </a:graphicData>
            </a:graphic>
          </wp:inline>
        </w:drawing>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对象有属性__proto__,指向该对象的构造函数的原型对象。</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方法除了有属性__proto__,还有属性prototype，prototype指向该方法的原型对象。</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113.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ts 和 js 的区别</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ts是静态类语言，可以做到声明即文档，js是动态类语言相对更灵活。</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如用ts写一个button组件可以清晰的知道，ButtonProps如是否必传，可选，style是什么类型，disabled是什么类型，较js，ts更易于维护和拓展，可以做到代码即注释，避免一个月不见</w:t>
      </w:r>
      <w:r>
        <w:rPr>
          <w:rStyle w:val="43"/>
          <w:rFonts w:ascii="Consolas" w:hAnsi="Consolas"/>
          <w:color w:val="F5871F"/>
          <w:spacing w:val="3"/>
          <w:sz w:val="20"/>
          <w:szCs w:val="20"/>
        </w:rPr>
        <w:t>3</w:t>
      </w:r>
      <w:r>
        <w:rPr>
          <w:rStyle w:val="28"/>
          <w:rFonts w:ascii="Consolas" w:hAnsi="Consolas"/>
          <w:color w:val="333333"/>
          <w:spacing w:val="3"/>
          <w:sz w:val="20"/>
          <w:szCs w:val="20"/>
        </w:rPr>
        <w:t>，代码自己都忘记自己写了什么的尴尬，</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 xml:space="preserve">ts对比js基础类型上，增加了 </w:t>
      </w:r>
      <w:r>
        <w:rPr>
          <w:rStyle w:val="45"/>
          <w:rFonts w:ascii="Consolas" w:hAnsi="Consolas"/>
          <w:color w:val="8959A8"/>
          <w:spacing w:val="3"/>
          <w:sz w:val="20"/>
          <w:szCs w:val="20"/>
        </w:rPr>
        <w:t>void</w:t>
      </w:r>
      <w:r>
        <w:rPr>
          <w:rStyle w:val="28"/>
          <w:rFonts w:ascii="Consolas" w:hAnsi="Consolas"/>
          <w:color w:val="333333"/>
          <w:spacing w:val="3"/>
          <w:sz w:val="20"/>
          <w:szCs w:val="20"/>
        </w:rPr>
        <w:t>/never/any/元组/枚举/以及一些高级类型</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js没有重载概念，ts有可以重载</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vscode/ide对ts有很友好的提示</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7.</w:t>
      </w:r>
      <w:r>
        <w:rPr>
          <w:rStyle w:val="28"/>
          <w:rFonts w:ascii="Consolas" w:hAnsi="Consolas"/>
          <w:color w:val="333333"/>
          <w:spacing w:val="3"/>
          <w:sz w:val="20"/>
          <w:szCs w:val="20"/>
        </w:rPr>
        <w:t>ts更利于重构</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114.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简述原生 js 发 ajax 的步骤</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创建XMLHTTPRequest对象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使用open方法设置和服务器的交互信息</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设置发送的数据，开始和服务器端交互</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注册事件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更新界面</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115.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是否所有函数都有 prototype 一说？</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 xml:space="preserve"> 使用</w:t>
      </w:r>
      <w:r>
        <w:rPr>
          <w:rStyle w:val="49"/>
          <w:rFonts w:ascii="Consolas" w:hAnsi="Consolas"/>
          <w:color w:val="F5871F"/>
          <w:spacing w:val="3"/>
          <w:sz w:val="20"/>
          <w:szCs w:val="20"/>
        </w:rPr>
        <w:t>Function</w:t>
      </w:r>
      <w:r>
        <w:rPr>
          <w:rStyle w:val="28"/>
          <w:rFonts w:ascii="Consolas" w:hAnsi="Consolas"/>
          <w:color w:val="333333"/>
          <w:spacing w:val="3"/>
          <w:sz w:val="20"/>
          <w:szCs w:val="20"/>
        </w:rPr>
        <w:t>.prototype.bind创建的函数对象</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abc</w:t>
      </w:r>
      <w:r>
        <w:rPr>
          <w:rStyle w:val="46"/>
          <w:rFonts w:ascii="Consolas" w:hAnsi="Consolas"/>
          <w:color w:val="4271AE"/>
          <w:spacing w:val="3"/>
          <w:sz w:val="20"/>
          <w:szCs w:val="20"/>
        </w:rPr>
        <w:t>()</w:t>
      </w:r>
      <w:r>
        <w:rPr>
          <w:rStyle w:val="28"/>
          <w:rFonts w:ascii="Consolas" w:hAnsi="Consolas"/>
          <w:color w:val="333333"/>
          <w:spacing w:val="3"/>
          <w:sz w:val="20"/>
          <w:szCs w:val="20"/>
        </w:rPr>
        <w:t>{</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'abc'</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binded = abc.bind(</w:t>
      </w:r>
      <w:r>
        <w:rPr>
          <w:rStyle w:val="51"/>
          <w:rFonts w:ascii="Consolas" w:hAnsi="Consolas"/>
          <w:color w:val="F5871F"/>
          <w:spacing w:val="3"/>
          <w:sz w:val="20"/>
          <w:szCs w:val="20"/>
        </w:rPr>
        <w:t>null</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binded() </w:t>
      </w:r>
      <w:r>
        <w:rPr>
          <w:rStyle w:val="44"/>
          <w:rFonts w:ascii="Consolas" w:hAnsi="Consolas"/>
          <w:color w:val="8E908C"/>
          <w:spacing w:val="3"/>
          <w:sz w:val="20"/>
          <w:szCs w:val="20"/>
        </w:rPr>
        <w:t>//abc</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.log(binded.prototype) </w:t>
      </w:r>
      <w:r>
        <w:rPr>
          <w:rStyle w:val="44"/>
          <w:rFonts w:ascii="Consolas" w:hAnsi="Consolas"/>
          <w:color w:val="8E908C"/>
          <w:spacing w:val="3"/>
          <w:sz w:val="20"/>
          <w:szCs w:val="20"/>
        </w:rPr>
        <w:t>//undefined</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 xml:space="preserve"> 箭头函数也没有</w:t>
      </w: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var</w:t>
      </w:r>
      <w:r>
        <w:rPr>
          <w:rStyle w:val="28"/>
          <w:rFonts w:ascii="Consolas" w:hAnsi="Consolas"/>
          <w:color w:val="333333"/>
          <w:spacing w:val="3"/>
          <w:sz w:val="20"/>
          <w:szCs w:val="20"/>
        </w:rPr>
        <w:t xml:space="preserve"> abc = ()=&gt;{</w:t>
      </w:r>
      <w:r>
        <w:rPr>
          <w:rStyle w:val="49"/>
          <w:rFonts w:ascii="Consolas" w:hAnsi="Consolas"/>
          <w:color w:val="F5871F"/>
          <w:spacing w:val="3"/>
          <w:sz w:val="20"/>
          <w:szCs w:val="20"/>
        </w:rPr>
        <w:t>console</w:t>
      </w:r>
      <w:r>
        <w:rPr>
          <w:rStyle w:val="28"/>
          <w:rFonts w:ascii="Consolas" w:hAnsi="Consolas"/>
          <w:color w:val="333333"/>
          <w:spacing w:val="3"/>
          <w:sz w:val="20"/>
          <w:szCs w:val="20"/>
        </w:rPr>
        <w:t>.log(</w:t>
      </w:r>
      <w:r>
        <w:rPr>
          <w:rStyle w:val="48"/>
          <w:rFonts w:ascii="Consolas" w:hAnsi="Consolas"/>
          <w:color w:val="718C00"/>
          <w:spacing w:val="3"/>
          <w:sz w:val="20"/>
          <w:szCs w:val="20"/>
        </w:rPr>
        <w:t>'abc'</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abc() </w:t>
      </w:r>
      <w:r>
        <w:rPr>
          <w:rStyle w:val="44"/>
          <w:rFonts w:ascii="Consolas" w:hAnsi="Consolas"/>
          <w:color w:val="8E908C"/>
          <w:spacing w:val="3"/>
          <w:sz w:val="20"/>
          <w:szCs w:val="20"/>
        </w:rPr>
        <w:t>//abc</w:t>
      </w: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console</w:t>
      </w:r>
      <w:r>
        <w:rPr>
          <w:rStyle w:val="28"/>
          <w:rFonts w:ascii="Consolas" w:hAnsi="Consolas"/>
          <w:color w:val="333333"/>
          <w:spacing w:val="3"/>
          <w:sz w:val="20"/>
          <w:szCs w:val="20"/>
        </w:rPr>
        <w:t xml:space="preserve">.log(abc.prototype) </w:t>
      </w:r>
      <w:r>
        <w:rPr>
          <w:rStyle w:val="44"/>
          <w:rFonts w:ascii="Consolas" w:hAnsi="Consolas"/>
          <w:color w:val="8E908C"/>
          <w:spacing w:val="3"/>
          <w:sz w:val="20"/>
          <w:szCs w:val="20"/>
        </w:rPr>
        <w:t>//undefined</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116.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为什么 await 在 forEach 中不生效？如何解决？</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lodash的forEach和[].forEach不支持</w:t>
      </w:r>
      <w:r>
        <w:rPr>
          <w:rStyle w:val="45"/>
          <w:rFonts w:ascii="Consolas" w:hAnsi="Consolas"/>
          <w:color w:val="8959A8"/>
          <w:spacing w:val="3"/>
          <w:sz w:val="20"/>
          <w:szCs w:val="20"/>
        </w:rPr>
        <w:t>await</w:t>
      </w:r>
      <w:r>
        <w:rPr>
          <w:rStyle w:val="28"/>
          <w:rFonts w:ascii="Consolas" w:hAnsi="Consolas"/>
          <w:color w:val="333333"/>
          <w:spacing w:val="3"/>
          <w:sz w:val="20"/>
          <w:szCs w:val="20"/>
        </w:rPr>
        <w:t>, forEach 只支持同步代码。</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解决方法</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：使用 </w:t>
      </w:r>
      <w:r>
        <w:rPr>
          <w:rStyle w:val="45"/>
          <w:rFonts w:ascii="Consolas" w:hAnsi="Consolas"/>
          <w:color w:val="8959A8"/>
          <w:spacing w:val="3"/>
          <w:sz w:val="20"/>
          <w:szCs w:val="20"/>
        </w:rPr>
        <w:t>for</w:t>
      </w:r>
      <w:r>
        <w:rPr>
          <w:rStyle w:val="28"/>
          <w:rFonts w:ascii="Consolas" w:hAnsi="Consolas"/>
          <w:color w:val="333333"/>
          <w:spacing w:val="3"/>
          <w:sz w:val="20"/>
          <w:szCs w:val="20"/>
        </w:rPr>
        <w:t>...of</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解决方法</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：使用 </w:t>
      </w:r>
      <w:r>
        <w:rPr>
          <w:rStyle w:val="45"/>
          <w:rFonts w:ascii="Consolas" w:hAnsi="Consolas"/>
          <w:color w:val="8959A8"/>
          <w:spacing w:val="3"/>
          <w:sz w:val="20"/>
          <w:szCs w:val="20"/>
        </w:rPr>
        <w:t>for</w:t>
      </w:r>
      <w:r>
        <w:rPr>
          <w:rStyle w:val="28"/>
          <w:rFonts w:ascii="Consolas" w:hAnsi="Consolas"/>
          <w:color w:val="333333"/>
          <w:spacing w:val="3"/>
          <w:sz w:val="20"/>
          <w:szCs w:val="20"/>
        </w:rPr>
        <w:t>循环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解决方法</w:t>
      </w:r>
      <w:r>
        <w:rPr>
          <w:rStyle w:val="43"/>
          <w:rFonts w:ascii="Consolas" w:hAnsi="Consolas"/>
          <w:color w:val="F5871F"/>
          <w:spacing w:val="3"/>
          <w:sz w:val="20"/>
          <w:szCs w:val="20"/>
        </w:rPr>
        <w:t>3</w:t>
      </w:r>
      <w:r>
        <w:rPr>
          <w:rStyle w:val="28"/>
          <w:rFonts w:ascii="Consolas" w:hAnsi="Consolas"/>
          <w:color w:val="333333"/>
          <w:spacing w:val="3"/>
          <w:sz w:val="20"/>
          <w:szCs w:val="20"/>
        </w:rPr>
        <w:t>：让orEach支持</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forEach 在正常情况像下面这么写肯定是做不到同步的，程序不会等一个循环中的异步完成再进行下一个循环。原因很明显，在上面的模拟中，</w:t>
      </w:r>
      <w:r>
        <w:rPr>
          <w:rStyle w:val="45"/>
          <w:rFonts w:ascii="Consolas" w:hAnsi="Consolas"/>
          <w:color w:val="8959A8"/>
          <w:spacing w:val="3"/>
          <w:sz w:val="20"/>
          <w:szCs w:val="20"/>
        </w:rPr>
        <w:t>while</w:t>
      </w:r>
      <w:r>
        <w:rPr>
          <w:rStyle w:val="28"/>
          <w:rFonts w:ascii="Consolas" w:hAnsi="Consolas"/>
          <w:color w:val="333333"/>
          <w:spacing w:val="3"/>
          <w:sz w:val="20"/>
          <w:szCs w:val="20"/>
        </w:rPr>
        <w:t xml:space="preserve"> 循环只是简单执行了 callback，所以尽管 callback 内使用了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，也只是影响到 callback 内部。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arr.myforeach(</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v =&gt;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fetch(v);</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要支持上面这种写法，只要稍微改一下就好</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9"/>
          <w:rFonts w:ascii="Consolas" w:hAnsi="Consolas"/>
          <w:color w:val="F5871F"/>
          <w:spacing w:val="3"/>
          <w:sz w:val="20"/>
          <w:szCs w:val="20"/>
        </w:rPr>
        <w:t>Array</w:t>
      </w:r>
      <w:r>
        <w:rPr>
          <w:rStyle w:val="28"/>
          <w:rFonts w:ascii="Consolas" w:hAnsi="Consolas"/>
          <w:color w:val="333333"/>
          <w:spacing w:val="3"/>
          <w:sz w:val="20"/>
          <w:szCs w:val="20"/>
        </w:rPr>
        <w:t xml:space="preserve">.prototype.myforeach = </w:t>
      </w:r>
      <w:r>
        <w:rPr>
          <w:rStyle w:val="45"/>
          <w:rFonts w:ascii="Consolas" w:hAnsi="Consolas"/>
          <w:color w:val="8959A8"/>
          <w:spacing w:val="3"/>
          <w:sz w:val="20"/>
          <w:szCs w:val="20"/>
        </w:rPr>
        <w:t>async</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47"/>
          <w:rFonts w:ascii="Consolas" w:hAnsi="Consolas"/>
          <w:color w:val="F5871F"/>
          <w:spacing w:val="3"/>
          <w:sz w:val="20"/>
          <w:szCs w:val="20"/>
        </w:rPr>
        <w:t>fn, context = null</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index = </w:t>
      </w:r>
      <w:r>
        <w:rPr>
          <w:rStyle w:val="43"/>
          <w:rFonts w:ascii="Consolas" w:hAnsi="Consolas"/>
          <w:color w:val="F5871F"/>
          <w:spacing w:val="3"/>
          <w:sz w:val="20"/>
          <w:szCs w:val="20"/>
        </w:rPr>
        <w:t>0</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arr = </w:t>
      </w:r>
      <w:r>
        <w:rPr>
          <w:rStyle w:val="45"/>
          <w:rFonts w:ascii="Consolas" w:hAnsi="Consolas"/>
          <w:color w:val="8959A8"/>
          <w:spacing w:val="3"/>
          <w:sz w:val="20"/>
          <w:szCs w:val="20"/>
        </w:rPr>
        <w:t>this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typeof</w:t>
      </w:r>
      <w:r>
        <w:rPr>
          <w:rStyle w:val="28"/>
          <w:rFonts w:ascii="Consolas" w:hAnsi="Consolas"/>
          <w:color w:val="333333"/>
          <w:spacing w:val="3"/>
          <w:sz w:val="20"/>
          <w:szCs w:val="20"/>
        </w:rPr>
        <w:t xml:space="preserve"> fn !== </w:t>
      </w:r>
      <w:r>
        <w:rPr>
          <w:rStyle w:val="48"/>
          <w:rFonts w:ascii="Consolas" w:hAnsi="Consolas"/>
          <w:color w:val="718C00"/>
          <w:spacing w:val="3"/>
          <w:sz w:val="20"/>
          <w:szCs w:val="20"/>
        </w:rPr>
        <w:t>'function'</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throw</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w:t>
      </w:r>
      <w:r>
        <w:rPr>
          <w:rStyle w:val="49"/>
          <w:rFonts w:ascii="Consolas" w:hAnsi="Consolas"/>
          <w:color w:val="F5871F"/>
          <w:spacing w:val="3"/>
          <w:sz w:val="20"/>
          <w:szCs w:val="20"/>
        </w:rPr>
        <w:t>TypeError</w:t>
      </w:r>
      <w:r>
        <w:rPr>
          <w:rStyle w:val="28"/>
          <w:rFonts w:ascii="Consolas" w:hAnsi="Consolas"/>
          <w:color w:val="333333"/>
          <w:spacing w:val="3"/>
          <w:sz w:val="20"/>
          <w:szCs w:val="20"/>
        </w:rPr>
        <w:t xml:space="preserve">(fn + </w:t>
      </w:r>
      <w:r>
        <w:rPr>
          <w:rStyle w:val="48"/>
          <w:rFonts w:ascii="Consolas" w:hAnsi="Consolas"/>
          <w:color w:val="718C00"/>
          <w:spacing w:val="3"/>
          <w:sz w:val="20"/>
          <w:szCs w:val="20"/>
        </w:rPr>
        <w:t>' is not a function'</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while</w:t>
      </w:r>
      <w:r>
        <w:rPr>
          <w:rStyle w:val="28"/>
          <w:rFonts w:ascii="Consolas" w:hAnsi="Consolas"/>
          <w:color w:val="333333"/>
          <w:spacing w:val="3"/>
          <w:sz w:val="20"/>
          <w:szCs w:val="20"/>
        </w:rPr>
        <w:t xml:space="preserve"> (index &lt; arr.length)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(index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arr)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try</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await</w:t>
      </w:r>
      <w:r>
        <w:rPr>
          <w:rStyle w:val="28"/>
          <w:rFonts w:ascii="Consolas" w:hAnsi="Consolas"/>
          <w:color w:val="333333"/>
          <w:spacing w:val="3"/>
          <w:sz w:val="20"/>
          <w:szCs w:val="20"/>
        </w:rPr>
        <w:t xml:space="preserve"> fn.call(context, arr[index], index, arr);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w:t>
      </w:r>
      <w:r>
        <w:rPr>
          <w:rStyle w:val="45"/>
          <w:rFonts w:ascii="Consolas" w:hAnsi="Consolas"/>
          <w:color w:val="8959A8"/>
          <w:spacing w:val="3"/>
          <w:sz w:val="20"/>
          <w:szCs w:val="20"/>
        </w:rPr>
        <w:t>catch</w:t>
      </w:r>
      <w:r>
        <w:rPr>
          <w:rStyle w:val="28"/>
          <w:rFonts w:ascii="Consolas" w:hAnsi="Consolas"/>
          <w:color w:val="333333"/>
          <w:spacing w:val="3"/>
          <w:sz w:val="20"/>
          <w:szCs w:val="20"/>
        </w:rPr>
        <w:t xml:space="preserve"> (e)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333333"/>
          <w:spacing w:val="3"/>
          <w:sz w:val="20"/>
          <w:szCs w:val="20"/>
        </w:rPr>
        <w:t>.log(e);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index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117.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a 标签中，如何禁用 href 跳转页面或定位链接？</w:t>
      </w:r>
    </w:p>
    <w:p>
      <w:pPr>
        <w:pStyle w:val="20"/>
        <w:shd w:val="clear" w:color="auto" w:fill="F7F7F7"/>
        <w:rPr>
          <w:rStyle w:val="28"/>
          <w:rFonts w:ascii="Consolas" w:hAnsi="Consolas"/>
          <w:color w:val="333333"/>
          <w:spacing w:val="3"/>
          <w:sz w:val="20"/>
          <w:szCs w:val="20"/>
        </w:rPr>
      </w:pPr>
      <w:r>
        <w:rPr>
          <w:rStyle w:val="56"/>
          <w:rFonts w:ascii="Consolas" w:hAnsi="Consolas"/>
          <w:color w:val="C82829"/>
          <w:spacing w:val="3"/>
          <w:sz w:val="20"/>
          <w:szCs w:val="20"/>
        </w:rPr>
        <w:t>&lt;</w:t>
      </w:r>
      <w:r>
        <w:rPr>
          <w:rStyle w:val="57"/>
          <w:rFonts w:ascii="Consolas" w:hAnsi="Consolas"/>
          <w:color w:val="C82829"/>
          <w:spacing w:val="3"/>
          <w:sz w:val="20"/>
          <w:szCs w:val="20"/>
        </w:rPr>
        <w:t>a</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href</w:t>
      </w:r>
      <w:r>
        <w:rPr>
          <w:rStyle w:val="56"/>
          <w:rFonts w:ascii="Consolas" w:hAnsi="Consolas"/>
          <w:color w:val="C82829"/>
          <w:spacing w:val="3"/>
          <w:sz w:val="20"/>
          <w:szCs w:val="20"/>
        </w:rPr>
        <w:t>=</w:t>
      </w:r>
      <w:r>
        <w:rPr>
          <w:rStyle w:val="48"/>
          <w:rFonts w:ascii="Consolas" w:hAnsi="Consolas"/>
          <w:color w:val="718C00"/>
          <w:spacing w:val="3"/>
          <w:sz w:val="20"/>
          <w:szCs w:val="20"/>
        </w:rPr>
        <w:t>"#"</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onclick</w:t>
      </w:r>
      <w:r>
        <w:rPr>
          <w:rStyle w:val="56"/>
          <w:rFonts w:ascii="Consolas" w:hAnsi="Consolas"/>
          <w:color w:val="C82829"/>
          <w:spacing w:val="3"/>
          <w:sz w:val="20"/>
          <w:szCs w:val="20"/>
        </w:rPr>
        <w:t>=</w:t>
      </w:r>
      <w:r>
        <w:rPr>
          <w:rStyle w:val="48"/>
          <w:rFonts w:ascii="Consolas" w:hAnsi="Consolas"/>
          <w:color w:val="718C00"/>
          <w:spacing w:val="3"/>
          <w:sz w:val="20"/>
          <w:szCs w:val="20"/>
        </w:rPr>
        <w:t>"return false;"</w:t>
      </w:r>
      <w:r>
        <w:rPr>
          <w:rStyle w:val="56"/>
          <w:rFonts w:ascii="Consolas" w:hAnsi="Consolas"/>
          <w:color w:val="C82829"/>
          <w:spacing w:val="3"/>
          <w:sz w:val="20"/>
          <w:szCs w:val="20"/>
        </w:rPr>
        <w:t>&gt;</w:t>
      </w:r>
      <w:r>
        <w:rPr>
          <w:rStyle w:val="28"/>
          <w:rFonts w:ascii="Consolas" w:hAnsi="Consolas"/>
          <w:color w:val="333333"/>
          <w:spacing w:val="3"/>
          <w:sz w:val="20"/>
          <w:szCs w:val="20"/>
        </w:rPr>
        <w:t>return false;</w:t>
      </w:r>
      <w:r>
        <w:rPr>
          <w:rStyle w:val="56"/>
          <w:rFonts w:ascii="Consolas" w:hAnsi="Consolas"/>
          <w:color w:val="C82829"/>
          <w:spacing w:val="3"/>
          <w:sz w:val="20"/>
          <w:szCs w:val="20"/>
        </w:rPr>
        <w:t>&lt;/</w:t>
      </w:r>
      <w:r>
        <w:rPr>
          <w:rStyle w:val="57"/>
          <w:rFonts w:ascii="Consolas" w:hAnsi="Consolas"/>
          <w:color w:val="C82829"/>
          <w:spacing w:val="3"/>
          <w:sz w:val="20"/>
          <w:szCs w:val="20"/>
        </w:rPr>
        <w:t>a</w:t>
      </w:r>
      <w:r>
        <w:rPr>
          <w:rStyle w:val="56"/>
          <w:rFonts w:ascii="Consolas" w:hAnsi="Consolas"/>
          <w:color w:val="C82829"/>
          <w:spacing w:val="3"/>
          <w:sz w:val="20"/>
          <w:szCs w:val="20"/>
        </w:rPr>
        <w:t>&gt;</w:t>
      </w:r>
    </w:p>
    <w:p>
      <w:pPr>
        <w:pStyle w:val="20"/>
        <w:shd w:val="clear" w:color="auto" w:fill="F7F7F7"/>
        <w:rPr>
          <w:rStyle w:val="28"/>
          <w:rFonts w:ascii="Consolas" w:hAnsi="Consolas"/>
          <w:color w:val="333333"/>
          <w:spacing w:val="3"/>
          <w:sz w:val="20"/>
          <w:szCs w:val="20"/>
        </w:rPr>
      </w:pPr>
      <w:r>
        <w:rPr>
          <w:rStyle w:val="56"/>
          <w:rFonts w:ascii="Consolas" w:hAnsi="Consolas"/>
          <w:color w:val="C82829"/>
          <w:spacing w:val="3"/>
          <w:sz w:val="20"/>
          <w:szCs w:val="20"/>
        </w:rPr>
        <w:t>&lt;</w:t>
      </w:r>
      <w:r>
        <w:rPr>
          <w:rStyle w:val="57"/>
          <w:rFonts w:ascii="Consolas" w:hAnsi="Consolas"/>
          <w:color w:val="C82829"/>
          <w:spacing w:val="3"/>
          <w:sz w:val="20"/>
          <w:szCs w:val="20"/>
        </w:rPr>
        <w:t>a</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href</w:t>
      </w:r>
      <w:r>
        <w:rPr>
          <w:rStyle w:val="56"/>
          <w:rFonts w:ascii="Consolas" w:hAnsi="Consolas"/>
          <w:color w:val="C82829"/>
          <w:spacing w:val="3"/>
          <w:sz w:val="20"/>
          <w:szCs w:val="20"/>
        </w:rPr>
        <w:t>=</w:t>
      </w:r>
      <w:r>
        <w:rPr>
          <w:rStyle w:val="48"/>
          <w:rFonts w:ascii="Consolas" w:hAnsi="Consolas"/>
          <w:color w:val="718C00"/>
          <w:spacing w:val="3"/>
          <w:sz w:val="20"/>
          <w:szCs w:val="20"/>
        </w:rPr>
        <w:t>"http://www.baidu.com"</w:t>
      </w:r>
      <w:r>
        <w:rPr>
          <w:rStyle w:val="56"/>
          <w:rFonts w:ascii="Consolas" w:hAnsi="Consolas"/>
          <w:color w:val="C82829"/>
          <w:spacing w:val="3"/>
          <w:sz w:val="20"/>
          <w:szCs w:val="20"/>
        </w:rPr>
        <w:t xml:space="preserve"> </w:t>
      </w:r>
      <w:r>
        <w:rPr>
          <w:rStyle w:val="83"/>
          <w:rFonts w:ascii="Consolas" w:hAnsi="Consolas"/>
          <w:color w:val="C82829"/>
          <w:spacing w:val="3"/>
          <w:sz w:val="20"/>
          <w:szCs w:val="20"/>
        </w:rPr>
        <w:t>onclick</w:t>
      </w:r>
      <w:r>
        <w:rPr>
          <w:rStyle w:val="56"/>
          <w:rFonts w:ascii="Consolas" w:hAnsi="Consolas"/>
          <w:color w:val="C82829"/>
          <w:spacing w:val="3"/>
          <w:sz w:val="20"/>
          <w:szCs w:val="20"/>
        </w:rPr>
        <w:t>=</w:t>
      </w:r>
      <w:r>
        <w:rPr>
          <w:rStyle w:val="48"/>
          <w:rFonts w:ascii="Consolas" w:hAnsi="Consolas"/>
          <w:color w:val="718C00"/>
          <w:spacing w:val="3"/>
          <w:sz w:val="20"/>
          <w:szCs w:val="20"/>
        </w:rPr>
        <w:t>"ds(event)"</w:t>
      </w:r>
      <w:r>
        <w:rPr>
          <w:rStyle w:val="56"/>
          <w:rFonts w:ascii="Consolas" w:hAnsi="Consolas"/>
          <w:color w:val="C82829"/>
          <w:spacing w:val="3"/>
          <w:sz w:val="20"/>
          <w:szCs w:val="20"/>
        </w:rPr>
        <w:t>&gt;</w:t>
      </w:r>
      <w:r>
        <w:rPr>
          <w:rStyle w:val="28"/>
          <w:rFonts w:ascii="Consolas" w:hAnsi="Consolas"/>
          <w:color w:val="333333"/>
          <w:spacing w:val="3"/>
          <w:sz w:val="20"/>
          <w:szCs w:val="20"/>
        </w:rPr>
        <w:t>baidu</w:t>
      </w:r>
      <w:r>
        <w:rPr>
          <w:rStyle w:val="56"/>
          <w:rFonts w:ascii="Consolas" w:hAnsi="Consolas"/>
          <w:color w:val="C82829"/>
          <w:spacing w:val="3"/>
          <w:sz w:val="20"/>
          <w:szCs w:val="20"/>
        </w:rPr>
        <w:t>&lt;/</w:t>
      </w:r>
      <w:r>
        <w:rPr>
          <w:rStyle w:val="57"/>
          <w:rFonts w:ascii="Consolas" w:hAnsi="Consolas"/>
          <w:color w:val="C82829"/>
          <w:spacing w:val="3"/>
          <w:sz w:val="20"/>
          <w:szCs w:val="20"/>
        </w:rPr>
        <w:t>a</w:t>
      </w:r>
      <w:r>
        <w:rPr>
          <w:rStyle w:val="56"/>
          <w:rFonts w:ascii="Consolas" w:hAnsi="Consolas"/>
          <w:color w:val="C82829"/>
          <w:spacing w:val="3"/>
          <w:sz w:val="20"/>
          <w:szCs w:val="20"/>
        </w:rPr>
        <w:t>&gt;</w:t>
      </w:r>
    </w:p>
    <w:p>
      <w:pPr>
        <w:pStyle w:val="20"/>
        <w:shd w:val="clear" w:color="auto" w:fill="F7F7F7"/>
        <w:rPr>
          <w:rStyle w:val="87"/>
          <w:rFonts w:ascii="Consolas" w:hAnsi="Consolas"/>
          <w:color w:val="333333"/>
          <w:spacing w:val="3"/>
          <w:sz w:val="20"/>
          <w:szCs w:val="20"/>
        </w:rPr>
      </w:pPr>
      <w:r>
        <w:rPr>
          <w:rStyle w:val="56"/>
          <w:rFonts w:ascii="Consolas" w:hAnsi="Consolas"/>
          <w:color w:val="C82829"/>
          <w:spacing w:val="3"/>
          <w:sz w:val="20"/>
          <w:szCs w:val="20"/>
        </w:rPr>
        <w:t>&lt;</w:t>
      </w:r>
      <w:r>
        <w:rPr>
          <w:rStyle w:val="57"/>
          <w:rFonts w:ascii="Consolas" w:hAnsi="Consolas"/>
          <w:color w:val="C82829"/>
          <w:spacing w:val="3"/>
          <w:sz w:val="20"/>
          <w:szCs w:val="20"/>
        </w:rPr>
        <w:t>script</w:t>
      </w:r>
      <w:r>
        <w:rPr>
          <w:rStyle w:val="56"/>
          <w:rFonts w:ascii="Consolas" w:hAnsi="Consolas"/>
          <w:color w:val="C82829"/>
          <w:spacing w:val="3"/>
          <w:sz w:val="20"/>
          <w:szCs w:val="20"/>
        </w:rPr>
        <w:t>&gt;</w:t>
      </w:r>
    </w:p>
    <w:p>
      <w:pPr>
        <w:pStyle w:val="20"/>
        <w:shd w:val="clear" w:color="auto" w:fill="F7F7F7"/>
        <w:rPr>
          <w:rStyle w:val="87"/>
          <w:rFonts w:ascii="Consolas" w:hAnsi="Consolas"/>
          <w:color w:val="333333"/>
          <w:spacing w:val="3"/>
          <w:sz w:val="20"/>
          <w:szCs w:val="20"/>
        </w:rPr>
      </w:pPr>
      <w:r>
        <w:rPr>
          <w:rStyle w:val="87"/>
          <w:rFonts w:ascii="Consolas" w:hAnsi="Consolas"/>
          <w:color w:val="333333"/>
          <w:spacing w:val="3"/>
          <w:sz w:val="20"/>
          <w:szCs w:val="20"/>
        </w:rPr>
        <w:t xml:space="preserve">    </w:t>
      </w: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ds</w:t>
      </w:r>
      <w:r>
        <w:rPr>
          <w:rStyle w:val="47"/>
          <w:rFonts w:ascii="Consolas" w:hAnsi="Consolas"/>
          <w:color w:val="F5871F"/>
          <w:spacing w:val="3"/>
          <w:sz w:val="20"/>
          <w:szCs w:val="20"/>
        </w:rPr>
        <w:t>(e)</w:t>
      </w:r>
      <w:r>
        <w:rPr>
          <w:rStyle w:val="87"/>
          <w:rFonts w:ascii="Consolas" w:hAnsi="Consolas"/>
          <w:color w:val="333333"/>
          <w:spacing w:val="3"/>
          <w:sz w:val="20"/>
          <w:szCs w:val="20"/>
        </w:rPr>
        <w:t>{</w:t>
      </w:r>
    </w:p>
    <w:p>
      <w:pPr>
        <w:pStyle w:val="20"/>
        <w:shd w:val="clear" w:color="auto" w:fill="F7F7F7"/>
        <w:rPr>
          <w:rStyle w:val="87"/>
          <w:rFonts w:ascii="Consolas" w:hAnsi="Consolas"/>
          <w:color w:val="333333"/>
          <w:spacing w:val="3"/>
          <w:sz w:val="20"/>
          <w:szCs w:val="20"/>
        </w:rPr>
      </w:pPr>
      <w:r>
        <w:rPr>
          <w:rStyle w:val="87"/>
          <w:rFonts w:ascii="Consolas" w:hAnsi="Consolas"/>
          <w:color w:val="333333"/>
          <w:spacing w:val="3"/>
          <w:sz w:val="20"/>
          <w:szCs w:val="20"/>
        </w:rPr>
        <w:t xml:space="preserve">        e.preventDefault();</w:t>
      </w:r>
    </w:p>
    <w:p>
      <w:pPr>
        <w:pStyle w:val="20"/>
        <w:shd w:val="clear" w:color="auto" w:fill="F7F7F7"/>
        <w:rPr>
          <w:rStyle w:val="87"/>
          <w:rFonts w:ascii="Consolas" w:hAnsi="Consolas"/>
          <w:color w:val="333333"/>
          <w:spacing w:val="3"/>
          <w:sz w:val="20"/>
          <w:szCs w:val="20"/>
        </w:rPr>
      </w:pPr>
      <w:r>
        <w:rPr>
          <w:rStyle w:val="87"/>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56"/>
          <w:rFonts w:ascii="Consolas" w:hAnsi="Consolas"/>
          <w:color w:val="C82829"/>
          <w:spacing w:val="3"/>
          <w:sz w:val="20"/>
          <w:szCs w:val="20"/>
        </w:rPr>
        <w:t>&lt;/</w:t>
      </w:r>
      <w:r>
        <w:rPr>
          <w:rStyle w:val="57"/>
          <w:rFonts w:ascii="Consolas" w:hAnsi="Consolas"/>
          <w:color w:val="C82829"/>
          <w:spacing w:val="3"/>
          <w:sz w:val="20"/>
          <w:szCs w:val="20"/>
        </w:rPr>
        <w:t>script</w:t>
      </w:r>
      <w:r>
        <w:rPr>
          <w:rStyle w:val="56"/>
          <w:rFonts w:ascii="Consolas" w:hAnsi="Consolas"/>
          <w:color w:val="C82829"/>
          <w:spacing w:val="3"/>
          <w:sz w:val="20"/>
          <w:szCs w:val="20"/>
        </w:rPr>
        <w:t>&gt;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118.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请描述一下 cookies，sessionStorage 和 localStorage 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不同点：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存储大小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cookie数据大小不能超过</w:t>
      </w:r>
      <w:r>
        <w:rPr>
          <w:rStyle w:val="43"/>
          <w:rFonts w:ascii="Consolas" w:hAnsi="Consolas"/>
          <w:color w:val="F5871F"/>
          <w:spacing w:val="3"/>
          <w:sz w:val="20"/>
          <w:szCs w:val="20"/>
        </w:rPr>
        <w:t>4</w:t>
      </w:r>
      <w:r>
        <w:rPr>
          <w:rStyle w:val="28"/>
          <w:rFonts w:ascii="Consolas" w:hAnsi="Consolas"/>
          <w:color w:val="333333"/>
          <w:spacing w:val="3"/>
          <w:sz w:val="20"/>
          <w:szCs w:val="20"/>
        </w:rPr>
        <w:t>k。</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sessionStorage和localStorage 虽然也有存储大小的限制，但比cookie大得多，可以达到</w:t>
      </w:r>
      <w:r>
        <w:rPr>
          <w:rStyle w:val="43"/>
          <w:rFonts w:ascii="Consolas" w:hAnsi="Consolas"/>
          <w:color w:val="F5871F"/>
          <w:spacing w:val="3"/>
          <w:sz w:val="20"/>
          <w:szCs w:val="20"/>
        </w:rPr>
        <w:t>5</w:t>
      </w:r>
      <w:r>
        <w:rPr>
          <w:rStyle w:val="28"/>
          <w:rFonts w:ascii="Consolas" w:hAnsi="Consolas"/>
          <w:color w:val="333333"/>
          <w:spacing w:val="3"/>
          <w:sz w:val="20"/>
          <w:szCs w:val="20"/>
        </w:rPr>
        <w:t>M或更大。</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有效时间</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localStorage    存储持久数据，浏览器关闭后数据不丢失除非主动删除数据；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sessionStorage  数据在当前浏览器窗口关闭后自动删除。</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cookie          设置的cookie过期时间之前一直有效，即使窗口或浏览器关闭</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 xml:space="preserve"> 数据与服务器之间的交互方式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cookie的数据会自动的传递到服务器，服务器端也可以写cookie到客户端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sessionStorage和localStorage不会自动把数据发给服务器，仅在本地保存。</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119.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instanceof的原理是什么？</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instanceof 可以正确的判断对象的类型，是通过判断对象的原型链中是不是能找到类型的 prototype。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5"/>
          <w:rFonts w:ascii="Consolas" w:hAnsi="Consolas"/>
          <w:color w:val="8959A8"/>
          <w:spacing w:val="3"/>
          <w:sz w:val="20"/>
          <w:szCs w:val="20"/>
        </w:rPr>
        <w:t>function</w:t>
      </w:r>
      <w:r>
        <w:rPr>
          <w:rStyle w:val="46"/>
          <w:rFonts w:ascii="Consolas" w:hAnsi="Consolas"/>
          <w:color w:val="4271AE"/>
          <w:spacing w:val="3"/>
          <w:sz w:val="20"/>
          <w:szCs w:val="20"/>
        </w:rPr>
        <w:t xml:space="preserve"> </w:t>
      </w:r>
      <w:r>
        <w:rPr>
          <w:rStyle w:val="50"/>
          <w:rFonts w:ascii="Consolas" w:hAnsi="Consolas"/>
          <w:color w:val="8E908C"/>
          <w:spacing w:val="3"/>
          <w:sz w:val="20"/>
          <w:szCs w:val="20"/>
        </w:rPr>
        <w:t>fn</w:t>
      </w:r>
      <w:r>
        <w:rPr>
          <w:rStyle w:val="46"/>
          <w:rFonts w:ascii="Consolas" w:hAnsi="Consolas"/>
          <w:color w:val="4271AE"/>
          <w:spacing w:val="3"/>
          <w:sz w:val="20"/>
          <w:szCs w:val="20"/>
        </w:rPr>
        <w:t>(</w:t>
      </w:r>
      <w:r>
        <w:rPr>
          <w:rStyle w:val="47"/>
          <w:rFonts w:ascii="Consolas" w:hAnsi="Consolas"/>
          <w:color w:val="F5871F"/>
          <w:spacing w:val="3"/>
          <w:sz w:val="20"/>
          <w:szCs w:val="20"/>
        </w:rPr>
        <w:t>left, right</w:t>
      </w:r>
      <w:r>
        <w:rPr>
          <w:rStyle w:val="46"/>
          <w:rFonts w:ascii="Consolas" w:hAnsi="Consolas"/>
          <w:color w:val="4271AE"/>
          <w:spacing w:val="3"/>
          <w:sz w:val="20"/>
          <w:szCs w:val="20"/>
        </w:rPr>
        <w:t xml:space="preserve">) </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let</w:t>
      </w:r>
      <w:r>
        <w:rPr>
          <w:rStyle w:val="28"/>
          <w:rFonts w:ascii="Consolas" w:hAnsi="Consolas"/>
          <w:color w:val="333333"/>
          <w:spacing w:val="3"/>
          <w:sz w:val="20"/>
          <w:szCs w:val="20"/>
        </w:rPr>
        <w:t xml:space="preserve"> prototype = right.prototype;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 = left.__proto__;</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while</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true</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(left === </w:t>
      </w:r>
      <w:r>
        <w:rPr>
          <w:rStyle w:val="51"/>
          <w:rFonts w:ascii="Consolas" w:hAnsi="Consolas"/>
          <w:color w:val="F5871F"/>
          <w:spacing w:val="3"/>
          <w:sz w:val="20"/>
          <w:szCs w:val="20"/>
        </w:rPr>
        <w:t>undefined</w:t>
      </w:r>
      <w:r>
        <w:rPr>
          <w:rStyle w:val="28"/>
          <w:rFonts w:ascii="Consolas" w:hAnsi="Consolas"/>
          <w:color w:val="333333"/>
          <w:spacing w:val="3"/>
          <w:sz w:val="20"/>
          <w:szCs w:val="20"/>
        </w:rPr>
        <w:t xml:space="preserve"> || left === </w:t>
      </w:r>
      <w:r>
        <w:rPr>
          <w:rStyle w:val="51"/>
          <w:rFonts w:ascii="Consolas" w:hAnsi="Consolas"/>
          <w:color w:val="F5871F"/>
          <w:spacing w:val="3"/>
          <w:sz w:val="20"/>
          <w:szCs w:val="20"/>
        </w:rPr>
        <w:t>null</w:t>
      </w:r>
      <w:r>
        <w:rPr>
          <w:rStyle w:val="28"/>
          <w:rFonts w:ascii="Consolas" w:hAnsi="Consolas"/>
          <w:color w:val="333333"/>
          <w:spacing w:val="3"/>
          <w:sz w:val="20"/>
          <w:szCs w:val="20"/>
        </w:rPr>
        <w: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false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if</w:t>
      </w:r>
      <w:r>
        <w:rPr>
          <w:rStyle w:val="28"/>
          <w:rFonts w:ascii="Consolas" w:hAnsi="Consolas"/>
          <w:color w:val="333333"/>
          <w:spacing w:val="3"/>
          <w:sz w:val="20"/>
          <w:szCs w:val="20"/>
        </w:rPr>
        <w:t xml:space="preserve"> (left === prototype)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5"/>
          <w:rFonts w:ascii="Consolas" w:hAnsi="Consolas"/>
          <w:color w:val="8959A8"/>
          <w:spacing w:val="3"/>
          <w:sz w:val="20"/>
          <w:szCs w:val="20"/>
        </w:rPr>
        <w:t>return</w:t>
      </w:r>
      <w:r>
        <w:rPr>
          <w:rStyle w:val="28"/>
          <w:rFonts w:ascii="Consolas" w:hAnsi="Consolas"/>
          <w:color w:val="333333"/>
          <w:spacing w:val="3"/>
          <w:sz w:val="20"/>
          <w:szCs w:val="20"/>
        </w:rPr>
        <w:t xml:space="preserve"> </w:t>
      </w:r>
      <w:r>
        <w:rPr>
          <w:rStyle w:val="51"/>
          <w:rFonts w:ascii="Consolas" w:hAnsi="Consolas"/>
          <w:color w:val="F5871F"/>
          <w:spacing w:val="3"/>
          <w:sz w:val="20"/>
          <w:szCs w:val="20"/>
        </w:rPr>
        <w:t>true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 = left.__proto__;</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p>
    <w:p>
      <w:pPr>
        <w:pStyle w:val="21"/>
        <w:shd w:val="clear" w:color="auto" w:fill="FFFFFF"/>
        <w:spacing w:before="0" w:beforeAutospacing="0" w:after="204" w:afterAutospacing="0"/>
        <w:outlineLvl w:val="3"/>
        <w:rPr>
          <w:rFonts w:ascii="Helvetica" w:hAnsi="Helvetica" w:cs="Helvetica"/>
          <w:b/>
          <w:bCs/>
          <w:color w:val="333333"/>
          <w:spacing w:val="3"/>
          <w:sz w:val="36"/>
          <w:szCs w:val="36"/>
        </w:rPr>
      </w:pPr>
      <w:r>
        <w:rPr>
          <w:rFonts w:ascii="Helvetica" w:hAnsi="Helvetica" w:cs="Helvetica"/>
          <w:b/>
          <w:bCs/>
          <w:color w:val="333333"/>
          <w:spacing w:val="3"/>
          <w:sz w:val="36"/>
          <w:szCs w:val="36"/>
        </w:rPr>
        <w:t xml:space="preserve">120. </w:t>
      </w:r>
      <w:r>
        <w:rPr>
          <w:rFonts w:ascii="Segoe UI Symbol" w:hAnsi="Segoe UI Symbol" w:cs="Segoe UI Symbol"/>
          <w:b/>
          <w:bCs/>
          <w:color w:val="333333"/>
          <w:spacing w:val="3"/>
          <w:sz w:val="36"/>
          <w:szCs w:val="36"/>
        </w:rPr>
        <w:t>★★★</w:t>
      </w:r>
      <w:r>
        <w:rPr>
          <w:rFonts w:ascii="Helvetica" w:hAnsi="Helvetica" w:cs="Helvetica"/>
          <w:b/>
          <w:bCs/>
          <w:color w:val="333333"/>
          <w:spacing w:val="3"/>
          <w:sz w:val="36"/>
          <w:szCs w:val="36"/>
        </w:rPr>
        <w:t xml:space="preserve"> 用多种方法实现 JavaScript 继承</w:t>
      </w: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1</w:t>
      </w:r>
      <w:r>
        <w:rPr>
          <w:rStyle w:val="28"/>
          <w:rFonts w:ascii="Consolas" w:hAnsi="Consolas"/>
          <w:color w:val="333333"/>
          <w:spacing w:val="3"/>
          <w:sz w:val="20"/>
          <w:szCs w:val="20"/>
        </w:rPr>
        <w:t>、原型链继承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核心： 将父类的实例作为子类的原型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非常纯粹的继承关系，实例是子类的实例，也是父类的实例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父类新增原型方法/原型属性，子类都能访问到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简单，易于实现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要想为子类新增属性和方法，必须要在</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Animal()这样的语句之后执行，不能放到构造器中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无法实现多继承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来自原型对象的所有属性被所有实例共享（来自原型对象的引用属性是所有实例共享的）（详细请看附录代码： 示例</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创建子类实例时，无法向父类构造函数传参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r>
        <w:rPr>
          <w:rStyle w:val="28"/>
          <w:rFonts w:ascii="Consolas" w:hAnsi="Consolas"/>
          <w:color w:val="333333"/>
          <w:spacing w:val="3"/>
          <w:sz w:val="20"/>
          <w:szCs w:val="20"/>
        </w:rPr>
        <w:t>（</w:t>
      </w:r>
      <w:r>
        <w:rPr>
          <w:rStyle w:val="43"/>
          <w:rFonts w:ascii="Consolas" w:hAnsi="Consolas"/>
          <w:color w:val="F5871F"/>
          <w:spacing w:val="3"/>
          <w:sz w:val="20"/>
          <w:szCs w:val="20"/>
        </w:rPr>
        <w:t>3</w:t>
      </w:r>
      <w:r>
        <w:rPr>
          <w:rStyle w:val="28"/>
          <w:rFonts w:ascii="Consolas" w:hAnsi="Consolas"/>
          <w:color w:val="333333"/>
          <w:spacing w:val="3"/>
          <w:sz w:val="20"/>
          <w:szCs w:val="20"/>
        </w:rPr>
        <w:t>、</w:t>
      </w:r>
      <w:r>
        <w:rPr>
          <w:rStyle w:val="43"/>
          <w:rFonts w:ascii="Consolas" w:hAnsi="Consolas"/>
          <w:color w:val="F5871F"/>
          <w:spacing w:val="3"/>
          <w:sz w:val="20"/>
          <w:szCs w:val="20"/>
        </w:rPr>
        <w:t>4</w:t>
      </w:r>
      <w:r>
        <w:rPr>
          <w:rStyle w:val="28"/>
          <w:rFonts w:ascii="Consolas" w:hAnsi="Consolas"/>
          <w:color w:val="333333"/>
          <w:spacing w:val="3"/>
          <w:sz w:val="20"/>
          <w:szCs w:val="20"/>
        </w:rPr>
        <w:t>两大致命缺陷）</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2</w:t>
      </w:r>
      <w:r>
        <w:rPr>
          <w:rStyle w:val="28"/>
          <w:rFonts w:ascii="Consolas" w:hAnsi="Consolas"/>
          <w:color w:val="333333"/>
          <w:spacing w:val="3"/>
          <w:sz w:val="20"/>
          <w:szCs w:val="20"/>
        </w:rPr>
        <w:t>、构造继承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核心：使用父类的构造函数来增强子类实例，等于是复制父类的实例属性给子类（没用到原型）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解决了</w:t>
      </w:r>
      <w:r>
        <w:rPr>
          <w:rStyle w:val="43"/>
          <w:rFonts w:ascii="Consolas" w:hAnsi="Consolas"/>
          <w:color w:val="F5871F"/>
          <w:spacing w:val="3"/>
          <w:sz w:val="20"/>
          <w:szCs w:val="20"/>
        </w:rPr>
        <w:t>1</w:t>
      </w:r>
      <w:r>
        <w:rPr>
          <w:rStyle w:val="28"/>
          <w:rFonts w:ascii="Consolas" w:hAnsi="Consolas"/>
          <w:color w:val="333333"/>
          <w:spacing w:val="3"/>
          <w:sz w:val="20"/>
          <w:szCs w:val="20"/>
        </w:rPr>
        <w:t>中，子类实例共享父类引用属性的问题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创建子类实例时，可以向父类传递参数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可以实现多继承（call多个父类对象）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实例并不是父类的实例，只是子类的实例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只能继承父类的实例属性和方法，不能继承原型属性/方法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无法实现函数复用，每个子类都有父类实例函数的副本，影响性能</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r>
        <w:rPr>
          <w:rStyle w:val="28"/>
          <w:rFonts w:ascii="Consolas" w:hAnsi="Consolas"/>
          <w:color w:val="333333"/>
          <w:spacing w:val="3"/>
          <w:sz w:val="20"/>
          <w:szCs w:val="20"/>
        </w:rPr>
        <w:t>（缺点</w:t>
      </w:r>
      <w:r>
        <w:rPr>
          <w:rStyle w:val="43"/>
          <w:rFonts w:ascii="Consolas" w:hAnsi="Consolas"/>
          <w:color w:val="F5871F"/>
          <w:spacing w:val="3"/>
          <w:sz w:val="20"/>
          <w:szCs w:val="20"/>
        </w:rPr>
        <w:t>3</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3</w:t>
      </w:r>
      <w:r>
        <w:rPr>
          <w:rStyle w:val="28"/>
          <w:rFonts w:ascii="Consolas" w:hAnsi="Consolas"/>
          <w:color w:val="333333"/>
          <w:spacing w:val="3"/>
          <w:sz w:val="20"/>
          <w:szCs w:val="20"/>
        </w:rPr>
        <w:t>、实例继承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核心：为父类实例添加新特性，作为子类实例返回</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不限制调用方式，不管是</w:t>
      </w:r>
      <w:r>
        <w:rPr>
          <w:rStyle w:val="45"/>
          <w:rFonts w:ascii="Consolas" w:hAnsi="Consolas"/>
          <w:color w:val="8959A8"/>
          <w:spacing w:val="3"/>
          <w:sz w:val="20"/>
          <w:szCs w:val="20"/>
        </w:rPr>
        <w:t>new</w:t>
      </w:r>
      <w:r>
        <w:rPr>
          <w:rStyle w:val="28"/>
          <w:rFonts w:ascii="Consolas" w:hAnsi="Consolas"/>
          <w:color w:val="333333"/>
          <w:spacing w:val="3"/>
          <w:sz w:val="20"/>
          <w:szCs w:val="20"/>
        </w:rPr>
        <w:t xml:space="preserve"> 子类()还是子类(),返回的对象具有相同的效果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实例是父类的实例，不是子类的实例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不支持多继承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4</w:t>
      </w:r>
      <w:r>
        <w:rPr>
          <w:rStyle w:val="28"/>
          <w:rFonts w:ascii="Consolas" w:hAnsi="Consolas"/>
          <w:color w:val="333333"/>
          <w:spacing w:val="3"/>
          <w:sz w:val="20"/>
          <w:szCs w:val="20"/>
        </w:rPr>
        <w:t>、拷贝继承</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特点：支持多继承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效率较低，内存占用高（因为要拷贝父类的属性）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无法获取父类不可枚举的方法（不可枚举方法，不能使用</w:t>
      </w:r>
      <w:r>
        <w:rPr>
          <w:rStyle w:val="45"/>
          <w:rFonts w:ascii="Consolas" w:hAnsi="Consolas"/>
          <w:color w:val="8959A8"/>
          <w:spacing w:val="3"/>
          <w:sz w:val="20"/>
          <w:szCs w:val="20"/>
        </w:rPr>
        <w:t>for</w:t>
      </w:r>
      <w:r>
        <w:rPr>
          <w:rStyle w:val="28"/>
          <w:rFonts w:ascii="Consolas" w:hAnsi="Consolas"/>
          <w:color w:val="333333"/>
          <w:spacing w:val="3"/>
          <w:sz w:val="20"/>
          <w:szCs w:val="20"/>
        </w:rPr>
        <w:t xml:space="preserve"> </w:t>
      </w:r>
      <w:r>
        <w:rPr>
          <w:rStyle w:val="45"/>
          <w:rFonts w:ascii="Consolas" w:hAnsi="Consolas"/>
          <w:color w:val="8959A8"/>
          <w:spacing w:val="3"/>
          <w:sz w:val="20"/>
          <w:szCs w:val="20"/>
        </w:rPr>
        <w:t>in</w:t>
      </w:r>
      <w:r>
        <w:rPr>
          <w:rStyle w:val="28"/>
          <w:rFonts w:ascii="Consolas" w:hAnsi="Consolas"/>
          <w:color w:val="333333"/>
          <w:spacing w:val="3"/>
          <w:sz w:val="20"/>
          <w:szCs w:val="20"/>
        </w:rPr>
        <w:t xml:space="preserve"> 访问到）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r>
        <w:rPr>
          <w:rStyle w:val="28"/>
          <w:rFonts w:ascii="Consolas" w:hAnsi="Consolas"/>
          <w:color w:val="333333"/>
          <w:spacing w:val="3"/>
          <w:sz w:val="20"/>
          <w:szCs w:val="20"/>
        </w:rPr>
        <w:t>（缺点</w:t>
      </w:r>
      <w:r>
        <w:rPr>
          <w:rStyle w:val="43"/>
          <w:rFonts w:ascii="Consolas" w:hAnsi="Consolas"/>
          <w:color w:val="F5871F"/>
          <w:spacing w:val="3"/>
          <w:sz w:val="20"/>
          <w:szCs w:val="20"/>
        </w:rPr>
        <w:t>1</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5</w:t>
      </w:r>
      <w:r>
        <w:rPr>
          <w:rStyle w:val="28"/>
          <w:rFonts w:ascii="Consolas" w:hAnsi="Consolas"/>
          <w:color w:val="333333"/>
          <w:spacing w:val="3"/>
          <w:sz w:val="20"/>
          <w:szCs w:val="20"/>
        </w:rPr>
        <w:t>、组合继承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核心：通过调用父类构造，继承父类的属性并保留传参的优点，然后通过将父类实例作为子类原型，实现函数复用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弥补了方式</w:t>
      </w:r>
      <w:r>
        <w:rPr>
          <w:rStyle w:val="43"/>
          <w:rFonts w:ascii="Consolas" w:hAnsi="Consolas"/>
          <w:color w:val="F5871F"/>
          <w:spacing w:val="3"/>
          <w:sz w:val="20"/>
          <w:szCs w:val="20"/>
        </w:rPr>
        <w:t>2</w:t>
      </w:r>
      <w:r>
        <w:rPr>
          <w:rStyle w:val="28"/>
          <w:rFonts w:ascii="Consolas" w:hAnsi="Consolas"/>
          <w:color w:val="333333"/>
          <w:spacing w:val="3"/>
          <w:sz w:val="20"/>
          <w:szCs w:val="20"/>
        </w:rPr>
        <w:t>的缺陷，可以继承实例属性/方法，也可以继承原型属性/方法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xml:space="preserve"> 既是子类的实例，也是父类的实例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不存在引用属性共享问题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4.</w:t>
      </w:r>
      <w:r>
        <w:rPr>
          <w:rStyle w:val="28"/>
          <w:rFonts w:ascii="Consolas" w:hAnsi="Consolas"/>
          <w:color w:val="333333"/>
          <w:spacing w:val="3"/>
          <w:sz w:val="20"/>
          <w:szCs w:val="20"/>
        </w:rPr>
        <w:t xml:space="preserve"> 可传参</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5.</w:t>
      </w:r>
      <w:r>
        <w:rPr>
          <w:rStyle w:val="28"/>
          <w:rFonts w:ascii="Consolas" w:hAnsi="Consolas"/>
          <w:color w:val="333333"/>
          <w:spacing w:val="3"/>
          <w:sz w:val="20"/>
          <w:szCs w:val="20"/>
        </w:rPr>
        <w:t xml:space="preserve"> 函数可复用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调用了两次父类构造函数，生成了两份实例（子类实例将子类原型上的那份屏蔽了）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r>
        <w:rPr>
          <w:rStyle w:val="28"/>
          <w:rFonts w:ascii="Consolas" w:hAnsi="Consolas"/>
          <w:color w:val="333333"/>
          <w:spacing w:val="3"/>
          <w:sz w:val="20"/>
          <w:szCs w:val="20"/>
        </w:rPr>
        <w:t>（仅仅多消耗了一点内存）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43"/>
          <w:rFonts w:ascii="Consolas" w:hAnsi="Consolas"/>
          <w:color w:val="F5871F"/>
          <w:spacing w:val="3"/>
          <w:sz w:val="20"/>
          <w:szCs w:val="20"/>
        </w:rPr>
        <w:t>6</w:t>
      </w:r>
      <w:r>
        <w:rPr>
          <w:rStyle w:val="28"/>
          <w:rFonts w:ascii="Consolas" w:hAnsi="Consolas"/>
          <w:color w:val="333333"/>
          <w:spacing w:val="3"/>
          <w:sz w:val="20"/>
          <w:szCs w:val="20"/>
        </w:rPr>
        <w:t>、寄生组合继承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核心：通过寄生方式，砍掉父类的实例属性，这样，在调用两次父类的构造的时候，就不会初始化两次实例方法/属性，避免的组合继承的缺点</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特点：堪称完美</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缺点：实现较为复杂</w:t>
      </w:r>
    </w:p>
    <w:p>
      <w:pPr>
        <w:pStyle w:val="20"/>
        <w:shd w:val="clear" w:color="auto" w:fill="F7F7F7"/>
        <w:rPr>
          <w:rFonts w:ascii="Consolas" w:hAnsi="Consolas"/>
          <w:color w:val="333333"/>
          <w:spacing w:val="3"/>
        </w:rPr>
      </w:pPr>
      <w:r>
        <w:rPr>
          <w:rStyle w:val="28"/>
          <w:rFonts w:ascii="Consolas" w:hAnsi="Consolas"/>
          <w:color w:val="333333"/>
          <w:spacing w:val="3"/>
          <w:sz w:val="20"/>
          <w:szCs w:val="20"/>
        </w:rPr>
        <w:t>推荐指数：</w:t>
      </w:r>
      <w:r>
        <w:rPr>
          <w:rStyle w:val="28"/>
          <w:rFonts w:ascii="Segoe UI Symbol" w:hAnsi="Segoe UI Symbol" w:cs="Segoe UI Symbol"/>
          <w:color w:val="333333"/>
          <w:spacing w:val="3"/>
          <w:sz w:val="20"/>
          <w:szCs w:val="20"/>
        </w:rPr>
        <w:t>★★★★★</w:t>
      </w:r>
    </w:p>
    <w:p>
      <w:pPr>
        <w:pStyle w:val="6"/>
        <w:shd w:val="clear" w:color="auto" w:fill="FFFFFF"/>
        <w:spacing w:after="204"/>
        <w:rPr>
          <w:rFonts w:ascii="Helvetica" w:hAnsi="Helvetica" w:cs="Helvetica"/>
          <w:color w:val="333333"/>
          <w:spacing w:val="3"/>
          <w:sz w:val="24"/>
          <w:szCs w:val="24"/>
        </w:rPr>
      </w:pPr>
      <w:r>
        <w:rPr>
          <w:rFonts w:ascii="Helvetica" w:hAnsi="Helvetica" w:cs="Helvetica"/>
          <w:color w:val="333333"/>
          <w:spacing w:val="3"/>
          <w:sz w:val="24"/>
          <w:szCs w:val="24"/>
        </w:rPr>
        <w:t>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父元素和子元素宽高不固定，如何实现水平垂直居中</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w:t>
      </w:r>
      <w:r>
        <w:rPr>
          <w:rStyle w:val="28"/>
          <w:rFonts w:ascii="Consolas" w:hAnsi="Consolas"/>
          <w:color w:val="333333"/>
          <w:spacing w:val="3"/>
          <w:sz w:val="20"/>
          <w:szCs w:val="20"/>
        </w:rPr>
        <w:t xml:space="preserve"> 弹性盒模型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父元素设置：</w:t>
      </w:r>
      <w:r>
        <w:rPr>
          <w:rStyle w:val="88"/>
          <w:rFonts w:ascii="Consolas" w:hAnsi="Consolas"/>
          <w:color w:val="333333"/>
          <w:spacing w:val="3"/>
          <w:sz w:val="20"/>
          <w:szCs w:val="20"/>
        </w:rPr>
        <w:t>display</w:t>
      </w:r>
      <w:r>
        <w:rPr>
          <w:rStyle w:val="89"/>
          <w:rFonts w:ascii="Consolas" w:hAnsi="Consolas"/>
          <w:color w:val="333333"/>
          <w:spacing w:val="3"/>
          <w:sz w:val="20"/>
          <w:szCs w:val="20"/>
        </w:rPr>
        <w:t>:flex</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justify-content</w:t>
      </w:r>
      <w:r>
        <w:rPr>
          <w:rStyle w:val="89"/>
          <w:rFonts w:ascii="Consolas" w:hAnsi="Consolas"/>
          <w:color w:val="333333"/>
          <w:spacing w:val="3"/>
          <w:sz w:val="20"/>
          <w:szCs w:val="20"/>
        </w:rPr>
        <w:t>:center</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align-items</w:t>
      </w:r>
      <w:r>
        <w:rPr>
          <w:rStyle w:val="89"/>
          <w:rFonts w:ascii="Consolas" w:hAnsi="Consolas"/>
          <w:color w:val="333333"/>
          <w:spacing w:val="3"/>
          <w:sz w:val="20"/>
          <w:szCs w:val="20"/>
        </w:rPr>
        <w:t>:center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额外的骚操作：父元素设置弹性盒</w:t>
      </w:r>
      <w:r>
        <w:rPr>
          <w:rStyle w:val="88"/>
          <w:rFonts w:ascii="Consolas" w:hAnsi="Consolas"/>
          <w:color w:val="333333"/>
          <w:spacing w:val="3"/>
          <w:sz w:val="20"/>
          <w:szCs w:val="20"/>
        </w:rPr>
        <w:t>display</w:t>
      </w:r>
      <w:r>
        <w:rPr>
          <w:rStyle w:val="89"/>
          <w:rFonts w:ascii="Consolas" w:hAnsi="Consolas"/>
          <w:color w:val="333333"/>
          <w:spacing w:val="3"/>
          <w:sz w:val="20"/>
          <w:szCs w:val="20"/>
        </w:rPr>
        <w:t>:flex</w:t>
      </w:r>
      <w:r>
        <w:rPr>
          <w:rStyle w:val="28"/>
          <w:rFonts w:ascii="Consolas" w:hAnsi="Consolas"/>
          <w:color w:val="333333"/>
          <w:spacing w:val="3"/>
          <w:sz w:val="20"/>
          <w:szCs w:val="20"/>
        </w:rPr>
        <w:t>; 子元素可以设置</w:t>
      </w:r>
      <w:r>
        <w:rPr>
          <w:rStyle w:val="88"/>
          <w:rFonts w:ascii="Consolas" w:hAnsi="Consolas"/>
          <w:color w:val="333333"/>
          <w:spacing w:val="3"/>
          <w:sz w:val="20"/>
          <w:szCs w:val="20"/>
        </w:rPr>
        <w:t>margin</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auto</w:t>
      </w:r>
      <w:r>
        <w:rPr>
          <w:rStyle w:val="28"/>
          <w:rFonts w:ascii="Consolas" w:hAnsi="Consolas"/>
          <w:color w:val="333333"/>
          <w:spacing w:val="3"/>
          <w:sz w:val="20"/>
          <w:szCs w:val="20"/>
        </w:rPr>
        <w:t>; 实现垂直水平居中</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w:t>
      </w:r>
      <w:r>
        <w:rPr>
          <w:rStyle w:val="28"/>
          <w:rFonts w:ascii="Consolas" w:hAnsi="Consolas"/>
          <w:color w:val="333333"/>
          <w:spacing w:val="3"/>
          <w:sz w:val="20"/>
          <w:szCs w:val="20"/>
        </w:rPr>
        <w:t xml:space="preserve"> 定位属性（</w:t>
      </w:r>
      <w:r>
        <w:rPr>
          <w:rStyle w:val="88"/>
          <w:rFonts w:ascii="Consolas" w:hAnsi="Consolas"/>
          <w:color w:val="333333"/>
          <w:spacing w:val="3"/>
          <w:sz w:val="20"/>
          <w:szCs w:val="20"/>
        </w:rPr>
        <w:t>position</w:t>
      </w:r>
      <w:r>
        <w:rPr>
          <w:rStyle w:val="28"/>
          <w:rFonts w:ascii="Consolas" w:hAnsi="Consolas"/>
          <w:color w:val="333333"/>
          <w:spacing w:val="3"/>
          <w:sz w:val="20"/>
          <w:szCs w:val="20"/>
        </w:rPr>
        <w:t>）配合位移属性（</w:t>
      </w:r>
      <w:r>
        <w:rPr>
          <w:rStyle w:val="88"/>
          <w:rFonts w:ascii="Consolas" w:hAnsi="Consolas"/>
          <w:color w:val="333333"/>
          <w:spacing w:val="3"/>
          <w:sz w:val="20"/>
          <w:szCs w:val="20"/>
        </w:rPr>
        <w:t>transform</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 xml:space="preserve"> 父元素设置：</w:t>
      </w:r>
      <w:r>
        <w:rPr>
          <w:rStyle w:val="88"/>
          <w:rFonts w:ascii="Consolas" w:hAnsi="Consolas"/>
          <w:color w:val="333333"/>
          <w:spacing w:val="3"/>
          <w:sz w:val="20"/>
          <w:szCs w:val="20"/>
        </w:rPr>
        <w:t>position</w:t>
      </w:r>
      <w:r>
        <w:rPr>
          <w:rStyle w:val="89"/>
          <w:rFonts w:ascii="Consolas" w:hAnsi="Consolas"/>
          <w:color w:val="333333"/>
          <w:spacing w:val="3"/>
          <w:sz w:val="20"/>
          <w:szCs w:val="20"/>
        </w:rPr>
        <w:t>:relative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 xml:space="preserve"> 子元素设置：</w:t>
      </w:r>
      <w:r>
        <w:rPr>
          <w:rStyle w:val="88"/>
          <w:rFonts w:ascii="Consolas" w:hAnsi="Consolas"/>
          <w:color w:val="333333"/>
          <w:spacing w:val="3"/>
          <w:sz w:val="20"/>
          <w:szCs w:val="20"/>
        </w:rPr>
        <w:t>position</w:t>
      </w:r>
      <w:r>
        <w:rPr>
          <w:rStyle w:val="89"/>
          <w:rFonts w:ascii="Consolas" w:hAnsi="Consolas"/>
          <w:color w:val="333333"/>
          <w:spacing w:val="3"/>
          <w:sz w:val="20"/>
          <w:szCs w:val="20"/>
        </w:rPr>
        <w:t>:absolute</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top</w:t>
      </w:r>
      <w:r>
        <w:rPr>
          <w:rStyle w:val="89"/>
          <w:rFonts w:ascii="Consolas" w:hAnsi="Consolas"/>
          <w:color w:val="333333"/>
          <w:spacing w:val="3"/>
          <w:sz w:val="20"/>
          <w:szCs w:val="20"/>
        </w:rPr>
        <w:t>:50</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left</w:t>
      </w:r>
      <w:r>
        <w:rPr>
          <w:rStyle w:val="89"/>
          <w:rFonts w:ascii="Consolas" w:hAnsi="Consolas"/>
          <w:color w:val="333333"/>
          <w:spacing w:val="3"/>
          <w:sz w:val="20"/>
          <w:szCs w:val="20"/>
        </w:rPr>
        <w:t>:50</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transform</w:t>
      </w:r>
      <w:r>
        <w:rPr>
          <w:rStyle w:val="89"/>
          <w:rFonts w:ascii="Consolas" w:hAnsi="Consolas"/>
          <w:color w:val="333333"/>
          <w:spacing w:val="3"/>
          <w:sz w:val="20"/>
          <w:szCs w:val="20"/>
        </w:rPr>
        <w:t>:translate(-50</w:t>
      </w:r>
      <w:r>
        <w:rPr>
          <w:rStyle w:val="28"/>
          <w:rFonts w:ascii="Consolas" w:hAnsi="Consolas"/>
          <w:color w:val="333333"/>
          <w:spacing w:val="3"/>
          <w:sz w:val="20"/>
          <w:szCs w:val="20"/>
        </w:rPr>
        <w:t>%，</w:t>
      </w:r>
      <w:r>
        <w:rPr>
          <w:rStyle w:val="88"/>
          <w:rFonts w:ascii="Consolas" w:hAnsi="Consolas"/>
          <w:color w:val="333333"/>
          <w:spacing w:val="3"/>
          <w:sz w:val="20"/>
          <w:szCs w:val="20"/>
        </w:rPr>
        <w:t>-50</w:t>
      </w:r>
      <w:r>
        <w:rPr>
          <w:rStyle w:val="28"/>
          <w:rFonts w:ascii="Consolas" w:hAnsi="Consolas"/>
          <w:color w:val="333333"/>
          <w:spacing w:val="3"/>
          <w:sz w:val="20"/>
          <w:szCs w:val="20"/>
        </w:rPr>
        <w:t>%)</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分别实现骰子中的'一点' 和 '三点' 的布局。</w:t>
      </w:r>
    </w:p>
    <w:p>
      <w:pPr>
        <w:pStyle w:val="21"/>
        <w:shd w:val="clear" w:color="auto" w:fill="FFFFFF"/>
        <w:spacing w:before="0" w:beforeAutospacing="0" w:after="204" w:afterAutospacing="0"/>
        <w:rPr>
          <w:rFonts w:ascii="Helvetica" w:hAnsi="Helvetica" w:cs="Helvetica"/>
          <w:color w:val="333333"/>
          <w:spacing w:val="3"/>
        </w:rPr>
      </w:pPr>
      <w:r>
        <w:rPr>
          <w:rFonts w:ascii="Helvetica" w:hAnsi="Helvetica" w:cs="Helvetica"/>
          <w:color w:val="333333"/>
          <w:spacing w:val="3"/>
        </w:rPr>
        <w:t>链接：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/*一点布局：原理就是将单个子元素垂直水平居中，利用弹性盒模型(display:flex)即可*/</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父元素设置：display:flex; justify-content:center; align-items: center</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/*三点布局：同样是使用弹性盒模型(display:flex)，只不过这次需要用到其他属性*/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父元素设置：display: flex; justify-content: space-between;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子元素设置： .child:nth-child(2){</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align-self: center;</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.child:nth-child(3){</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align-self: flex-end;</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三点布局需要三个子元素，在这里的第一个子元素不需要设置排列方式，默认为 align-self: flex-start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justify-content: space-between; 的作用是使子元素能够在水平方向上两边产生间隔并平均分布空间</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align-self: flex-start(默认)/center/flex-end; 该属性作用在父元素设置了display:flex的子元素上，可以调整子元素自身的位置</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3.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简述选择器~和+的区别。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选择器的作用：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1.选择紧跟着当前符合条件元素后面的同级元素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2.可以匹配多个</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选择器的作用：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1.选择紧跟在当前符合条件元素后面的同级元素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2.只能匹配一个</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 &lt;div class="box"&gt;&lt;/div&gt;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&lt;p class="one"&gt;&lt;/p&gt;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&lt;span class="two"&gt;&lt;/span&gt;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&lt;p class="three"&gt;&lt;/p&gt;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&lt;span class="four"&gt;&lt;/span&gt;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.box ~ p  ：可以选中box下的所有p元素，既是 one 和 three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.box + span ：则匹配选中box相邻下符合条件的第一个元素，既是 two</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4.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简述box-sizing的有效值以及所对应的盒模型规则。</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/*box-sizing值*/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box-sizing: content-box/border-box/inherit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box-sizing属性用于更改用于计算元素的宽度和高度默认的CSS盒子模型，可以使用此属性来模拟不正确支持CSS盒子模型规范的游览器行为。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**content-box：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1.box-sizing的默认属性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2.是CSS2.1中规定的宽度高度的显示行为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3.在CSS中定义的宽度和高度就对应到元素的内容框（即元素容器本身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4.在CSS中定义的宽度和高度之外绘制元素的内边距和边框（即在元素容器本身上增加内边距和边框，容器宽高需要自增计算</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容器占据空间大小计算方式：content（容器宽高）+ margin（外边距） + border（边框）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**border-box: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1.在CSS中微元素设定的宽度和高度就决定了元素的边框值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2.元素在设置内边距和边框是在已经设定好的宽度和高度之内进行绘制</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3.CSS中设定的宽度和高度减去边框和内间距才能得到元素内容所占的实际宽度和高度</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容器占据空间大小计算方式：content（容器宽高）+padding（内边距）+border（边框）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**inherit：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1.规定元素是从父容器继承box-sizing的属性值</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5.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html中元素的margin是否会叠加（合并）？如何解决？</w:t>
      </w:r>
    </w:p>
    <w:p>
      <w:pPr>
        <w:pStyle w:val="20"/>
        <w:shd w:val="clear" w:color="auto" w:fill="F7F7F7"/>
        <w:rPr>
          <w:rStyle w:val="28"/>
          <w:rFonts w:ascii="Consolas" w:hAnsi="Consolas"/>
          <w:color w:val="333333"/>
          <w:spacing w:val="3"/>
          <w:sz w:val="20"/>
          <w:szCs w:val="20"/>
        </w:rPr>
      </w:pPr>
      <w:r>
        <w:rPr>
          <w:rStyle w:val="44"/>
          <w:rFonts w:ascii="Consolas" w:hAnsi="Consolas"/>
          <w:color w:val="8E908C"/>
          <w:spacing w:val="3"/>
          <w:sz w:val="20"/>
          <w:szCs w:val="20"/>
        </w:rPr>
        <w:t>/*  会叠加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问题详解1： </w:t>
      </w:r>
      <w:r>
        <w:rPr>
          <w:rStyle w:val="88"/>
          <w:rFonts w:ascii="Consolas" w:hAnsi="Consolas"/>
          <w:color w:val="333333"/>
          <w:spacing w:val="3"/>
          <w:sz w:val="20"/>
          <w:szCs w:val="20"/>
        </w:rPr>
        <w:t>flex</w:t>
      </w:r>
      <w:r>
        <w:rPr>
          <w:rStyle w:val="28"/>
          <w:rFonts w:ascii="Consolas" w:hAnsi="Consolas"/>
          <w:color w:val="333333"/>
          <w:spacing w:val="3"/>
          <w:sz w:val="20"/>
          <w:szCs w:val="20"/>
        </w:rPr>
        <w:t>布局对子元素的影响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1.子元素的</w:t>
      </w:r>
      <w:r>
        <w:rPr>
          <w:rStyle w:val="88"/>
          <w:rFonts w:ascii="Consolas" w:hAnsi="Consolas"/>
          <w:color w:val="333333"/>
          <w:spacing w:val="3"/>
          <w:sz w:val="20"/>
          <w:szCs w:val="20"/>
        </w:rPr>
        <w:t>float</w:t>
      </w:r>
      <w:r>
        <w:rPr>
          <w:rStyle w:val="28"/>
          <w:rFonts w:ascii="Consolas" w:hAnsi="Consolas"/>
          <w:color w:val="333333"/>
          <w:spacing w:val="3"/>
          <w:sz w:val="20"/>
          <w:szCs w:val="20"/>
        </w:rPr>
        <w:t>、</w:t>
      </w:r>
      <w:r>
        <w:rPr>
          <w:rStyle w:val="88"/>
          <w:rFonts w:ascii="Consolas" w:hAnsi="Consolas"/>
          <w:color w:val="333333"/>
          <w:spacing w:val="3"/>
          <w:sz w:val="20"/>
          <w:szCs w:val="20"/>
        </w:rPr>
        <w:t>clear</w:t>
      </w:r>
      <w:r>
        <w:rPr>
          <w:rStyle w:val="28"/>
          <w:rFonts w:ascii="Consolas" w:hAnsi="Consolas"/>
          <w:color w:val="333333"/>
          <w:spacing w:val="3"/>
          <w:sz w:val="20"/>
          <w:szCs w:val="20"/>
        </w:rPr>
        <w:t>和</w:t>
      </w:r>
      <w:r>
        <w:rPr>
          <w:rStyle w:val="88"/>
          <w:rFonts w:ascii="Consolas" w:hAnsi="Consolas"/>
          <w:color w:val="333333"/>
          <w:spacing w:val="3"/>
          <w:sz w:val="20"/>
          <w:szCs w:val="20"/>
        </w:rPr>
        <w:t>vertical-align</w:t>
      </w:r>
      <w:r>
        <w:rPr>
          <w:rStyle w:val="28"/>
          <w:rFonts w:ascii="Consolas" w:hAnsi="Consolas"/>
          <w:color w:val="333333"/>
          <w:spacing w:val="3"/>
          <w:sz w:val="20"/>
          <w:szCs w:val="20"/>
        </w:rPr>
        <w:t>属性将会失效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2.解决了</w:t>
      </w:r>
      <w:r>
        <w:rPr>
          <w:rStyle w:val="88"/>
          <w:rFonts w:ascii="Consolas" w:hAnsi="Consolas"/>
          <w:color w:val="333333"/>
          <w:spacing w:val="3"/>
          <w:sz w:val="20"/>
          <w:szCs w:val="20"/>
        </w:rPr>
        <w:t>margin</w:t>
      </w:r>
      <w:r>
        <w:rPr>
          <w:rStyle w:val="28"/>
          <w:rFonts w:ascii="Consolas" w:hAnsi="Consolas"/>
          <w:color w:val="333333"/>
          <w:spacing w:val="3"/>
          <w:sz w:val="20"/>
          <w:szCs w:val="20"/>
        </w:rPr>
        <w:t>传递、重叠（叠加）问题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问题详解2：</w:t>
      </w:r>
      <w:r>
        <w:rPr>
          <w:rStyle w:val="88"/>
          <w:rFonts w:ascii="Consolas" w:hAnsi="Consolas"/>
          <w:color w:val="333333"/>
          <w:spacing w:val="3"/>
          <w:sz w:val="20"/>
          <w:szCs w:val="20"/>
        </w:rPr>
        <w:t>flex</w:t>
      </w:r>
      <w:r>
        <w:rPr>
          <w:rStyle w:val="28"/>
          <w:rFonts w:ascii="Consolas" w:hAnsi="Consolas"/>
          <w:color w:val="333333"/>
          <w:spacing w:val="3"/>
          <w:sz w:val="20"/>
          <w:szCs w:val="20"/>
        </w:rPr>
        <w:t>布局的</w:t>
      </w:r>
      <w:r>
        <w:rPr>
          <w:rStyle w:val="88"/>
          <w:rFonts w:ascii="Consolas" w:hAnsi="Consolas"/>
          <w:color w:val="333333"/>
          <w:spacing w:val="3"/>
          <w:sz w:val="20"/>
          <w:szCs w:val="20"/>
        </w:rPr>
        <w:t>margin</w:t>
      </w:r>
      <w:r>
        <w:rPr>
          <w:rStyle w:val="28"/>
          <w:rFonts w:ascii="Consolas" w:hAnsi="Consolas"/>
          <w:color w:val="333333"/>
          <w:spacing w:val="3"/>
          <w:sz w:val="20"/>
          <w:szCs w:val="20"/>
        </w:rPr>
        <w:t>传递叠加问题主要有以下两种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1.父子间的</w:t>
      </w:r>
      <w:r>
        <w:rPr>
          <w:rStyle w:val="88"/>
          <w:rFonts w:ascii="Consolas" w:hAnsi="Consolas"/>
          <w:color w:val="333333"/>
          <w:spacing w:val="3"/>
          <w:sz w:val="20"/>
          <w:szCs w:val="20"/>
        </w:rPr>
        <w:t>margin</w:t>
      </w:r>
      <w:r>
        <w:rPr>
          <w:rStyle w:val="28"/>
          <w:rFonts w:ascii="Consolas" w:hAnsi="Consolas"/>
          <w:color w:val="333333"/>
          <w:spacing w:val="3"/>
          <w:sz w:val="20"/>
          <w:szCs w:val="20"/>
        </w:rPr>
        <w:t>，会由子级传递到父级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解决方法： </w:t>
      </w:r>
      <w:r>
        <w:rPr>
          <w:rStyle w:val="88"/>
          <w:rFonts w:ascii="Consolas" w:hAnsi="Consolas"/>
          <w:color w:val="333333"/>
          <w:spacing w:val="3"/>
          <w:sz w:val="20"/>
          <w:szCs w:val="20"/>
        </w:rPr>
        <w:t>margin</w:t>
      </w:r>
      <w:r>
        <w:rPr>
          <w:rStyle w:val="28"/>
          <w:rFonts w:ascii="Consolas" w:hAnsi="Consolas"/>
          <w:color w:val="333333"/>
          <w:spacing w:val="3"/>
          <w:sz w:val="20"/>
          <w:szCs w:val="20"/>
        </w:rPr>
        <w:t>传递的产生的原因是父级的高度没有被自动撑开，所以在父级父级增加属性：</w:t>
      </w:r>
      <w:r>
        <w:rPr>
          <w:rStyle w:val="88"/>
          <w:rFonts w:ascii="Consolas" w:hAnsi="Consolas"/>
          <w:color w:val="333333"/>
          <w:spacing w:val="3"/>
          <w:sz w:val="20"/>
          <w:szCs w:val="20"/>
        </w:rPr>
        <w:t>overflow</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auto</w:t>
      </w:r>
      <w:r>
        <w:rPr>
          <w:rStyle w:val="28"/>
          <w:rFonts w:ascii="Consolas" w:hAnsi="Consolas"/>
          <w:color w:val="333333"/>
          <w:spacing w:val="3"/>
          <w:sz w:val="20"/>
          <w:szCs w:val="20"/>
        </w:rPr>
        <w:t xml:space="preserve"> 即可解决</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2.兄弟间的</w:t>
      </w:r>
      <w:r>
        <w:rPr>
          <w:rStyle w:val="88"/>
          <w:rFonts w:ascii="Consolas" w:hAnsi="Consolas"/>
          <w:color w:val="333333"/>
          <w:spacing w:val="3"/>
          <w:sz w:val="20"/>
          <w:szCs w:val="20"/>
        </w:rPr>
        <w:t>margin</w:t>
      </w:r>
      <w:r>
        <w:rPr>
          <w:rStyle w:val="28"/>
          <w:rFonts w:ascii="Consolas" w:hAnsi="Consolas"/>
          <w:color w:val="333333"/>
          <w:spacing w:val="3"/>
          <w:sz w:val="20"/>
          <w:szCs w:val="20"/>
        </w:rPr>
        <w:t>值会重复叠加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 解决方法： 浏览器为了保证列表的整齐，上下</w:t>
      </w:r>
      <w:r>
        <w:rPr>
          <w:rStyle w:val="88"/>
          <w:rFonts w:ascii="Consolas" w:hAnsi="Consolas"/>
          <w:color w:val="333333"/>
          <w:spacing w:val="3"/>
          <w:sz w:val="20"/>
          <w:szCs w:val="20"/>
        </w:rPr>
        <w:t>margin</w:t>
      </w:r>
      <w:r>
        <w:rPr>
          <w:rStyle w:val="28"/>
          <w:rFonts w:ascii="Consolas" w:hAnsi="Consolas"/>
          <w:color w:val="333333"/>
          <w:spacing w:val="3"/>
          <w:sz w:val="20"/>
          <w:szCs w:val="20"/>
        </w:rPr>
        <w:t>产生了叠加，不能直接解决。只能通过减少一个</w:t>
      </w:r>
      <w:r>
        <w:rPr>
          <w:rStyle w:val="88"/>
          <w:rFonts w:ascii="Consolas" w:hAnsi="Consolas"/>
          <w:color w:val="333333"/>
          <w:spacing w:val="3"/>
          <w:sz w:val="20"/>
          <w:szCs w:val="20"/>
        </w:rPr>
        <w:t>margin</w:t>
      </w:r>
      <w:r>
        <w:rPr>
          <w:rStyle w:val="28"/>
          <w:rFonts w:ascii="Consolas" w:hAnsi="Consolas"/>
          <w:color w:val="333333"/>
          <w:spacing w:val="3"/>
          <w:sz w:val="20"/>
          <w:szCs w:val="20"/>
        </w:rPr>
        <w:t>的方式。如只定义</w:t>
      </w:r>
      <w:r>
        <w:rPr>
          <w:rStyle w:val="88"/>
          <w:rFonts w:ascii="Consolas" w:hAnsi="Consolas"/>
          <w:color w:val="333333"/>
          <w:spacing w:val="3"/>
          <w:sz w:val="20"/>
          <w:szCs w:val="20"/>
        </w:rPr>
        <w:t>margin-top</w:t>
      </w:r>
      <w:r>
        <w:rPr>
          <w:rStyle w:val="89"/>
          <w:rFonts w:ascii="Consolas" w:hAnsi="Consolas"/>
          <w:color w:val="333333"/>
          <w:spacing w:val="3"/>
          <w:sz w:val="20"/>
          <w:szCs w:val="20"/>
        </w:rPr>
        <w:t>:100px</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margin-bottom</w:t>
      </w:r>
      <w:r>
        <w:rPr>
          <w:rStyle w:val="89"/>
          <w:rFonts w:ascii="Consolas" w:hAnsi="Consolas"/>
          <w:color w:val="333333"/>
          <w:spacing w:val="3"/>
          <w:sz w:val="20"/>
          <w:szCs w:val="20"/>
        </w:rPr>
        <w:t>:0px</w:t>
      </w:r>
      <w:r>
        <w:rPr>
          <w:rStyle w:val="28"/>
          <w:rFonts w:ascii="Consolas" w:hAnsi="Consolas"/>
          <w:color w:val="333333"/>
          <w:spacing w:val="3"/>
          <w:sz w:val="20"/>
          <w:szCs w:val="20"/>
        </w:rPr>
        <w:t>。的方式解决。</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6.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简述align-items和align-content的区别。</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align-items</w:t>
      </w:r>
      <w:r>
        <w:rPr>
          <w:rStyle w:val="28"/>
          <w:rFonts w:ascii="Consolas" w:hAnsi="Consolas"/>
          <w:color w:val="333333"/>
          <w:spacing w:val="3"/>
          <w:sz w:val="20"/>
          <w:szCs w:val="20"/>
        </w:rPr>
        <w:t>：可以应用于所有的</w:t>
      </w:r>
      <w:r>
        <w:rPr>
          <w:rStyle w:val="88"/>
          <w:rFonts w:ascii="Consolas" w:hAnsi="Consolas"/>
          <w:color w:val="333333"/>
          <w:spacing w:val="3"/>
          <w:sz w:val="20"/>
          <w:szCs w:val="20"/>
        </w:rPr>
        <w:t>flex</w:t>
      </w:r>
      <w:r>
        <w:rPr>
          <w:rStyle w:val="28"/>
          <w:rFonts w:ascii="Consolas" w:hAnsi="Consolas"/>
          <w:color w:val="333333"/>
          <w:spacing w:val="3"/>
          <w:sz w:val="20"/>
          <w:szCs w:val="20"/>
        </w:rPr>
        <w:t>容器，它的作用是设置</w:t>
      </w:r>
      <w:r>
        <w:rPr>
          <w:rStyle w:val="88"/>
          <w:rFonts w:ascii="Consolas" w:hAnsi="Consolas"/>
          <w:color w:val="333333"/>
          <w:spacing w:val="3"/>
          <w:sz w:val="20"/>
          <w:szCs w:val="20"/>
        </w:rPr>
        <w:t>flex</w:t>
      </w:r>
      <w:r>
        <w:rPr>
          <w:rStyle w:val="28"/>
          <w:rFonts w:ascii="Consolas" w:hAnsi="Consolas"/>
          <w:color w:val="333333"/>
          <w:spacing w:val="3"/>
          <w:sz w:val="20"/>
          <w:szCs w:val="20"/>
        </w:rPr>
        <w:t>子项在每个</w:t>
      </w:r>
      <w:r>
        <w:rPr>
          <w:rStyle w:val="88"/>
          <w:rFonts w:ascii="Consolas" w:hAnsi="Consolas"/>
          <w:color w:val="333333"/>
          <w:spacing w:val="3"/>
          <w:sz w:val="20"/>
          <w:szCs w:val="20"/>
        </w:rPr>
        <w:t>flex</w:t>
      </w:r>
      <w:r>
        <w:rPr>
          <w:rStyle w:val="28"/>
          <w:rFonts w:ascii="Consolas" w:hAnsi="Consolas"/>
          <w:color w:val="333333"/>
          <w:spacing w:val="3"/>
          <w:sz w:val="20"/>
          <w:szCs w:val="20"/>
        </w:rPr>
        <w:t>行的交叉轴上的默认对齐方式（相对</w:t>
      </w:r>
      <w:r>
        <w:rPr>
          <w:rStyle w:val="88"/>
          <w:rFonts w:ascii="Consolas" w:hAnsi="Consolas"/>
          <w:color w:val="333333"/>
          <w:spacing w:val="3"/>
          <w:sz w:val="20"/>
          <w:szCs w:val="20"/>
        </w:rPr>
        <w:t>Y</w:t>
      </w:r>
      <w:r>
        <w:rPr>
          <w:rStyle w:val="28"/>
          <w:rFonts w:ascii="Consolas" w:hAnsi="Consolas"/>
          <w:color w:val="333333"/>
          <w:spacing w:val="3"/>
          <w:sz w:val="20"/>
          <w:szCs w:val="20"/>
        </w:rPr>
        <w:t>轴</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align-content</w:t>
      </w:r>
      <w:r>
        <w:rPr>
          <w:rStyle w:val="28"/>
          <w:rFonts w:ascii="Consolas" w:hAnsi="Consolas"/>
          <w:color w:val="333333"/>
          <w:spacing w:val="3"/>
          <w:sz w:val="20"/>
          <w:szCs w:val="20"/>
        </w:rPr>
        <w:t>：只适用于多行的</w:t>
      </w:r>
      <w:r>
        <w:rPr>
          <w:rStyle w:val="88"/>
          <w:rFonts w:ascii="Consolas" w:hAnsi="Consolas"/>
          <w:color w:val="333333"/>
          <w:spacing w:val="3"/>
          <w:sz w:val="20"/>
          <w:szCs w:val="20"/>
        </w:rPr>
        <w:t>flex</w:t>
      </w:r>
      <w:r>
        <w:rPr>
          <w:rStyle w:val="28"/>
          <w:rFonts w:ascii="Consolas" w:hAnsi="Consolas"/>
          <w:color w:val="333333"/>
          <w:spacing w:val="3"/>
          <w:sz w:val="20"/>
          <w:szCs w:val="20"/>
        </w:rPr>
        <w:t>容器，在使用前需在</w:t>
      </w:r>
      <w:r>
        <w:rPr>
          <w:rStyle w:val="88"/>
          <w:rFonts w:ascii="Consolas" w:hAnsi="Consolas"/>
          <w:color w:val="333333"/>
          <w:spacing w:val="3"/>
          <w:sz w:val="20"/>
          <w:szCs w:val="20"/>
        </w:rPr>
        <w:t>flex</w:t>
      </w:r>
      <w:r>
        <w:rPr>
          <w:rStyle w:val="28"/>
          <w:rFonts w:ascii="Consolas" w:hAnsi="Consolas"/>
          <w:color w:val="333333"/>
          <w:spacing w:val="3"/>
          <w:sz w:val="20"/>
          <w:szCs w:val="20"/>
        </w:rPr>
        <w:t>容器设置</w:t>
      </w:r>
      <w:r>
        <w:rPr>
          <w:rStyle w:val="88"/>
          <w:rFonts w:ascii="Consolas" w:hAnsi="Consolas"/>
          <w:color w:val="333333"/>
          <w:spacing w:val="3"/>
          <w:sz w:val="20"/>
          <w:szCs w:val="20"/>
        </w:rPr>
        <w:t>flex-wrap</w:t>
      </w:r>
      <w:r>
        <w:rPr>
          <w:rStyle w:val="28"/>
          <w:rFonts w:ascii="Consolas" w:hAnsi="Consolas"/>
          <w:color w:val="333333"/>
          <w:spacing w:val="3"/>
          <w:sz w:val="20"/>
          <w:szCs w:val="20"/>
        </w:rPr>
        <w:t>：</w:t>
      </w:r>
      <w:r>
        <w:rPr>
          <w:rStyle w:val="88"/>
          <w:rFonts w:ascii="Consolas" w:hAnsi="Consolas"/>
          <w:color w:val="333333"/>
          <w:spacing w:val="3"/>
          <w:sz w:val="20"/>
          <w:szCs w:val="20"/>
        </w:rPr>
        <w:t>wrap</w:t>
      </w:r>
      <w:r>
        <w:rPr>
          <w:rStyle w:val="28"/>
          <w:rFonts w:ascii="Consolas" w:hAnsi="Consolas"/>
          <w:color w:val="333333"/>
          <w:spacing w:val="3"/>
          <w:sz w:val="20"/>
          <w:szCs w:val="20"/>
        </w:rPr>
        <w:t>;表示子元素超出换行；</w:t>
      </w:r>
      <w:r>
        <w:rPr>
          <w:rStyle w:val="88"/>
          <w:rFonts w:ascii="Consolas" w:hAnsi="Consolas"/>
          <w:color w:val="333333"/>
          <w:spacing w:val="3"/>
          <w:sz w:val="20"/>
          <w:szCs w:val="20"/>
        </w:rPr>
        <w:t>align-content</w:t>
      </w:r>
      <w:r>
        <w:rPr>
          <w:rStyle w:val="28"/>
          <w:rFonts w:ascii="Consolas" w:hAnsi="Consolas"/>
          <w:color w:val="333333"/>
          <w:spacing w:val="3"/>
          <w:sz w:val="20"/>
          <w:szCs w:val="20"/>
        </w:rPr>
        <w:t xml:space="preserve"> 它的作用是当</w:t>
      </w:r>
      <w:r>
        <w:rPr>
          <w:rStyle w:val="88"/>
          <w:rFonts w:ascii="Consolas" w:hAnsi="Consolas"/>
          <w:color w:val="333333"/>
          <w:spacing w:val="3"/>
          <w:sz w:val="20"/>
          <w:szCs w:val="20"/>
        </w:rPr>
        <w:t>flex</w:t>
      </w:r>
      <w:r>
        <w:rPr>
          <w:rStyle w:val="28"/>
          <w:rFonts w:ascii="Consolas" w:hAnsi="Consolas"/>
          <w:color w:val="333333"/>
          <w:spacing w:val="3"/>
          <w:sz w:val="20"/>
          <w:szCs w:val="20"/>
        </w:rPr>
        <w:t>容器在交叉轴上有多余的空间时，将子项作为一个整体进行对齐。</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7.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简述data-*属性的用法（如何设置，如何获取），有何优势？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data-*定义：</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1.是用于储存页面或应用程序的私有自定义数据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2.赋予我们在所有html元素上嵌入自定义data属性的能力</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data-*用法：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1.属性名不应该包含任何大写字母，并且在前缀 "data-" 之后必须有至少一个字符</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2.属性值可以是任意字符串</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3.一个元素可以拥有任意数量的data属性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4.data属性无法储存对象，如需储存，可通过对象序列化</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data-*如何设置、获取：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1.如何设置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通过JavaScript内置的setAttribute('data属性名','新内容')即可设置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通过该数据类型的(dataset) API设置data值，IE10以上才支持；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var button = document.queryselector('button')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button.dataset.data属性名 = '新内容' ; 这里的data属性名是指data-后面的名字</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2.如何获取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通过JavaScript内置的getAttribute('data属性名') 即可获取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通过该数据类型的(dataset) API设置data值，IE10以上才支持；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var button = document.queryselector('button')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data = button.dataset.data属性名 ; 这里的data属性名是指data-后面的名字</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data-*优势：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1.其储存的自定义数据能够被页面的JavaScript利用，可以创建更好的用户体验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2.可以通过JavaScript来构造数据、填充数据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3.代码体积小、较为灵活</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4.解决网站的外观和实用性之间产生的冲突</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8.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简述title与h1的区别，b与strong的区别，i与em的区别。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88"/>
          <w:rFonts w:ascii="Consolas" w:hAnsi="Consolas"/>
          <w:color w:val="333333"/>
          <w:spacing w:val="3"/>
          <w:sz w:val="20"/>
          <w:szCs w:val="20"/>
        </w:rPr>
        <w:t>title</w:t>
      </w:r>
      <w:r>
        <w:rPr>
          <w:rStyle w:val="28"/>
          <w:rFonts w:ascii="Consolas" w:hAnsi="Consolas"/>
          <w:color w:val="333333"/>
          <w:spacing w:val="3"/>
          <w:sz w:val="20"/>
          <w:szCs w:val="20"/>
        </w:rPr>
        <w:t>与</w:t>
      </w:r>
      <w:r>
        <w:rPr>
          <w:rStyle w:val="88"/>
          <w:rFonts w:ascii="Consolas" w:hAnsi="Consolas"/>
          <w:color w:val="333333"/>
          <w:spacing w:val="3"/>
          <w:sz w:val="20"/>
          <w:szCs w:val="20"/>
        </w:rPr>
        <w:t>h1</w:t>
      </w:r>
      <w:r>
        <w:rPr>
          <w:rStyle w:val="28"/>
          <w:rFonts w:ascii="Consolas" w:hAnsi="Consolas"/>
          <w:color w:val="333333"/>
          <w:spacing w:val="3"/>
          <w:sz w:val="20"/>
          <w:szCs w:val="20"/>
        </w:rPr>
        <w:t>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从网站角度看，</w:t>
      </w:r>
      <w:r>
        <w:rPr>
          <w:rStyle w:val="88"/>
          <w:rFonts w:ascii="Consolas" w:hAnsi="Consolas"/>
          <w:color w:val="333333"/>
          <w:spacing w:val="3"/>
          <w:sz w:val="20"/>
          <w:szCs w:val="20"/>
        </w:rPr>
        <w:t>title</w:t>
      </w:r>
      <w:r>
        <w:rPr>
          <w:rStyle w:val="28"/>
          <w:rFonts w:ascii="Consolas" w:hAnsi="Consolas"/>
          <w:color w:val="333333"/>
          <w:spacing w:val="3"/>
          <w:sz w:val="20"/>
          <w:szCs w:val="20"/>
        </w:rPr>
        <w:t xml:space="preserve"> 更重于网站信息。</w:t>
      </w:r>
      <w:r>
        <w:rPr>
          <w:rStyle w:val="88"/>
          <w:rFonts w:ascii="Consolas" w:hAnsi="Consolas"/>
          <w:color w:val="333333"/>
          <w:spacing w:val="3"/>
          <w:sz w:val="20"/>
          <w:szCs w:val="20"/>
        </w:rPr>
        <w:t>title</w:t>
      </w:r>
      <w:r>
        <w:rPr>
          <w:rStyle w:val="28"/>
          <w:rFonts w:ascii="Consolas" w:hAnsi="Consolas"/>
          <w:color w:val="333333"/>
          <w:spacing w:val="3"/>
          <w:sz w:val="20"/>
          <w:szCs w:val="20"/>
        </w:rPr>
        <w:t>可以直接告诉搜索引擎和用户这个网站是关于什么主题和内容的。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从文章角度看，</w:t>
      </w:r>
      <w:r>
        <w:rPr>
          <w:rStyle w:val="88"/>
          <w:rFonts w:ascii="Consolas" w:hAnsi="Consolas"/>
          <w:color w:val="333333"/>
          <w:spacing w:val="3"/>
          <w:sz w:val="20"/>
          <w:szCs w:val="20"/>
        </w:rPr>
        <w:t>h1</w:t>
      </w:r>
      <w:r>
        <w:rPr>
          <w:rStyle w:val="28"/>
          <w:rFonts w:ascii="Consolas" w:hAnsi="Consolas"/>
          <w:color w:val="333333"/>
          <w:spacing w:val="3"/>
          <w:sz w:val="20"/>
          <w:szCs w:val="20"/>
        </w:rPr>
        <w:t>则是用于概括文章主题。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一个网站可以有多个</w:t>
      </w:r>
      <w:r>
        <w:rPr>
          <w:rStyle w:val="88"/>
          <w:rFonts w:ascii="Consolas" w:hAnsi="Consolas"/>
          <w:color w:val="333333"/>
          <w:spacing w:val="3"/>
          <w:sz w:val="20"/>
          <w:szCs w:val="20"/>
        </w:rPr>
        <w:t>title</w:t>
      </w:r>
      <w:r>
        <w:rPr>
          <w:rStyle w:val="28"/>
          <w:rFonts w:ascii="Consolas" w:hAnsi="Consolas"/>
          <w:color w:val="333333"/>
          <w:spacing w:val="3"/>
          <w:sz w:val="20"/>
          <w:szCs w:val="20"/>
        </w:rPr>
        <w:t>,最好一个单页用一个</w:t>
      </w:r>
      <w:r>
        <w:rPr>
          <w:rStyle w:val="88"/>
          <w:rFonts w:ascii="Consolas" w:hAnsi="Consolas"/>
          <w:color w:val="333333"/>
          <w:spacing w:val="3"/>
          <w:sz w:val="20"/>
          <w:szCs w:val="20"/>
        </w:rPr>
        <w:t>title</w:t>
      </w:r>
      <w:r>
        <w:rPr>
          <w:rStyle w:val="28"/>
          <w:rFonts w:ascii="Consolas" w:hAnsi="Consolas"/>
          <w:color w:val="333333"/>
          <w:spacing w:val="3"/>
          <w:sz w:val="20"/>
          <w:szCs w:val="20"/>
        </w:rPr>
        <w:t>，以便突出网站页面主体信息，从</w:t>
      </w:r>
      <w:r>
        <w:rPr>
          <w:rStyle w:val="88"/>
          <w:rFonts w:ascii="Consolas" w:hAnsi="Consolas"/>
          <w:color w:val="333333"/>
          <w:spacing w:val="3"/>
          <w:sz w:val="20"/>
          <w:szCs w:val="20"/>
        </w:rPr>
        <w:t>seo</w:t>
      </w:r>
      <w:r>
        <w:rPr>
          <w:rStyle w:val="28"/>
          <w:rFonts w:ascii="Consolas" w:hAnsi="Consolas"/>
          <w:color w:val="333333"/>
          <w:spacing w:val="3"/>
          <w:sz w:val="20"/>
          <w:szCs w:val="20"/>
        </w:rPr>
        <w:t>看，</w:t>
      </w:r>
      <w:r>
        <w:rPr>
          <w:rStyle w:val="88"/>
          <w:rFonts w:ascii="Consolas" w:hAnsi="Consolas"/>
          <w:color w:val="333333"/>
          <w:spacing w:val="3"/>
          <w:sz w:val="20"/>
          <w:szCs w:val="20"/>
        </w:rPr>
        <w:t>title</w:t>
      </w:r>
      <w:r>
        <w:rPr>
          <w:rStyle w:val="28"/>
          <w:rFonts w:ascii="Consolas" w:hAnsi="Consolas"/>
          <w:color w:val="333333"/>
          <w:spacing w:val="3"/>
          <w:sz w:val="20"/>
          <w:szCs w:val="20"/>
        </w:rPr>
        <w:t>权重比</w:t>
      </w:r>
      <w:r>
        <w:rPr>
          <w:rStyle w:val="88"/>
          <w:rFonts w:ascii="Consolas" w:hAnsi="Consolas"/>
          <w:color w:val="333333"/>
          <w:spacing w:val="3"/>
          <w:sz w:val="20"/>
          <w:szCs w:val="20"/>
        </w:rPr>
        <w:t>h1</w:t>
      </w:r>
      <w:r>
        <w:rPr>
          <w:rStyle w:val="28"/>
          <w:rFonts w:ascii="Consolas" w:hAnsi="Consolas"/>
          <w:color w:val="333333"/>
          <w:spacing w:val="3"/>
          <w:sz w:val="20"/>
          <w:szCs w:val="20"/>
        </w:rPr>
        <w:t>高，适用性比</w:t>
      </w:r>
      <w:r>
        <w:rPr>
          <w:rStyle w:val="88"/>
          <w:rFonts w:ascii="Consolas" w:hAnsi="Consolas"/>
          <w:color w:val="333333"/>
          <w:spacing w:val="3"/>
          <w:sz w:val="20"/>
          <w:szCs w:val="20"/>
        </w:rPr>
        <w:t>h1</w:t>
      </w:r>
      <w:r>
        <w:rPr>
          <w:rStyle w:val="28"/>
          <w:rFonts w:ascii="Consolas" w:hAnsi="Consolas"/>
          <w:color w:val="333333"/>
          <w:spacing w:val="3"/>
          <w:sz w:val="20"/>
          <w:szCs w:val="20"/>
        </w:rPr>
        <w:t>广。</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标记了</w:t>
      </w:r>
      <w:r>
        <w:rPr>
          <w:rStyle w:val="88"/>
          <w:rFonts w:ascii="Consolas" w:hAnsi="Consolas"/>
          <w:color w:val="333333"/>
          <w:spacing w:val="3"/>
          <w:sz w:val="20"/>
          <w:szCs w:val="20"/>
        </w:rPr>
        <w:t>h1</w:t>
      </w:r>
      <w:r>
        <w:rPr>
          <w:rStyle w:val="28"/>
          <w:rFonts w:ascii="Consolas" w:hAnsi="Consolas"/>
          <w:color w:val="333333"/>
          <w:spacing w:val="3"/>
          <w:sz w:val="20"/>
          <w:szCs w:val="20"/>
        </w:rPr>
        <w:t>的文字页面给予的权重会比页面内其他权重高很多。一个好的网站是</w:t>
      </w:r>
      <w:r>
        <w:rPr>
          <w:rStyle w:val="88"/>
          <w:rFonts w:ascii="Consolas" w:hAnsi="Consolas"/>
          <w:color w:val="333333"/>
          <w:spacing w:val="3"/>
          <w:sz w:val="20"/>
          <w:szCs w:val="20"/>
        </w:rPr>
        <w:t>h1</w:t>
      </w:r>
      <w:r>
        <w:rPr>
          <w:rStyle w:val="28"/>
          <w:rFonts w:ascii="Consolas" w:hAnsi="Consolas"/>
          <w:color w:val="333333"/>
          <w:spacing w:val="3"/>
          <w:sz w:val="20"/>
          <w:szCs w:val="20"/>
        </w:rPr>
        <w:t>和</w:t>
      </w:r>
      <w:r>
        <w:rPr>
          <w:rStyle w:val="88"/>
          <w:rFonts w:ascii="Consolas" w:hAnsi="Consolas"/>
          <w:color w:val="333333"/>
          <w:spacing w:val="3"/>
          <w:sz w:val="20"/>
          <w:szCs w:val="20"/>
        </w:rPr>
        <w:t>title</w:t>
      </w:r>
      <w:r>
        <w:rPr>
          <w:rStyle w:val="28"/>
          <w:rFonts w:ascii="Consolas" w:hAnsi="Consolas"/>
          <w:color w:val="333333"/>
          <w:spacing w:val="3"/>
          <w:sz w:val="20"/>
          <w:szCs w:val="20"/>
        </w:rPr>
        <w:t>并存，既突出</w:t>
      </w:r>
      <w:r>
        <w:rPr>
          <w:rStyle w:val="88"/>
          <w:rFonts w:ascii="Consolas" w:hAnsi="Consolas"/>
          <w:color w:val="333333"/>
          <w:spacing w:val="3"/>
          <w:sz w:val="20"/>
          <w:szCs w:val="20"/>
        </w:rPr>
        <w:t>h1</w:t>
      </w:r>
      <w:r>
        <w:rPr>
          <w:rStyle w:val="28"/>
          <w:rFonts w:ascii="Consolas" w:hAnsi="Consolas"/>
          <w:color w:val="333333"/>
          <w:spacing w:val="3"/>
          <w:sz w:val="20"/>
          <w:szCs w:val="20"/>
        </w:rPr>
        <w:t>文章主题，又突出网站主题和关键字。达到双重优化网站的效果。</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88"/>
          <w:rFonts w:ascii="Consolas" w:hAnsi="Consolas"/>
          <w:color w:val="333333"/>
          <w:spacing w:val="3"/>
          <w:sz w:val="20"/>
          <w:szCs w:val="20"/>
        </w:rPr>
        <w:t>b</w:t>
      </w:r>
      <w:r>
        <w:rPr>
          <w:rStyle w:val="28"/>
          <w:rFonts w:ascii="Consolas" w:hAnsi="Consolas"/>
          <w:color w:val="333333"/>
          <w:spacing w:val="3"/>
          <w:sz w:val="20"/>
          <w:szCs w:val="20"/>
        </w:rPr>
        <w:t>与</w:t>
      </w:r>
      <w:r>
        <w:rPr>
          <w:rStyle w:val="88"/>
          <w:rFonts w:ascii="Consolas" w:hAnsi="Consolas"/>
          <w:color w:val="333333"/>
          <w:spacing w:val="3"/>
          <w:sz w:val="20"/>
          <w:szCs w:val="20"/>
        </w:rPr>
        <w:t>strong</w:t>
      </w:r>
      <w:r>
        <w:rPr>
          <w:rStyle w:val="28"/>
          <w:rFonts w:ascii="Consolas" w:hAnsi="Consolas"/>
          <w:color w:val="333333"/>
          <w:spacing w:val="3"/>
          <w:sz w:val="20"/>
          <w:szCs w:val="20"/>
        </w:rPr>
        <w:t xml:space="preserve"> 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w:t>
      </w:r>
      <w:r>
        <w:rPr>
          <w:rStyle w:val="88"/>
          <w:rFonts w:ascii="Consolas" w:hAnsi="Consolas"/>
          <w:color w:val="333333"/>
          <w:spacing w:val="3"/>
          <w:sz w:val="20"/>
          <w:szCs w:val="20"/>
        </w:rPr>
        <w:t>b</w:t>
      </w:r>
      <w:r>
        <w:rPr>
          <w:rStyle w:val="28"/>
          <w:rFonts w:ascii="Consolas" w:hAnsi="Consolas"/>
          <w:color w:val="333333"/>
          <w:spacing w:val="3"/>
          <w:sz w:val="20"/>
          <w:szCs w:val="20"/>
        </w:rPr>
        <w:t xml:space="preserve"> 是只是对文本的简单加粗， </w:t>
      </w:r>
      <w:r>
        <w:rPr>
          <w:rStyle w:val="88"/>
          <w:rFonts w:ascii="Consolas" w:hAnsi="Consolas"/>
          <w:color w:val="333333"/>
          <w:spacing w:val="3"/>
          <w:sz w:val="20"/>
          <w:szCs w:val="20"/>
        </w:rPr>
        <w:t>strong</w:t>
      </w:r>
      <w:r>
        <w:rPr>
          <w:rStyle w:val="28"/>
          <w:rFonts w:ascii="Consolas" w:hAnsi="Consolas"/>
          <w:color w:val="333333"/>
          <w:spacing w:val="3"/>
          <w:sz w:val="20"/>
          <w:szCs w:val="20"/>
        </w:rPr>
        <w:t xml:space="preserve"> 是一个语义化标签，对相关文本具有强调作用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b</w:t>
      </w:r>
      <w:r>
        <w:rPr>
          <w:rStyle w:val="28"/>
          <w:rFonts w:ascii="Consolas" w:hAnsi="Consolas"/>
          <w:color w:val="333333"/>
          <w:spacing w:val="3"/>
          <w:sz w:val="20"/>
          <w:szCs w:val="20"/>
        </w:rPr>
        <w:t xml:space="preserve"> 标签只是侧重于字体加粗， </w:t>
      </w:r>
      <w:r>
        <w:rPr>
          <w:rStyle w:val="88"/>
          <w:rFonts w:ascii="Consolas" w:hAnsi="Consolas"/>
          <w:color w:val="333333"/>
          <w:spacing w:val="3"/>
          <w:sz w:val="20"/>
          <w:szCs w:val="20"/>
        </w:rPr>
        <w:t>strong</w:t>
      </w:r>
      <w:r>
        <w:rPr>
          <w:rStyle w:val="28"/>
          <w:rFonts w:ascii="Consolas" w:hAnsi="Consolas"/>
          <w:color w:val="333333"/>
          <w:spacing w:val="3"/>
          <w:sz w:val="20"/>
          <w:szCs w:val="20"/>
        </w:rPr>
        <w:t>标签加强字体的语气都是通过粗体来实现的，相比之下，搜索引擎更喜欢侧重于</w:t>
      </w:r>
      <w:r>
        <w:rPr>
          <w:rStyle w:val="88"/>
          <w:rFonts w:ascii="Consolas" w:hAnsi="Consolas"/>
          <w:color w:val="333333"/>
          <w:spacing w:val="3"/>
          <w:sz w:val="20"/>
          <w:szCs w:val="20"/>
        </w:rPr>
        <w:t>strong</w:t>
      </w:r>
      <w:r>
        <w:rPr>
          <w:rStyle w:val="28"/>
          <w:rFonts w:ascii="Consolas" w:hAnsi="Consolas"/>
          <w:color w:val="333333"/>
          <w:spacing w:val="3"/>
          <w:sz w:val="20"/>
          <w:szCs w:val="20"/>
        </w:rPr>
        <w:t>标签</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strong</w:t>
      </w:r>
      <w:r>
        <w:rPr>
          <w:rStyle w:val="28"/>
          <w:rFonts w:ascii="Consolas" w:hAnsi="Consolas"/>
          <w:color w:val="333333"/>
          <w:spacing w:val="3"/>
          <w:sz w:val="20"/>
          <w:szCs w:val="20"/>
        </w:rPr>
        <w:t>标签更注重于内容上的应用，在</w:t>
      </w:r>
      <w:r>
        <w:rPr>
          <w:rStyle w:val="88"/>
          <w:rFonts w:ascii="Consolas" w:hAnsi="Consolas"/>
          <w:color w:val="333333"/>
          <w:spacing w:val="3"/>
          <w:sz w:val="20"/>
          <w:szCs w:val="20"/>
        </w:rPr>
        <w:t>html</w:t>
      </w:r>
      <w:r>
        <w:rPr>
          <w:rStyle w:val="28"/>
          <w:rFonts w:ascii="Consolas" w:hAnsi="Consolas"/>
          <w:color w:val="333333"/>
          <w:spacing w:val="3"/>
          <w:sz w:val="20"/>
          <w:szCs w:val="20"/>
        </w:rPr>
        <w:t>中，对关键词的标明，然而还有一些网站上，也有使用</w:t>
      </w:r>
      <w:r>
        <w:rPr>
          <w:rStyle w:val="88"/>
          <w:rFonts w:ascii="Consolas" w:hAnsi="Consolas"/>
          <w:color w:val="333333"/>
          <w:spacing w:val="3"/>
          <w:sz w:val="20"/>
          <w:szCs w:val="20"/>
        </w:rPr>
        <w:t>strong</w:t>
      </w:r>
      <w:r>
        <w:rPr>
          <w:rStyle w:val="28"/>
          <w:rFonts w:ascii="Consolas" w:hAnsi="Consolas"/>
          <w:color w:val="333333"/>
          <w:spacing w:val="3"/>
          <w:sz w:val="20"/>
          <w:szCs w:val="20"/>
        </w:rPr>
        <w:t>标签登对小标题进行强调，但是在页面中，如果出现过多的</w:t>
      </w:r>
      <w:r>
        <w:rPr>
          <w:rStyle w:val="88"/>
          <w:rFonts w:ascii="Consolas" w:hAnsi="Consolas"/>
          <w:color w:val="333333"/>
          <w:spacing w:val="3"/>
          <w:sz w:val="20"/>
          <w:szCs w:val="20"/>
        </w:rPr>
        <w:t>strong</w:t>
      </w:r>
      <w:r>
        <w:rPr>
          <w:rStyle w:val="28"/>
          <w:rFonts w:ascii="Consolas" w:hAnsi="Consolas"/>
          <w:color w:val="333333"/>
          <w:spacing w:val="3"/>
          <w:sz w:val="20"/>
          <w:szCs w:val="20"/>
        </w:rPr>
        <w:t>标签，可能会对排名不利。</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w:t>
      </w:r>
      <w:r>
        <w:rPr>
          <w:rStyle w:val="88"/>
          <w:rFonts w:ascii="Consolas" w:hAnsi="Consolas"/>
          <w:color w:val="333333"/>
          <w:spacing w:val="3"/>
          <w:sz w:val="20"/>
          <w:szCs w:val="20"/>
        </w:rPr>
        <w:t>i</w:t>
      </w:r>
      <w:r>
        <w:rPr>
          <w:rStyle w:val="28"/>
          <w:rFonts w:ascii="Consolas" w:hAnsi="Consolas"/>
          <w:color w:val="333333"/>
          <w:spacing w:val="3"/>
          <w:sz w:val="20"/>
          <w:szCs w:val="20"/>
        </w:rPr>
        <w:t xml:space="preserve"> 与 </w:t>
      </w:r>
      <w:r>
        <w:rPr>
          <w:rStyle w:val="88"/>
          <w:rFonts w:ascii="Consolas" w:hAnsi="Consolas"/>
          <w:color w:val="333333"/>
          <w:spacing w:val="3"/>
          <w:sz w:val="20"/>
          <w:szCs w:val="20"/>
        </w:rPr>
        <w:t>em</w:t>
      </w:r>
      <w:r>
        <w:rPr>
          <w:rStyle w:val="28"/>
          <w:rFonts w:ascii="Consolas" w:hAnsi="Consolas"/>
          <w:color w:val="333333"/>
          <w:spacing w:val="3"/>
          <w:sz w:val="20"/>
          <w:szCs w:val="20"/>
        </w:rPr>
        <w:t xml:space="preserve"> 的区别》：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w:t>
      </w:r>
      <w:r>
        <w:rPr>
          <w:rStyle w:val="88"/>
          <w:rFonts w:ascii="Consolas" w:hAnsi="Consolas"/>
          <w:color w:val="333333"/>
          <w:spacing w:val="3"/>
          <w:sz w:val="20"/>
          <w:szCs w:val="20"/>
        </w:rPr>
        <w:t>i</w:t>
      </w:r>
      <w:r>
        <w:rPr>
          <w:rStyle w:val="28"/>
          <w:rFonts w:ascii="Consolas" w:hAnsi="Consolas"/>
          <w:color w:val="333333"/>
          <w:spacing w:val="3"/>
          <w:sz w:val="20"/>
          <w:szCs w:val="20"/>
        </w:rPr>
        <w:t>(</w:t>
      </w:r>
      <w:r>
        <w:rPr>
          <w:rStyle w:val="88"/>
          <w:rFonts w:ascii="Consolas" w:hAnsi="Consolas"/>
          <w:color w:val="333333"/>
          <w:spacing w:val="3"/>
          <w:sz w:val="20"/>
          <w:szCs w:val="20"/>
        </w:rPr>
        <w:t>italic</w:t>
      </w:r>
      <w:r>
        <w:rPr>
          <w:rStyle w:val="28"/>
          <w:rFonts w:ascii="Consolas" w:hAnsi="Consolas"/>
          <w:color w:val="333333"/>
          <w:spacing w:val="3"/>
          <w:sz w:val="20"/>
          <w:szCs w:val="20"/>
        </w:rPr>
        <w:t>)是实体标签，用来使字符倾斜，</w:t>
      </w:r>
      <w:r>
        <w:rPr>
          <w:rStyle w:val="88"/>
          <w:rFonts w:ascii="Consolas" w:hAnsi="Consolas"/>
          <w:color w:val="333333"/>
          <w:spacing w:val="3"/>
          <w:sz w:val="20"/>
          <w:szCs w:val="20"/>
        </w:rPr>
        <w:t>em</w:t>
      </w:r>
      <w:r>
        <w:rPr>
          <w:rStyle w:val="28"/>
          <w:rFonts w:ascii="Consolas" w:hAnsi="Consolas"/>
          <w:color w:val="333333"/>
          <w:spacing w:val="3"/>
          <w:sz w:val="20"/>
          <w:szCs w:val="20"/>
        </w:rPr>
        <w:t>(</w:t>
      </w:r>
      <w:r>
        <w:rPr>
          <w:rStyle w:val="88"/>
          <w:rFonts w:ascii="Consolas" w:hAnsi="Consolas"/>
          <w:color w:val="333333"/>
          <w:spacing w:val="3"/>
          <w:sz w:val="20"/>
          <w:szCs w:val="20"/>
        </w:rPr>
        <w:t>emphasis</w:t>
      </w:r>
      <w:r>
        <w:rPr>
          <w:rStyle w:val="28"/>
          <w:rFonts w:ascii="Consolas" w:hAnsi="Consolas"/>
          <w:color w:val="333333"/>
          <w:spacing w:val="3"/>
          <w:sz w:val="20"/>
          <w:szCs w:val="20"/>
        </w:rPr>
        <w:t xml:space="preserve">)是逻辑标签，作用是强调文本内容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i</w:t>
      </w:r>
      <w:r>
        <w:rPr>
          <w:rStyle w:val="28"/>
          <w:rFonts w:ascii="Consolas" w:hAnsi="Consolas"/>
          <w:color w:val="333333"/>
          <w:spacing w:val="3"/>
          <w:sz w:val="20"/>
          <w:szCs w:val="20"/>
        </w:rPr>
        <w:t>标签只是斜体的样式，没有实际含义，常用来表达无强调或着重意味的斜体，比如生物学名、术语、外来语；</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em</w:t>
      </w:r>
      <w:r>
        <w:rPr>
          <w:rStyle w:val="28"/>
          <w:rFonts w:ascii="Consolas" w:hAnsi="Consolas"/>
          <w:color w:val="333333"/>
          <w:spacing w:val="3"/>
          <w:sz w:val="20"/>
          <w:szCs w:val="20"/>
        </w:rPr>
        <w:t>表示标签内字符重要，用以强调，其默认格式是斜体，但是可以通过</w:t>
      </w:r>
      <w:r>
        <w:rPr>
          <w:rStyle w:val="88"/>
          <w:rFonts w:ascii="Consolas" w:hAnsi="Consolas"/>
          <w:color w:val="333333"/>
          <w:spacing w:val="3"/>
          <w:sz w:val="20"/>
          <w:szCs w:val="20"/>
        </w:rPr>
        <w:t>CSS</w:t>
      </w:r>
      <w:r>
        <w:rPr>
          <w:rStyle w:val="28"/>
          <w:rFonts w:ascii="Consolas" w:hAnsi="Consolas"/>
          <w:color w:val="333333"/>
          <w:spacing w:val="3"/>
          <w:sz w:val="20"/>
          <w:szCs w:val="20"/>
        </w:rPr>
        <w:t>添加样式。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建议：为了符合</w:t>
      </w:r>
      <w:r>
        <w:rPr>
          <w:rStyle w:val="88"/>
          <w:rFonts w:ascii="Consolas" w:hAnsi="Consolas"/>
          <w:color w:val="333333"/>
          <w:spacing w:val="3"/>
          <w:sz w:val="20"/>
          <w:szCs w:val="20"/>
        </w:rPr>
        <w:t>CSS3</w:t>
      </w:r>
      <w:r>
        <w:rPr>
          <w:rStyle w:val="28"/>
          <w:rFonts w:ascii="Consolas" w:hAnsi="Consolas"/>
          <w:color w:val="333333"/>
          <w:spacing w:val="3"/>
          <w:sz w:val="20"/>
          <w:szCs w:val="20"/>
        </w:rPr>
        <w:t>的规范，</w:t>
      </w:r>
      <w:r>
        <w:rPr>
          <w:rStyle w:val="88"/>
          <w:rFonts w:ascii="Consolas" w:hAnsi="Consolas"/>
          <w:color w:val="333333"/>
          <w:spacing w:val="3"/>
          <w:sz w:val="20"/>
          <w:szCs w:val="20"/>
        </w:rPr>
        <w:t>i</w:t>
      </w:r>
      <w:r>
        <w:rPr>
          <w:rStyle w:val="28"/>
          <w:rFonts w:ascii="Consolas" w:hAnsi="Consolas"/>
          <w:color w:val="333333"/>
          <w:spacing w:val="3"/>
          <w:sz w:val="20"/>
          <w:szCs w:val="20"/>
        </w:rPr>
        <w:t xml:space="preserve"> 标签应尽量少用而应改用 </w:t>
      </w:r>
      <w:r>
        <w:rPr>
          <w:rStyle w:val="88"/>
          <w:rFonts w:ascii="Consolas" w:hAnsi="Consolas"/>
          <w:color w:val="333333"/>
          <w:spacing w:val="3"/>
          <w:sz w:val="20"/>
          <w:szCs w:val="20"/>
        </w:rPr>
        <w:t>em</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9.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什么是标准文档流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标准文档流指的是元素排版布局过程中，元素会默认自动从左往右，从上往下的流式排列方式。当前面内容发生了变化，后面的内容位置也会随着发生变化。</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HTML</w:t>
      </w:r>
      <w:r>
        <w:rPr>
          <w:rStyle w:val="28"/>
          <w:rFonts w:ascii="Consolas" w:hAnsi="Consolas"/>
          <w:color w:val="333333"/>
          <w:spacing w:val="3"/>
          <w:sz w:val="20"/>
          <w:szCs w:val="20"/>
        </w:rPr>
        <w:t>就是一种标准文档流文件。</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简单的来说就是各种布局属性在</w:t>
      </w:r>
      <w:r>
        <w:rPr>
          <w:rStyle w:val="88"/>
          <w:rFonts w:ascii="Consolas" w:hAnsi="Consolas"/>
          <w:color w:val="333333"/>
          <w:spacing w:val="3"/>
          <w:sz w:val="20"/>
          <w:szCs w:val="20"/>
        </w:rPr>
        <w:t>html</w:t>
      </w:r>
      <w:r>
        <w:rPr>
          <w:rStyle w:val="28"/>
          <w:rFonts w:ascii="Consolas" w:hAnsi="Consolas"/>
          <w:color w:val="333333"/>
          <w:spacing w:val="3"/>
          <w:sz w:val="20"/>
          <w:szCs w:val="20"/>
        </w:rPr>
        <w:t>中所显示的效果，如</w:t>
      </w:r>
      <w:r>
        <w:rPr>
          <w:rStyle w:val="88"/>
          <w:rFonts w:ascii="Consolas" w:hAnsi="Consolas"/>
          <w:color w:val="333333"/>
          <w:spacing w:val="3"/>
          <w:sz w:val="20"/>
          <w:szCs w:val="20"/>
        </w:rPr>
        <w:t>display</w:t>
      </w:r>
      <w:r>
        <w:rPr>
          <w:rStyle w:val="28"/>
          <w:rFonts w:ascii="Consolas" w:hAnsi="Consolas"/>
          <w:color w:val="333333"/>
          <w:spacing w:val="3"/>
          <w:sz w:val="20"/>
          <w:szCs w:val="20"/>
        </w:rPr>
        <w:t>（行内元素与块级元素*非常重要*）、</w:t>
      </w:r>
      <w:r>
        <w:rPr>
          <w:rStyle w:val="88"/>
          <w:rFonts w:ascii="Consolas" w:hAnsi="Consolas"/>
          <w:color w:val="333333"/>
          <w:spacing w:val="3"/>
          <w:sz w:val="20"/>
          <w:szCs w:val="20"/>
        </w:rPr>
        <w:t>float</w:t>
      </w:r>
      <w:r>
        <w:rPr>
          <w:rStyle w:val="28"/>
          <w:rFonts w:ascii="Consolas" w:hAnsi="Consolas"/>
          <w:color w:val="333333"/>
          <w:spacing w:val="3"/>
          <w:sz w:val="20"/>
          <w:szCs w:val="20"/>
        </w:rPr>
        <w:t>、</w:t>
      </w:r>
      <w:r>
        <w:rPr>
          <w:rStyle w:val="88"/>
          <w:rFonts w:ascii="Consolas" w:hAnsi="Consolas"/>
          <w:color w:val="333333"/>
          <w:spacing w:val="3"/>
          <w:sz w:val="20"/>
          <w:szCs w:val="20"/>
        </w:rPr>
        <w:t>position</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10.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z-index是什么？在position的值什么时候可以触发?</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z-index</w:t>
      </w:r>
      <w:r>
        <w:rPr>
          <w:rStyle w:val="28"/>
          <w:rFonts w:ascii="Consolas" w:hAnsi="Consolas"/>
          <w:color w:val="333333"/>
          <w:spacing w:val="3"/>
          <w:sz w:val="20"/>
          <w:szCs w:val="20"/>
        </w:rPr>
        <w:t xml:space="preserve"> : 指的是一个元素在当前文档页面定位时重叠层显示的层级等级，默认为0 ，数值不限，越大显示层级越高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触发机制：当</w:t>
      </w:r>
      <w:r>
        <w:rPr>
          <w:rStyle w:val="88"/>
          <w:rFonts w:ascii="Consolas" w:hAnsi="Consolas"/>
          <w:color w:val="333333"/>
          <w:spacing w:val="3"/>
          <w:sz w:val="20"/>
          <w:szCs w:val="20"/>
        </w:rPr>
        <w:t>position</w:t>
      </w:r>
      <w:r>
        <w:rPr>
          <w:rStyle w:val="28"/>
          <w:rFonts w:ascii="Consolas" w:hAnsi="Consolas"/>
          <w:color w:val="333333"/>
          <w:spacing w:val="3"/>
          <w:sz w:val="20"/>
          <w:szCs w:val="20"/>
        </w:rPr>
        <w:t>的值设置为</w:t>
      </w:r>
      <w:r>
        <w:rPr>
          <w:rStyle w:val="88"/>
          <w:rFonts w:ascii="Consolas" w:hAnsi="Consolas"/>
          <w:color w:val="333333"/>
          <w:spacing w:val="3"/>
          <w:sz w:val="20"/>
          <w:szCs w:val="20"/>
        </w:rPr>
        <w:t>absolute</w:t>
      </w:r>
      <w:r>
        <w:rPr>
          <w:rStyle w:val="28"/>
          <w:rFonts w:ascii="Consolas" w:hAnsi="Consolas"/>
          <w:color w:val="333333"/>
          <w:spacing w:val="3"/>
          <w:sz w:val="20"/>
          <w:szCs w:val="20"/>
        </w:rPr>
        <w:t>、</w:t>
      </w:r>
      <w:r>
        <w:rPr>
          <w:rStyle w:val="88"/>
          <w:rFonts w:ascii="Consolas" w:hAnsi="Consolas"/>
          <w:color w:val="333333"/>
          <w:spacing w:val="3"/>
          <w:sz w:val="20"/>
          <w:szCs w:val="20"/>
        </w:rPr>
        <w:t>relative</w:t>
      </w:r>
      <w:r>
        <w:rPr>
          <w:rStyle w:val="28"/>
          <w:rFonts w:ascii="Consolas" w:hAnsi="Consolas"/>
          <w:color w:val="333333"/>
          <w:spacing w:val="3"/>
          <w:sz w:val="20"/>
          <w:szCs w:val="20"/>
        </w:rPr>
        <w:t>和</w:t>
      </w:r>
      <w:r>
        <w:rPr>
          <w:rStyle w:val="88"/>
          <w:rFonts w:ascii="Consolas" w:hAnsi="Consolas"/>
          <w:color w:val="333333"/>
          <w:spacing w:val="3"/>
          <w:sz w:val="20"/>
          <w:szCs w:val="20"/>
        </w:rPr>
        <w:t>fixed</w:t>
      </w:r>
      <w:r>
        <w:rPr>
          <w:rStyle w:val="28"/>
          <w:rFonts w:ascii="Consolas" w:hAnsi="Consolas"/>
          <w:color w:val="333333"/>
          <w:spacing w:val="3"/>
          <w:sz w:val="20"/>
          <w:szCs w:val="20"/>
        </w:rPr>
        <w:t>时才能触发</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11.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CSS3 如何实现圆角？</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border-radius</w:t>
      </w:r>
      <w:r>
        <w:rPr>
          <w:rStyle w:val="28"/>
          <w:rFonts w:ascii="Consolas" w:hAnsi="Consolas"/>
          <w:color w:val="333333"/>
          <w:spacing w:val="3"/>
          <w:sz w:val="20"/>
          <w:szCs w:val="20"/>
        </w:rPr>
        <w:t>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四个值: 第一个值为左上角，第二个值为右上角，第三个值为右下角，第四个值为左下角。</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三个值: 第一个值为左上角, 第二个值为右上角和左下角，第三个值为右下角</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两个值: 第一个值为左上角与右下角，第二个值为右上角与左下角</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一个值： 四个圆角值相同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只需要使用</w:t>
      </w:r>
      <w:r>
        <w:rPr>
          <w:rStyle w:val="88"/>
          <w:rFonts w:ascii="Consolas" w:hAnsi="Consolas"/>
          <w:color w:val="333333"/>
          <w:spacing w:val="3"/>
          <w:sz w:val="20"/>
          <w:szCs w:val="20"/>
        </w:rPr>
        <w:t>border-radius</w:t>
      </w:r>
      <w:r>
        <w:rPr>
          <w:rStyle w:val="28"/>
          <w:rFonts w:ascii="Consolas" w:hAnsi="Consolas"/>
          <w:color w:val="333333"/>
          <w:spacing w:val="3"/>
          <w:sz w:val="20"/>
          <w:szCs w:val="20"/>
        </w:rPr>
        <w:t>将四个角设置为相适应的尺寸即可实现圆角</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12.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HTML5有哪些缓存方式？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1、</w:t>
      </w:r>
      <w:r>
        <w:rPr>
          <w:rStyle w:val="88"/>
          <w:rFonts w:ascii="Consolas" w:hAnsi="Consolas"/>
          <w:color w:val="333333"/>
          <w:spacing w:val="3"/>
          <w:sz w:val="20"/>
          <w:szCs w:val="20"/>
        </w:rPr>
        <w:t>localstorege</w:t>
      </w:r>
      <w:r>
        <w:rPr>
          <w:rStyle w:val="28"/>
          <w:rFonts w:ascii="Consolas" w:hAnsi="Consolas"/>
          <w:color w:val="333333"/>
          <w:spacing w:val="3"/>
          <w:sz w:val="20"/>
          <w:szCs w:val="20"/>
        </w:rPr>
        <w:t>缓存，将数据储存在本地客户端，只有用户手动清除才能清除缓存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API</w:t>
      </w:r>
      <w:r>
        <w:rPr>
          <w:rStyle w:val="28"/>
          <w:rFonts w:ascii="Consolas" w:hAnsi="Consolas"/>
          <w:color w:val="333333"/>
          <w:spacing w:val="3"/>
          <w:sz w:val="20"/>
          <w:szCs w:val="20"/>
        </w:rPr>
        <w:t>：1</w:t>
      </w:r>
      <w:r>
        <w:rPr>
          <w:rStyle w:val="90"/>
          <w:rFonts w:ascii="Consolas" w:hAnsi="Consolas"/>
          <w:color w:val="333333"/>
          <w:spacing w:val="3"/>
          <w:sz w:val="20"/>
          <w:szCs w:val="20"/>
        </w:rPr>
        <w:t>.localstorege.setItem</w:t>
      </w:r>
      <w:r>
        <w:rPr>
          <w:rStyle w:val="28"/>
          <w:rFonts w:ascii="Consolas" w:hAnsi="Consolas"/>
          <w:color w:val="333333"/>
          <w:spacing w:val="3"/>
          <w:sz w:val="20"/>
          <w:szCs w:val="20"/>
        </w:rPr>
        <w:t>(</w:t>
      </w:r>
      <w:r>
        <w:rPr>
          <w:rStyle w:val="88"/>
          <w:rFonts w:ascii="Consolas" w:hAnsi="Consolas"/>
          <w:color w:val="333333"/>
          <w:spacing w:val="3"/>
          <w:sz w:val="20"/>
          <w:szCs w:val="20"/>
        </w:rPr>
        <w:t>key</w:t>
      </w:r>
      <w:r>
        <w:rPr>
          <w:rStyle w:val="28"/>
          <w:rFonts w:ascii="Consolas" w:hAnsi="Consolas"/>
          <w:color w:val="333333"/>
          <w:spacing w:val="3"/>
          <w:sz w:val="20"/>
          <w:szCs w:val="20"/>
        </w:rPr>
        <w:t>,</w:t>
      </w:r>
      <w:r>
        <w:rPr>
          <w:rStyle w:val="88"/>
          <w:rFonts w:ascii="Consolas" w:hAnsi="Consolas"/>
          <w:color w:val="333333"/>
          <w:spacing w:val="3"/>
          <w:sz w:val="20"/>
          <w:szCs w:val="20"/>
        </w:rPr>
        <w:t>value</w:t>
      </w:r>
      <w:r>
        <w:rPr>
          <w:rStyle w:val="28"/>
          <w:rFonts w:ascii="Consolas" w:hAnsi="Consolas"/>
          <w:color w:val="333333"/>
          <w:spacing w:val="3"/>
          <w:sz w:val="20"/>
          <w:szCs w:val="20"/>
        </w:rPr>
        <w:t>)，键值对的形式缓存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w:t>
      </w:r>
      <w:r>
        <w:rPr>
          <w:rStyle w:val="90"/>
          <w:rFonts w:ascii="Consolas" w:hAnsi="Consolas"/>
          <w:color w:val="333333"/>
          <w:spacing w:val="3"/>
          <w:sz w:val="20"/>
          <w:szCs w:val="20"/>
        </w:rPr>
        <w:t>.localstorege.getItem</w:t>
      </w:r>
      <w:r>
        <w:rPr>
          <w:rStyle w:val="28"/>
          <w:rFonts w:ascii="Consolas" w:hAnsi="Consolas"/>
          <w:color w:val="333333"/>
          <w:spacing w:val="3"/>
          <w:sz w:val="20"/>
          <w:szCs w:val="20"/>
        </w:rPr>
        <w:t>(</w:t>
      </w:r>
      <w:r>
        <w:rPr>
          <w:rStyle w:val="88"/>
          <w:rFonts w:ascii="Consolas" w:hAnsi="Consolas"/>
          <w:color w:val="333333"/>
          <w:spacing w:val="3"/>
          <w:sz w:val="20"/>
          <w:szCs w:val="20"/>
        </w:rPr>
        <w:t>key</w:t>
      </w:r>
      <w:r>
        <w:rPr>
          <w:rStyle w:val="28"/>
          <w:rFonts w:ascii="Consolas" w:hAnsi="Consolas"/>
          <w:color w:val="333333"/>
          <w:spacing w:val="3"/>
          <w:sz w:val="20"/>
          <w:szCs w:val="20"/>
        </w:rPr>
        <w:t>)，根据键名来缓存值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w:t>
      </w:r>
      <w:r>
        <w:rPr>
          <w:rStyle w:val="90"/>
          <w:rFonts w:ascii="Consolas" w:hAnsi="Consolas"/>
          <w:color w:val="333333"/>
          <w:spacing w:val="3"/>
          <w:sz w:val="20"/>
          <w:szCs w:val="20"/>
        </w:rPr>
        <w:t>.localstorege.length</w:t>
      </w:r>
      <w:r>
        <w:rPr>
          <w:rStyle w:val="28"/>
          <w:rFonts w:ascii="Consolas" w:hAnsi="Consolas"/>
          <w:color w:val="333333"/>
          <w:spacing w:val="3"/>
          <w:sz w:val="20"/>
          <w:szCs w:val="20"/>
        </w:rPr>
        <w:t xml:space="preserve"> ，获取总缓存数量</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2、</w:t>
      </w:r>
      <w:r>
        <w:rPr>
          <w:rStyle w:val="88"/>
          <w:rFonts w:ascii="Consolas" w:hAnsi="Consolas"/>
          <w:color w:val="333333"/>
          <w:spacing w:val="3"/>
          <w:sz w:val="20"/>
          <w:szCs w:val="20"/>
        </w:rPr>
        <w:t>sessionStorege</w:t>
      </w:r>
      <w:r>
        <w:rPr>
          <w:rStyle w:val="28"/>
          <w:rFonts w:ascii="Consolas" w:hAnsi="Consolas"/>
          <w:color w:val="333333"/>
          <w:spacing w:val="3"/>
          <w:sz w:val="20"/>
          <w:szCs w:val="20"/>
        </w:rPr>
        <w:t xml:space="preserve"> 会话缓存，会话机制是指从打开浏览器开始访问页面的时候，到关闭这个页面的过程成为一个会话，</w:t>
      </w:r>
      <w:r>
        <w:rPr>
          <w:rStyle w:val="88"/>
          <w:rFonts w:ascii="Consolas" w:hAnsi="Consolas"/>
          <w:color w:val="333333"/>
          <w:spacing w:val="3"/>
          <w:sz w:val="20"/>
          <w:szCs w:val="20"/>
        </w:rPr>
        <w:t>sessionStorege</w:t>
      </w:r>
      <w:r>
        <w:rPr>
          <w:rStyle w:val="28"/>
          <w:rFonts w:ascii="Consolas" w:hAnsi="Consolas"/>
          <w:color w:val="333333"/>
          <w:spacing w:val="3"/>
          <w:sz w:val="20"/>
          <w:szCs w:val="20"/>
        </w:rPr>
        <w:t>储存的数据会随着页面关闭而销毁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API</w:t>
      </w:r>
      <w:r>
        <w:rPr>
          <w:rStyle w:val="28"/>
          <w:rFonts w:ascii="Consolas" w:hAnsi="Consolas"/>
          <w:color w:val="333333"/>
          <w:spacing w:val="3"/>
          <w:sz w:val="20"/>
          <w:szCs w:val="20"/>
        </w:rPr>
        <w:t xml:space="preserve">: 1. </w:t>
      </w:r>
      <w:r>
        <w:rPr>
          <w:rStyle w:val="88"/>
          <w:rFonts w:ascii="Consolas" w:hAnsi="Consolas"/>
          <w:color w:val="333333"/>
          <w:spacing w:val="3"/>
          <w:sz w:val="20"/>
          <w:szCs w:val="20"/>
        </w:rPr>
        <w:t>sessionStorage</w:t>
      </w:r>
      <w:r>
        <w:rPr>
          <w:rStyle w:val="90"/>
          <w:rFonts w:ascii="Consolas" w:hAnsi="Consolas"/>
          <w:color w:val="333333"/>
          <w:spacing w:val="3"/>
          <w:sz w:val="20"/>
          <w:szCs w:val="20"/>
        </w:rPr>
        <w:t>.setItem</w:t>
      </w:r>
      <w:r>
        <w:rPr>
          <w:rStyle w:val="28"/>
          <w:rFonts w:ascii="Consolas" w:hAnsi="Consolas"/>
          <w:color w:val="333333"/>
          <w:spacing w:val="3"/>
          <w:sz w:val="20"/>
          <w:szCs w:val="20"/>
        </w:rPr>
        <w:t>(</w:t>
      </w:r>
      <w:r>
        <w:rPr>
          <w:rStyle w:val="88"/>
          <w:rFonts w:ascii="Consolas" w:hAnsi="Consolas"/>
          <w:color w:val="333333"/>
          <w:spacing w:val="3"/>
          <w:sz w:val="20"/>
          <w:szCs w:val="20"/>
        </w:rPr>
        <w:t>key</w:t>
      </w:r>
      <w:r>
        <w:rPr>
          <w:rStyle w:val="28"/>
          <w:rFonts w:ascii="Consolas" w:hAnsi="Consolas"/>
          <w:color w:val="333333"/>
          <w:spacing w:val="3"/>
          <w:sz w:val="20"/>
          <w:szCs w:val="20"/>
        </w:rPr>
        <w:t>,</w:t>
      </w:r>
      <w:r>
        <w:rPr>
          <w:rStyle w:val="88"/>
          <w:rFonts w:ascii="Consolas" w:hAnsi="Consolas"/>
          <w:color w:val="333333"/>
          <w:spacing w:val="3"/>
          <w:sz w:val="20"/>
          <w:szCs w:val="20"/>
        </w:rPr>
        <w:t>val</w:t>
      </w:r>
      <w:r>
        <w:rPr>
          <w:rStyle w:val="28"/>
          <w:rFonts w:ascii="Consolas" w:hAnsi="Consolas"/>
          <w:color w:val="333333"/>
          <w:spacing w:val="3"/>
          <w:sz w:val="20"/>
          <w:szCs w:val="20"/>
        </w:rPr>
        <w:t>)，</w:t>
      </w:r>
      <w:r>
        <w:rPr>
          <w:rStyle w:val="88"/>
          <w:rFonts w:ascii="Consolas" w:hAnsi="Consolas"/>
          <w:color w:val="333333"/>
          <w:spacing w:val="3"/>
          <w:sz w:val="20"/>
          <w:szCs w:val="20"/>
        </w:rPr>
        <w:t>localStorage</w:t>
      </w:r>
      <w:r>
        <w:rPr>
          <w:rStyle w:val="28"/>
          <w:rFonts w:ascii="Consolas" w:hAnsi="Consolas"/>
          <w:color w:val="333333"/>
          <w:spacing w:val="3"/>
          <w:sz w:val="20"/>
          <w:szCs w:val="20"/>
        </w:rPr>
        <w:t>是以键值对的形式创建的；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sessionStorage</w:t>
      </w:r>
      <w:r>
        <w:rPr>
          <w:rStyle w:val="90"/>
          <w:rFonts w:ascii="Consolas" w:hAnsi="Consolas"/>
          <w:color w:val="333333"/>
          <w:spacing w:val="3"/>
          <w:sz w:val="20"/>
          <w:szCs w:val="20"/>
        </w:rPr>
        <w:t>.getItem</w:t>
      </w:r>
      <w:r>
        <w:rPr>
          <w:rStyle w:val="28"/>
          <w:rFonts w:ascii="Consolas" w:hAnsi="Consolas"/>
          <w:color w:val="333333"/>
          <w:spacing w:val="3"/>
          <w:sz w:val="20"/>
          <w:szCs w:val="20"/>
        </w:rPr>
        <w:t>(</w:t>
      </w:r>
      <w:r>
        <w:rPr>
          <w:rStyle w:val="88"/>
          <w:rFonts w:ascii="Consolas" w:hAnsi="Consolas"/>
          <w:color w:val="333333"/>
          <w:spacing w:val="3"/>
          <w:sz w:val="20"/>
          <w:szCs w:val="20"/>
        </w:rPr>
        <w:t>key</w:t>
      </w:r>
      <w:r>
        <w:rPr>
          <w:rStyle w:val="28"/>
          <w:rFonts w:ascii="Consolas" w:hAnsi="Consolas"/>
          <w:color w:val="333333"/>
          <w:spacing w:val="3"/>
          <w:sz w:val="20"/>
          <w:szCs w:val="20"/>
        </w:rPr>
        <w:t>)，根据键名来获取缓存的值；</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sessionStorage</w:t>
      </w:r>
      <w:r>
        <w:rPr>
          <w:rStyle w:val="90"/>
          <w:rFonts w:ascii="Consolas" w:hAnsi="Consolas"/>
          <w:color w:val="333333"/>
          <w:spacing w:val="3"/>
          <w:sz w:val="20"/>
          <w:szCs w:val="20"/>
        </w:rPr>
        <w:t>.length</w:t>
      </w:r>
      <w:r>
        <w:rPr>
          <w:rStyle w:val="28"/>
          <w:rFonts w:ascii="Consolas" w:hAnsi="Consolas"/>
          <w:color w:val="333333"/>
          <w:spacing w:val="3"/>
          <w:sz w:val="20"/>
          <w:szCs w:val="20"/>
        </w:rPr>
        <w:t xml:space="preserve">；获取总共缓存值得数量， </w:t>
      </w:r>
      <w:r>
        <w:rPr>
          <w:rStyle w:val="88"/>
          <w:rFonts w:ascii="Consolas" w:hAnsi="Consolas"/>
          <w:color w:val="333333"/>
          <w:spacing w:val="3"/>
          <w:sz w:val="20"/>
          <w:szCs w:val="20"/>
        </w:rPr>
        <w:t>localStoarge</w:t>
      </w:r>
      <w:r>
        <w:rPr>
          <w:rStyle w:val="28"/>
          <w:rFonts w:ascii="Consolas" w:hAnsi="Consolas"/>
          <w:color w:val="333333"/>
          <w:spacing w:val="3"/>
          <w:sz w:val="20"/>
          <w:szCs w:val="20"/>
        </w:rPr>
        <w:t>返回的是个对象；</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3、离线缓存机制(</w:t>
      </w:r>
      <w:r>
        <w:rPr>
          <w:rStyle w:val="88"/>
          <w:rFonts w:ascii="Consolas" w:hAnsi="Consolas"/>
          <w:color w:val="333333"/>
          <w:spacing w:val="3"/>
          <w:sz w:val="20"/>
          <w:szCs w:val="20"/>
        </w:rPr>
        <w:t>Application</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Cache</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配置</w:t>
      </w:r>
      <w:r>
        <w:rPr>
          <w:rStyle w:val="88"/>
          <w:rFonts w:ascii="Consolas" w:hAnsi="Consolas"/>
          <w:color w:val="333333"/>
          <w:spacing w:val="3"/>
          <w:sz w:val="20"/>
          <w:szCs w:val="20"/>
        </w:rPr>
        <w:t>manifest</w:t>
      </w:r>
      <w:r>
        <w:rPr>
          <w:rStyle w:val="28"/>
          <w:rFonts w:ascii="Consolas" w:hAnsi="Consolas"/>
          <w:color w:val="333333"/>
          <w:spacing w:val="3"/>
          <w:sz w:val="20"/>
          <w:szCs w:val="20"/>
        </w:rPr>
        <w:t>文件，</w:t>
      </w:r>
      <w:r>
        <w:rPr>
          <w:rStyle w:val="88"/>
          <w:rFonts w:ascii="Consolas" w:hAnsi="Consolas"/>
          <w:color w:val="333333"/>
          <w:spacing w:val="3"/>
          <w:sz w:val="20"/>
          <w:szCs w:val="20"/>
        </w:rPr>
        <w:t>manifest</w:t>
      </w:r>
      <w:r>
        <w:rPr>
          <w:rStyle w:val="28"/>
          <w:rFonts w:ascii="Consolas" w:hAnsi="Consolas"/>
          <w:color w:val="333333"/>
          <w:spacing w:val="3"/>
          <w:sz w:val="20"/>
          <w:szCs w:val="20"/>
        </w:rPr>
        <w:t xml:space="preserve"> 文件是简单的文本文件，它告知浏览器被缓存的内容（以及不缓存的内容）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manifest</w:t>
      </w:r>
      <w:r>
        <w:rPr>
          <w:rStyle w:val="28"/>
          <w:rFonts w:ascii="Consolas" w:hAnsi="Consolas"/>
          <w:color w:val="333333"/>
          <w:spacing w:val="3"/>
          <w:sz w:val="20"/>
          <w:szCs w:val="20"/>
        </w:rPr>
        <w:t xml:space="preserve"> 文件可分为三个部分：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w:t>
      </w:r>
      <w:r>
        <w:rPr>
          <w:rStyle w:val="88"/>
          <w:rFonts w:ascii="Consolas" w:hAnsi="Consolas"/>
          <w:color w:val="333333"/>
          <w:spacing w:val="3"/>
          <w:sz w:val="20"/>
          <w:szCs w:val="20"/>
        </w:rPr>
        <w:t>CACHE</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MANIFEST</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 xml:space="preserve"> 在此标题下列出的文件将在首次下载后进行缓存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w:t>
      </w:r>
      <w:r>
        <w:rPr>
          <w:rStyle w:val="88"/>
          <w:rFonts w:ascii="Consolas" w:hAnsi="Consolas"/>
          <w:color w:val="333333"/>
          <w:spacing w:val="3"/>
          <w:sz w:val="20"/>
          <w:szCs w:val="20"/>
        </w:rPr>
        <w:t>NETWORK</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 xml:space="preserve"> 在此标题下列出的文件需要与服务器的连接，且不会被缓存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w:t>
      </w:r>
      <w:r>
        <w:rPr>
          <w:rStyle w:val="88"/>
          <w:rFonts w:ascii="Consolas" w:hAnsi="Consolas"/>
          <w:color w:val="333333"/>
          <w:spacing w:val="3"/>
          <w:sz w:val="20"/>
          <w:szCs w:val="20"/>
        </w:rPr>
        <w:t>FALLBACK</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w:t>
      </w:r>
      <w:r>
        <w:rPr>
          <w:rStyle w:val="28"/>
          <w:rFonts w:ascii="Consolas" w:hAnsi="Consolas"/>
          <w:color w:val="333333"/>
          <w:spacing w:val="3"/>
          <w:sz w:val="20"/>
          <w:szCs w:val="20"/>
        </w:rPr>
        <w:t xml:space="preserve"> 在此标题下列出的文件规定当页面无法访问时的回退页面（比如 404 页面）</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API</w:t>
      </w:r>
      <w:r>
        <w:rPr>
          <w:rStyle w:val="28"/>
          <w:rFonts w:ascii="Consolas" w:hAnsi="Consolas"/>
          <w:color w:val="333333"/>
          <w:spacing w:val="3"/>
          <w:sz w:val="20"/>
          <w:szCs w:val="20"/>
        </w:rPr>
        <w:t>： 0（</w:t>
      </w:r>
      <w:r>
        <w:rPr>
          <w:rStyle w:val="88"/>
          <w:rFonts w:ascii="Consolas" w:hAnsi="Consolas"/>
          <w:color w:val="333333"/>
          <w:spacing w:val="3"/>
          <w:sz w:val="20"/>
          <w:szCs w:val="20"/>
        </w:rPr>
        <w:t>UNCACHED</w:t>
      </w:r>
      <w:r>
        <w:rPr>
          <w:rStyle w:val="28"/>
          <w:rFonts w:ascii="Consolas" w:hAnsi="Consolas"/>
          <w:color w:val="333333"/>
          <w:spacing w:val="3"/>
          <w:sz w:val="20"/>
          <w:szCs w:val="20"/>
        </w:rPr>
        <w:t>） : 无缓存， 即没有与页面相关的应用缓存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w:t>
      </w:r>
      <w:r>
        <w:rPr>
          <w:rStyle w:val="88"/>
          <w:rFonts w:ascii="Consolas" w:hAnsi="Consolas"/>
          <w:color w:val="333333"/>
          <w:spacing w:val="3"/>
          <w:sz w:val="20"/>
          <w:szCs w:val="20"/>
        </w:rPr>
        <w:t>IDLE</w:t>
      </w:r>
      <w:r>
        <w:rPr>
          <w:rStyle w:val="28"/>
          <w:rFonts w:ascii="Consolas" w:hAnsi="Consolas"/>
          <w:color w:val="333333"/>
          <w:spacing w:val="3"/>
          <w:sz w:val="20"/>
          <w:szCs w:val="20"/>
        </w:rPr>
        <w:t>） : 闲置，即应用缓存未得到更新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CHECKING</w:t>
      </w:r>
      <w:r>
        <w:rPr>
          <w:rStyle w:val="28"/>
          <w:rFonts w:ascii="Consolas" w:hAnsi="Consolas"/>
          <w:color w:val="333333"/>
          <w:spacing w:val="3"/>
          <w:sz w:val="20"/>
          <w:szCs w:val="20"/>
        </w:rPr>
        <w:t>） : 检查中，即正在下载描述文件并检查更新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DOWNLOADING</w:t>
      </w:r>
      <w:r>
        <w:rPr>
          <w:rStyle w:val="28"/>
          <w:rFonts w:ascii="Consolas" w:hAnsi="Consolas"/>
          <w:color w:val="333333"/>
          <w:spacing w:val="3"/>
          <w:sz w:val="20"/>
          <w:szCs w:val="20"/>
        </w:rPr>
        <w:t>） : 下载中，即应用缓存正在下载描述文件中指定的资源</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w:t>
      </w:r>
      <w:r>
        <w:rPr>
          <w:rStyle w:val="88"/>
          <w:rFonts w:ascii="Consolas" w:hAnsi="Consolas"/>
          <w:color w:val="333333"/>
          <w:spacing w:val="3"/>
          <w:sz w:val="20"/>
          <w:szCs w:val="20"/>
        </w:rPr>
        <w:t>UPDATEREADY</w:t>
      </w:r>
      <w:r>
        <w:rPr>
          <w:rStyle w:val="28"/>
          <w:rFonts w:ascii="Consolas" w:hAnsi="Consolas"/>
          <w:color w:val="333333"/>
          <w:spacing w:val="3"/>
          <w:sz w:val="20"/>
          <w:szCs w:val="20"/>
        </w:rPr>
        <w:t>） : 更新完成，所有资源都已下载完毕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5 （</w:t>
      </w:r>
      <w:r>
        <w:rPr>
          <w:rStyle w:val="88"/>
          <w:rFonts w:ascii="Consolas" w:hAnsi="Consolas"/>
          <w:color w:val="333333"/>
          <w:spacing w:val="3"/>
          <w:sz w:val="20"/>
          <w:szCs w:val="20"/>
        </w:rPr>
        <w:t>IDLE</w:t>
      </w:r>
      <w:r>
        <w:rPr>
          <w:rStyle w:val="28"/>
          <w:rFonts w:ascii="Consolas" w:hAnsi="Consolas"/>
          <w:color w:val="333333"/>
          <w:spacing w:val="3"/>
          <w:sz w:val="20"/>
          <w:szCs w:val="20"/>
        </w:rPr>
        <w:t>） : 废弃，即应用缓存的描述文件已经不存在了，因此页面无法再访问应用缓存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4、</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SQL</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关系数据库，通过</w:t>
      </w:r>
      <w:r>
        <w:rPr>
          <w:rStyle w:val="88"/>
          <w:rFonts w:ascii="Consolas" w:hAnsi="Consolas"/>
          <w:color w:val="333333"/>
          <w:spacing w:val="3"/>
          <w:sz w:val="20"/>
          <w:szCs w:val="20"/>
        </w:rPr>
        <w:t>SQL</w:t>
      </w:r>
      <w:r>
        <w:rPr>
          <w:rStyle w:val="28"/>
          <w:rFonts w:ascii="Consolas" w:hAnsi="Consolas"/>
          <w:color w:val="333333"/>
          <w:spacing w:val="3"/>
          <w:sz w:val="20"/>
          <w:szCs w:val="20"/>
        </w:rPr>
        <w:t>语句访问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SQL</w:t>
      </w:r>
      <w:r>
        <w:rPr>
          <w:rStyle w:val="28"/>
          <w:rFonts w:ascii="Consolas" w:hAnsi="Consolas"/>
          <w:color w:val="333333"/>
          <w:spacing w:val="3"/>
          <w:sz w:val="20"/>
          <w:szCs w:val="20"/>
        </w:rPr>
        <w:t xml:space="preserve"> 数据库</w:t>
      </w:r>
      <w:r>
        <w:rPr>
          <w:rStyle w:val="88"/>
          <w:rFonts w:ascii="Consolas" w:hAnsi="Consolas"/>
          <w:color w:val="333333"/>
          <w:spacing w:val="3"/>
          <w:sz w:val="20"/>
          <w:szCs w:val="20"/>
        </w:rPr>
        <w:t>API</w:t>
      </w:r>
      <w:r>
        <w:rPr>
          <w:rStyle w:val="28"/>
          <w:rFonts w:ascii="Consolas" w:hAnsi="Consolas"/>
          <w:color w:val="333333"/>
          <w:spacing w:val="3"/>
          <w:sz w:val="20"/>
          <w:szCs w:val="20"/>
        </w:rPr>
        <w:t>并不是</w:t>
      </w:r>
      <w:r>
        <w:rPr>
          <w:rStyle w:val="88"/>
          <w:rFonts w:ascii="Consolas" w:hAnsi="Consolas"/>
          <w:color w:val="333333"/>
          <w:spacing w:val="3"/>
          <w:sz w:val="20"/>
          <w:szCs w:val="20"/>
        </w:rPr>
        <w:t>HTML5</w:t>
      </w:r>
      <w:r>
        <w:rPr>
          <w:rStyle w:val="28"/>
          <w:rFonts w:ascii="Consolas" w:hAnsi="Consolas"/>
          <w:color w:val="333333"/>
          <w:spacing w:val="3"/>
          <w:sz w:val="20"/>
          <w:szCs w:val="20"/>
        </w:rPr>
        <w:t xml:space="preserve"> 规范的一部分，但是它是一个独立的规范，引入了一组使用</w:t>
      </w:r>
      <w:r>
        <w:rPr>
          <w:rStyle w:val="88"/>
          <w:rFonts w:ascii="Consolas" w:hAnsi="Consolas"/>
          <w:color w:val="333333"/>
          <w:spacing w:val="3"/>
          <w:sz w:val="20"/>
          <w:szCs w:val="20"/>
        </w:rPr>
        <w:t>SQL</w:t>
      </w:r>
      <w:r>
        <w:rPr>
          <w:rStyle w:val="28"/>
          <w:rFonts w:ascii="Consolas" w:hAnsi="Consolas"/>
          <w:color w:val="333333"/>
          <w:spacing w:val="3"/>
          <w:sz w:val="20"/>
          <w:szCs w:val="20"/>
        </w:rPr>
        <w:t>操作客户端数据库的</w:t>
      </w:r>
      <w:r>
        <w:rPr>
          <w:rStyle w:val="88"/>
          <w:rFonts w:ascii="Consolas" w:hAnsi="Consolas"/>
          <w:color w:val="333333"/>
          <w:spacing w:val="3"/>
          <w:sz w:val="20"/>
          <w:szCs w:val="20"/>
        </w:rPr>
        <w:t>APIs</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支持情况：</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SQL</w:t>
      </w:r>
      <w:r>
        <w:rPr>
          <w:rStyle w:val="28"/>
          <w:rFonts w:ascii="Consolas" w:hAnsi="Consolas"/>
          <w:color w:val="333333"/>
          <w:spacing w:val="3"/>
          <w:sz w:val="20"/>
          <w:szCs w:val="20"/>
        </w:rPr>
        <w:t xml:space="preserve"> 数据库可以在最新版的 </w:t>
      </w:r>
      <w:r>
        <w:rPr>
          <w:rStyle w:val="88"/>
          <w:rFonts w:ascii="Consolas" w:hAnsi="Consolas"/>
          <w:color w:val="333333"/>
          <w:spacing w:val="3"/>
          <w:sz w:val="20"/>
          <w:szCs w:val="20"/>
        </w:rPr>
        <w:t>Safari</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Chrome</w:t>
      </w:r>
      <w:r>
        <w:rPr>
          <w:rStyle w:val="28"/>
          <w:rFonts w:ascii="Consolas" w:hAnsi="Consolas"/>
          <w:color w:val="333333"/>
          <w:spacing w:val="3"/>
          <w:sz w:val="20"/>
          <w:szCs w:val="20"/>
        </w:rPr>
        <w:t xml:space="preserve"> 和 </w:t>
      </w:r>
      <w:r>
        <w:rPr>
          <w:rStyle w:val="88"/>
          <w:rFonts w:ascii="Consolas" w:hAnsi="Consolas"/>
          <w:color w:val="333333"/>
          <w:spacing w:val="3"/>
          <w:sz w:val="20"/>
          <w:szCs w:val="20"/>
        </w:rPr>
        <w:t>Opera</w:t>
      </w:r>
      <w:r>
        <w:rPr>
          <w:rStyle w:val="28"/>
          <w:rFonts w:ascii="Consolas" w:hAnsi="Consolas"/>
          <w:color w:val="333333"/>
          <w:spacing w:val="3"/>
          <w:sz w:val="20"/>
          <w:szCs w:val="20"/>
        </w:rPr>
        <w:t xml:space="preserve"> 浏览器中工作。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w:t>
      </w:r>
      <w:r>
        <w:rPr>
          <w:rStyle w:val="88"/>
          <w:rFonts w:ascii="Consolas" w:hAnsi="Consolas"/>
          <w:color w:val="333333"/>
          <w:spacing w:val="3"/>
          <w:sz w:val="20"/>
          <w:szCs w:val="20"/>
        </w:rPr>
        <w:t>API</w:t>
      </w:r>
      <w:r>
        <w:rPr>
          <w:rStyle w:val="28"/>
          <w:rFonts w:ascii="Consolas" w:hAnsi="Consolas"/>
          <w:color w:val="333333"/>
          <w:spacing w:val="3"/>
          <w:sz w:val="20"/>
          <w:szCs w:val="20"/>
        </w:rPr>
        <w:t xml:space="preserve">：1. </w:t>
      </w:r>
      <w:r>
        <w:rPr>
          <w:rStyle w:val="88"/>
          <w:rFonts w:ascii="Consolas" w:hAnsi="Consolas"/>
          <w:color w:val="333333"/>
          <w:spacing w:val="3"/>
          <w:sz w:val="20"/>
          <w:szCs w:val="20"/>
        </w:rPr>
        <w:t>openDatabase</w:t>
      </w:r>
      <w:r>
        <w:rPr>
          <w:rStyle w:val="28"/>
          <w:rFonts w:ascii="Consolas" w:hAnsi="Consolas"/>
          <w:color w:val="333333"/>
          <w:spacing w:val="3"/>
          <w:sz w:val="20"/>
          <w:szCs w:val="20"/>
        </w:rPr>
        <w:t>：这个方法使用现有的数据库或者新建的数据库创建一个数据库对象。</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transaction</w:t>
      </w:r>
      <w:r>
        <w:rPr>
          <w:rStyle w:val="28"/>
          <w:rFonts w:ascii="Consolas" w:hAnsi="Consolas"/>
          <w:color w:val="333333"/>
          <w:spacing w:val="3"/>
          <w:sz w:val="20"/>
          <w:szCs w:val="20"/>
        </w:rPr>
        <w:t>：这个方法让我们能够控制一个事务，以及基于这种情况执行提交或者回滚。</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executeSql</w:t>
      </w:r>
      <w:r>
        <w:rPr>
          <w:rStyle w:val="28"/>
          <w:rFonts w:ascii="Consolas" w:hAnsi="Consolas"/>
          <w:color w:val="333333"/>
          <w:spacing w:val="3"/>
          <w:sz w:val="20"/>
          <w:szCs w:val="20"/>
        </w:rPr>
        <w:t xml:space="preserve">：这个方法用于执行实际的 </w:t>
      </w:r>
      <w:r>
        <w:rPr>
          <w:rStyle w:val="88"/>
          <w:rFonts w:ascii="Consolas" w:hAnsi="Consolas"/>
          <w:color w:val="333333"/>
          <w:spacing w:val="3"/>
          <w:sz w:val="20"/>
          <w:szCs w:val="20"/>
        </w:rPr>
        <w:t>SQL</w:t>
      </w:r>
      <w:r>
        <w:rPr>
          <w:rStyle w:val="28"/>
          <w:rFonts w:ascii="Consolas" w:hAnsi="Consolas"/>
          <w:color w:val="333333"/>
          <w:spacing w:val="3"/>
          <w:sz w:val="20"/>
          <w:szCs w:val="20"/>
        </w:rPr>
        <w:t xml:space="preserve"> 查询。</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5、 </w:t>
      </w:r>
      <w:r>
        <w:rPr>
          <w:rStyle w:val="88"/>
          <w:rFonts w:ascii="Consolas" w:hAnsi="Consolas"/>
          <w:color w:val="333333"/>
          <w:spacing w:val="3"/>
          <w:sz w:val="20"/>
          <w:szCs w:val="20"/>
        </w:rPr>
        <w:t>IndexDB</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1.索引数据库 (</w:t>
      </w:r>
      <w:r>
        <w:rPr>
          <w:rStyle w:val="88"/>
          <w:rFonts w:ascii="Consolas" w:hAnsi="Consolas"/>
          <w:color w:val="333333"/>
          <w:spacing w:val="3"/>
          <w:sz w:val="20"/>
          <w:szCs w:val="20"/>
        </w:rPr>
        <w:t>IndexedDB</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API</w:t>
      </w:r>
      <w:r>
        <w:rPr>
          <w:rStyle w:val="28"/>
          <w:rFonts w:ascii="Consolas" w:hAnsi="Consolas"/>
          <w:color w:val="333333"/>
          <w:spacing w:val="3"/>
          <w:sz w:val="20"/>
          <w:szCs w:val="20"/>
        </w:rPr>
        <w:t xml:space="preserve">（作为 </w:t>
      </w:r>
      <w:r>
        <w:rPr>
          <w:rStyle w:val="88"/>
          <w:rFonts w:ascii="Consolas" w:hAnsi="Consolas"/>
          <w:color w:val="333333"/>
          <w:spacing w:val="3"/>
          <w:sz w:val="20"/>
          <w:szCs w:val="20"/>
        </w:rPr>
        <w:t>HTML5</w:t>
      </w:r>
      <w:r>
        <w:rPr>
          <w:rStyle w:val="28"/>
          <w:rFonts w:ascii="Consolas" w:hAnsi="Consolas"/>
          <w:color w:val="333333"/>
          <w:spacing w:val="3"/>
          <w:sz w:val="20"/>
          <w:szCs w:val="20"/>
        </w:rPr>
        <w:t xml:space="preserve"> 的一部分）对创建具有丰富本地存储数据的数据密集型的离线 </w:t>
      </w:r>
      <w:r>
        <w:rPr>
          <w:rStyle w:val="88"/>
          <w:rFonts w:ascii="Consolas" w:hAnsi="Consolas"/>
          <w:color w:val="333333"/>
          <w:spacing w:val="3"/>
          <w:sz w:val="20"/>
          <w:szCs w:val="20"/>
        </w:rPr>
        <w:t>HTML5</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应用程序很有用。同时它还有助于本地缓存数据，使传统在线 </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应用程序（比如移动 </w:t>
      </w:r>
      <w:r>
        <w:rPr>
          <w:rStyle w:val="88"/>
          <w:rFonts w:ascii="Consolas" w:hAnsi="Consolas"/>
          <w:color w:val="333333"/>
          <w:spacing w:val="3"/>
          <w:sz w:val="20"/>
          <w:szCs w:val="20"/>
        </w:rPr>
        <w:t>Web</w:t>
      </w:r>
      <w:r>
        <w:rPr>
          <w:rStyle w:val="28"/>
          <w:rFonts w:ascii="Consolas" w:hAnsi="Consolas"/>
          <w:color w:val="333333"/>
          <w:spacing w:val="3"/>
          <w:sz w:val="20"/>
          <w:szCs w:val="20"/>
        </w:rPr>
        <w:t xml:space="preserve"> 应用程序）能够更快地运行和响应。</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13.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CSS3新增伪类有那些？</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常用的伪类：</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w:t>
      </w:r>
      <w:r>
        <w:rPr>
          <w:rStyle w:val="89"/>
          <w:rFonts w:ascii="Consolas" w:hAnsi="Consolas"/>
          <w:color w:val="333333"/>
          <w:spacing w:val="3"/>
          <w:sz w:val="20"/>
          <w:szCs w:val="20"/>
        </w:rPr>
        <w:t>:link</w:t>
      </w:r>
      <w:r>
        <w:rPr>
          <w:rStyle w:val="28"/>
          <w:rFonts w:ascii="Consolas" w:hAnsi="Consolas"/>
          <w:color w:val="333333"/>
          <w:spacing w:val="3"/>
          <w:sz w:val="20"/>
          <w:szCs w:val="20"/>
        </w:rPr>
        <w:t xml:space="preserve"> 选择所有未访问的链接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9"/>
          <w:rFonts w:ascii="Consolas" w:hAnsi="Consolas"/>
          <w:color w:val="333333"/>
          <w:spacing w:val="3"/>
          <w:sz w:val="20"/>
          <w:szCs w:val="20"/>
        </w:rPr>
        <w:t>:visited</w:t>
      </w:r>
      <w:r>
        <w:rPr>
          <w:rStyle w:val="28"/>
          <w:rFonts w:ascii="Consolas" w:hAnsi="Consolas"/>
          <w:color w:val="333333"/>
          <w:spacing w:val="3"/>
          <w:sz w:val="20"/>
          <w:szCs w:val="20"/>
        </w:rPr>
        <w:t xml:space="preserve"> 选择所有访问过的链接</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9"/>
          <w:rFonts w:ascii="Consolas" w:hAnsi="Consolas"/>
          <w:color w:val="333333"/>
          <w:spacing w:val="3"/>
          <w:sz w:val="20"/>
          <w:szCs w:val="20"/>
        </w:rPr>
        <w:t>:active</w:t>
      </w:r>
      <w:r>
        <w:rPr>
          <w:rStyle w:val="28"/>
          <w:rFonts w:ascii="Consolas" w:hAnsi="Consolas"/>
          <w:color w:val="333333"/>
          <w:spacing w:val="3"/>
          <w:sz w:val="20"/>
          <w:szCs w:val="20"/>
        </w:rPr>
        <w:t xml:space="preserve"> 选择正在活动的链接（或理解为鼠标点击瞬间效果）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w:t>
      </w:r>
      <w:r>
        <w:rPr>
          <w:rStyle w:val="89"/>
          <w:rFonts w:ascii="Consolas" w:hAnsi="Consolas"/>
          <w:color w:val="333333"/>
          <w:spacing w:val="3"/>
          <w:sz w:val="20"/>
          <w:szCs w:val="20"/>
        </w:rPr>
        <w:t>:hover</w:t>
      </w:r>
      <w:r>
        <w:rPr>
          <w:rStyle w:val="28"/>
          <w:rFonts w:ascii="Consolas" w:hAnsi="Consolas"/>
          <w:color w:val="333333"/>
          <w:spacing w:val="3"/>
          <w:sz w:val="20"/>
          <w:szCs w:val="20"/>
        </w:rPr>
        <w:t xml:space="preserve"> 鼠标放到链接后的状态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5. </w:t>
      </w:r>
      <w:r>
        <w:rPr>
          <w:rStyle w:val="89"/>
          <w:rFonts w:ascii="Consolas" w:hAnsi="Consolas"/>
          <w:color w:val="333333"/>
          <w:spacing w:val="3"/>
          <w:sz w:val="20"/>
          <w:szCs w:val="20"/>
        </w:rPr>
        <w:t>:focus</w:t>
      </w:r>
      <w:r>
        <w:rPr>
          <w:rStyle w:val="28"/>
          <w:rFonts w:ascii="Consolas" w:hAnsi="Consolas"/>
          <w:color w:val="333333"/>
          <w:spacing w:val="3"/>
          <w:sz w:val="20"/>
          <w:szCs w:val="20"/>
        </w:rPr>
        <w:t xml:space="preserve"> 选择元素输入后具有焦点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6. </w:t>
      </w:r>
      <w:r>
        <w:rPr>
          <w:rStyle w:val="89"/>
          <w:rFonts w:ascii="Consolas" w:hAnsi="Consolas"/>
          <w:color w:val="333333"/>
          <w:spacing w:val="3"/>
          <w:sz w:val="20"/>
          <w:szCs w:val="20"/>
        </w:rPr>
        <w:t>:before</w:t>
      </w:r>
      <w:r>
        <w:rPr>
          <w:rStyle w:val="28"/>
          <w:rFonts w:ascii="Consolas" w:hAnsi="Consolas"/>
          <w:color w:val="333333"/>
          <w:spacing w:val="3"/>
          <w:sz w:val="20"/>
          <w:szCs w:val="20"/>
        </w:rPr>
        <w:t xml:space="preserve"> 在元素之前插入内容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7. </w:t>
      </w:r>
      <w:r>
        <w:rPr>
          <w:rStyle w:val="89"/>
          <w:rFonts w:ascii="Consolas" w:hAnsi="Consolas"/>
          <w:color w:val="333333"/>
          <w:spacing w:val="3"/>
          <w:sz w:val="20"/>
          <w:szCs w:val="20"/>
        </w:rPr>
        <w:t>:after</w:t>
      </w:r>
      <w:r>
        <w:rPr>
          <w:rStyle w:val="28"/>
          <w:rFonts w:ascii="Consolas" w:hAnsi="Consolas"/>
          <w:color w:val="333333"/>
          <w:spacing w:val="3"/>
          <w:sz w:val="20"/>
          <w:szCs w:val="20"/>
        </w:rPr>
        <w:t xml:space="preserve"> 在元素之后插入内容</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14.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简述一下src与href的区别，title和alt的区别</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href</w:t>
      </w:r>
      <w:r>
        <w:rPr>
          <w:rStyle w:val="28"/>
          <w:rFonts w:ascii="Consolas" w:hAnsi="Consolas"/>
          <w:color w:val="333333"/>
          <w:spacing w:val="3"/>
          <w:sz w:val="20"/>
          <w:szCs w:val="20"/>
        </w:rPr>
        <w:t>：</w:t>
      </w:r>
      <w:r>
        <w:rPr>
          <w:rStyle w:val="88"/>
          <w:rFonts w:ascii="Consolas" w:hAnsi="Consolas"/>
          <w:color w:val="333333"/>
          <w:spacing w:val="3"/>
          <w:sz w:val="20"/>
          <w:szCs w:val="20"/>
        </w:rPr>
        <w:t>href</w:t>
      </w:r>
      <w:r>
        <w:rPr>
          <w:rStyle w:val="28"/>
          <w:rFonts w:ascii="Consolas" w:hAnsi="Consolas"/>
          <w:color w:val="333333"/>
          <w:spacing w:val="3"/>
          <w:sz w:val="20"/>
          <w:szCs w:val="20"/>
        </w:rPr>
        <w:t>表示超文本引用，用来建立当前元素和文档之间的链接，常用在</w:t>
      </w:r>
      <w:r>
        <w:rPr>
          <w:rStyle w:val="88"/>
          <w:rFonts w:ascii="Consolas" w:hAnsi="Consolas"/>
          <w:color w:val="333333"/>
          <w:spacing w:val="3"/>
          <w:sz w:val="20"/>
          <w:szCs w:val="20"/>
        </w:rPr>
        <w:t>link</w:t>
      </w:r>
      <w:r>
        <w:rPr>
          <w:rStyle w:val="28"/>
          <w:rFonts w:ascii="Consolas" w:hAnsi="Consolas"/>
          <w:color w:val="333333"/>
          <w:spacing w:val="3"/>
          <w:sz w:val="20"/>
          <w:szCs w:val="20"/>
        </w:rPr>
        <w:t>和</w:t>
      </w:r>
      <w:r>
        <w:rPr>
          <w:rStyle w:val="88"/>
          <w:rFonts w:ascii="Consolas" w:hAnsi="Consolas"/>
          <w:color w:val="333333"/>
          <w:spacing w:val="3"/>
          <w:sz w:val="20"/>
          <w:szCs w:val="20"/>
        </w:rPr>
        <w:t>a</w:t>
      </w:r>
      <w:r>
        <w:rPr>
          <w:rStyle w:val="28"/>
          <w:rFonts w:ascii="Consolas" w:hAnsi="Consolas"/>
          <w:color w:val="333333"/>
          <w:spacing w:val="3"/>
          <w:sz w:val="20"/>
          <w:szCs w:val="20"/>
        </w:rPr>
        <w:t>等元素上。</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注：当浏览器解析到这一句时会识别该文档为</w:t>
      </w:r>
      <w:r>
        <w:rPr>
          <w:rStyle w:val="88"/>
          <w:rFonts w:ascii="Consolas" w:hAnsi="Consolas"/>
          <w:color w:val="333333"/>
          <w:spacing w:val="3"/>
          <w:sz w:val="20"/>
          <w:szCs w:val="20"/>
        </w:rPr>
        <w:t>css</w:t>
      </w:r>
      <w:r>
        <w:rPr>
          <w:rStyle w:val="28"/>
          <w:rFonts w:ascii="Consolas" w:hAnsi="Consolas"/>
          <w:color w:val="333333"/>
          <w:spacing w:val="3"/>
          <w:sz w:val="20"/>
          <w:szCs w:val="20"/>
        </w:rPr>
        <w:t>文件，会下载并不会停止对当前文档的处理，所以建议使用</w:t>
      </w:r>
      <w:r>
        <w:rPr>
          <w:rStyle w:val="88"/>
          <w:rFonts w:ascii="Consolas" w:hAnsi="Consolas"/>
          <w:color w:val="333333"/>
          <w:spacing w:val="3"/>
          <w:sz w:val="20"/>
          <w:szCs w:val="20"/>
        </w:rPr>
        <w:t>link</w:t>
      </w:r>
      <w:r>
        <w:rPr>
          <w:rStyle w:val="28"/>
          <w:rFonts w:ascii="Consolas" w:hAnsi="Consolas"/>
          <w:color w:val="333333"/>
          <w:spacing w:val="3"/>
          <w:sz w:val="20"/>
          <w:szCs w:val="20"/>
        </w:rPr>
        <w:t>方式而不是@</w:t>
      </w:r>
      <w:r>
        <w:rPr>
          <w:rStyle w:val="45"/>
          <w:rFonts w:ascii="Consolas" w:hAnsi="Consolas"/>
          <w:color w:val="8959A8"/>
          <w:spacing w:val="3"/>
          <w:sz w:val="20"/>
          <w:szCs w:val="20"/>
        </w:rPr>
        <w:t>import加载css。</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src：src表示引用资源，替换当前元素，是页面内容不可缺少的一部分，常用在img，script，iframe上。src指向外部资源的位置，指向的内部会迁入到文档中当前标签所在的位置；请求src资源时会将其指向的资源下载并应用到当前文档中,例如js脚本、img图片等。src链接内的地址不会有跨域问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注：当浏览器解析到这一句时会暂停其他资源的下载和处理，直至将该资源加载、编译、执行完毕。这也是js脚本放在底部而不是头部的问题</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title：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title属性是为元素提供额外的注释信息，当鼠标放在元素上时会有title文字显示，以达到补充说明或提示。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title属性更倾向于用户体验的考虑。</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title既可以是元素的属性也可以是标签，作为属性可以用在除base,basefont,head,html,meta,param,script和title之外的任何标签上（title常与form以及a标签一同使用，以提供关于输入格式和链接目标的信息），title与style、id、class等一起作为HTML中许多标签共用的标准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alt：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alt属性是在你的图片无法显示时的替代文本，它会直接输出在原本加载图片的地方。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alt属性有利于SEO，是搜索引擎搜录时判断图片与文字是否相关的重要依据。</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3</w:t>
      </w:r>
      <w:r>
        <w:rPr>
          <w:rStyle w:val="28"/>
          <w:rFonts w:ascii="Consolas" w:hAnsi="Consolas"/>
          <w:color w:val="333333"/>
          <w:spacing w:val="3"/>
          <w:sz w:val="20"/>
          <w:szCs w:val="20"/>
        </w:rPr>
        <w:t xml:space="preserve">. alt只能是元素的属性，只能用在img、area和input标签中（img,area中alt必须指定）。     </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注：当a标签内嵌套img标签时，起作用的是img的title属性。</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15.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什么是CSS hack？</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CSS</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hack</w:t>
      </w:r>
      <w:r>
        <w:rPr>
          <w:rStyle w:val="28"/>
          <w:rFonts w:ascii="Consolas" w:hAnsi="Consolas"/>
          <w:color w:val="333333"/>
          <w:spacing w:val="3"/>
          <w:sz w:val="20"/>
          <w:szCs w:val="20"/>
        </w:rPr>
        <w:t>：</w:t>
      </w:r>
      <w:r>
        <w:rPr>
          <w:rStyle w:val="88"/>
          <w:rFonts w:ascii="Consolas" w:hAnsi="Consolas"/>
          <w:color w:val="333333"/>
          <w:spacing w:val="3"/>
          <w:sz w:val="20"/>
          <w:szCs w:val="20"/>
        </w:rPr>
        <w:t>CSS</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hack</w:t>
      </w:r>
      <w:r>
        <w:rPr>
          <w:rStyle w:val="28"/>
          <w:rFonts w:ascii="Consolas" w:hAnsi="Consolas"/>
          <w:color w:val="333333"/>
          <w:spacing w:val="3"/>
          <w:sz w:val="20"/>
          <w:szCs w:val="20"/>
        </w:rPr>
        <w:t>是通过在</w:t>
      </w:r>
      <w:r>
        <w:rPr>
          <w:rStyle w:val="88"/>
          <w:rFonts w:ascii="Consolas" w:hAnsi="Consolas"/>
          <w:color w:val="333333"/>
          <w:spacing w:val="3"/>
          <w:sz w:val="20"/>
          <w:szCs w:val="20"/>
        </w:rPr>
        <w:t>CSS</w:t>
      </w:r>
      <w:r>
        <w:rPr>
          <w:rStyle w:val="28"/>
          <w:rFonts w:ascii="Consolas" w:hAnsi="Consolas"/>
          <w:color w:val="333333"/>
          <w:spacing w:val="3"/>
          <w:sz w:val="20"/>
          <w:szCs w:val="20"/>
        </w:rPr>
        <w:t>样式中加入一些特殊的符号，让不同的浏览器识别不同的符号（什么样的浏览器识别什么样的符号是有标准的，</w:t>
      </w:r>
      <w:r>
        <w:rPr>
          <w:rStyle w:val="88"/>
          <w:rFonts w:ascii="Consolas" w:hAnsi="Consolas"/>
          <w:color w:val="333333"/>
          <w:spacing w:val="3"/>
          <w:sz w:val="20"/>
          <w:szCs w:val="20"/>
        </w:rPr>
        <w:t>CSS</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hack</w:t>
      </w:r>
      <w:r>
        <w:rPr>
          <w:rStyle w:val="28"/>
          <w:rFonts w:ascii="Consolas" w:hAnsi="Consolas"/>
          <w:color w:val="333333"/>
          <w:spacing w:val="3"/>
          <w:sz w:val="20"/>
          <w:szCs w:val="20"/>
        </w:rPr>
        <w:t>就是让你记住这个标准），以达到应用不同的</w:t>
      </w:r>
      <w:r>
        <w:rPr>
          <w:rStyle w:val="88"/>
          <w:rFonts w:ascii="Consolas" w:hAnsi="Consolas"/>
          <w:color w:val="333333"/>
          <w:spacing w:val="3"/>
          <w:sz w:val="20"/>
          <w:szCs w:val="20"/>
        </w:rPr>
        <w:t>CSS</w:t>
      </w:r>
      <w:r>
        <w:rPr>
          <w:rStyle w:val="28"/>
          <w:rFonts w:ascii="Consolas" w:hAnsi="Consolas"/>
          <w:color w:val="333333"/>
          <w:spacing w:val="3"/>
          <w:sz w:val="20"/>
          <w:szCs w:val="20"/>
        </w:rPr>
        <w:t>样式的目的。</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注：</w:t>
      </w:r>
      <w:r>
        <w:rPr>
          <w:rStyle w:val="88"/>
          <w:rFonts w:ascii="Consolas" w:hAnsi="Consolas"/>
          <w:color w:val="333333"/>
          <w:spacing w:val="3"/>
          <w:sz w:val="20"/>
          <w:szCs w:val="20"/>
        </w:rPr>
        <w:t>CSS</w:t>
      </w:r>
      <w:r>
        <w:rPr>
          <w:rStyle w:val="28"/>
          <w:rFonts w:ascii="Consolas" w:hAnsi="Consolas"/>
          <w:color w:val="333333"/>
          <w:spacing w:val="3"/>
          <w:sz w:val="20"/>
          <w:szCs w:val="20"/>
        </w:rPr>
        <w:t>属性</w:t>
      </w:r>
      <w:r>
        <w:rPr>
          <w:rStyle w:val="88"/>
          <w:rFonts w:ascii="Consolas" w:hAnsi="Consolas"/>
          <w:color w:val="333333"/>
          <w:spacing w:val="3"/>
          <w:sz w:val="20"/>
          <w:szCs w:val="20"/>
        </w:rPr>
        <w:t>Hack</w:t>
      </w:r>
      <w:r>
        <w:rPr>
          <w:rStyle w:val="28"/>
          <w:rFonts w:ascii="Consolas" w:hAnsi="Consolas"/>
          <w:color w:val="333333"/>
          <w:spacing w:val="3"/>
          <w:sz w:val="20"/>
          <w:szCs w:val="20"/>
        </w:rPr>
        <w:t>、</w:t>
      </w:r>
      <w:r>
        <w:rPr>
          <w:rStyle w:val="88"/>
          <w:rFonts w:ascii="Consolas" w:hAnsi="Consolas"/>
          <w:color w:val="333333"/>
          <w:spacing w:val="3"/>
          <w:sz w:val="20"/>
          <w:szCs w:val="20"/>
        </w:rPr>
        <w:t>CSS</w:t>
      </w:r>
      <w:r>
        <w:rPr>
          <w:rStyle w:val="28"/>
          <w:rFonts w:ascii="Consolas" w:hAnsi="Consolas"/>
          <w:color w:val="333333"/>
          <w:spacing w:val="3"/>
          <w:sz w:val="20"/>
          <w:szCs w:val="20"/>
        </w:rPr>
        <w:t>选择符</w:t>
      </w:r>
      <w:r>
        <w:rPr>
          <w:rStyle w:val="88"/>
          <w:rFonts w:ascii="Consolas" w:hAnsi="Consolas"/>
          <w:color w:val="333333"/>
          <w:spacing w:val="3"/>
          <w:sz w:val="20"/>
          <w:szCs w:val="20"/>
        </w:rPr>
        <w:t>Hack</w:t>
      </w:r>
      <w:r>
        <w:rPr>
          <w:rStyle w:val="28"/>
          <w:rFonts w:ascii="Consolas" w:hAnsi="Consolas"/>
          <w:color w:val="333333"/>
          <w:spacing w:val="3"/>
          <w:sz w:val="20"/>
          <w:szCs w:val="20"/>
        </w:rPr>
        <w:t>以及</w:t>
      </w:r>
      <w:r>
        <w:rPr>
          <w:rStyle w:val="88"/>
          <w:rFonts w:ascii="Consolas" w:hAnsi="Consolas"/>
          <w:color w:val="333333"/>
          <w:spacing w:val="3"/>
          <w:sz w:val="20"/>
          <w:szCs w:val="20"/>
        </w:rPr>
        <w:t>IE</w:t>
      </w:r>
      <w:r>
        <w:rPr>
          <w:rStyle w:val="28"/>
          <w:rFonts w:ascii="Consolas" w:hAnsi="Consolas"/>
          <w:color w:val="333333"/>
          <w:spacing w:val="3"/>
          <w:sz w:val="20"/>
          <w:szCs w:val="20"/>
        </w:rPr>
        <w:t>条件注释</w:t>
      </w:r>
      <w:r>
        <w:rPr>
          <w:rStyle w:val="88"/>
          <w:rFonts w:ascii="Consolas" w:hAnsi="Consolas"/>
          <w:color w:val="333333"/>
          <w:spacing w:val="3"/>
          <w:sz w:val="20"/>
          <w:szCs w:val="20"/>
        </w:rPr>
        <w:t>Hack</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Hack</w:t>
      </w:r>
      <w:r>
        <w:rPr>
          <w:rStyle w:val="28"/>
          <w:rFonts w:ascii="Consolas" w:hAnsi="Consolas"/>
          <w:color w:val="333333"/>
          <w:spacing w:val="3"/>
          <w:sz w:val="20"/>
          <w:szCs w:val="20"/>
        </w:rPr>
        <w:t>主要针对</w:t>
      </w:r>
      <w:r>
        <w:rPr>
          <w:rStyle w:val="88"/>
          <w:rFonts w:ascii="Consolas" w:hAnsi="Consolas"/>
          <w:color w:val="333333"/>
          <w:spacing w:val="3"/>
          <w:sz w:val="20"/>
          <w:szCs w:val="20"/>
        </w:rPr>
        <w:t>IE</w:t>
      </w:r>
      <w:r>
        <w:rPr>
          <w:rStyle w:val="28"/>
          <w:rFonts w:ascii="Consolas" w:hAnsi="Consolas"/>
          <w:color w:val="333333"/>
          <w:spacing w:val="3"/>
          <w:sz w:val="20"/>
          <w:szCs w:val="20"/>
        </w:rPr>
        <w:t>浏览器。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例：</w:t>
      </w:r>
      <w:r>
        <w:rPr>
          <w:rStyle w:val="88"/>
          <w:rFonts w:ascii="Consolas" w:hAnsi="Consolas"/>
          <w:color w:val="333333"/>
          <w:spacing w:val="3"/>
          <w:sz w:val="20"/>
          <w:szCs w:val="20"/>
        </w:rPr>
        <w:t>margin</w:t>
      </w:r>
      <w:r>
        <w:rPr>
          <w:rStyle w:val="28"/>
          <w:rFonts w:ascii="Consolas" w:hAnsi="Consolas"/>
          <w:color w:val="333333"/>
          <w:spacing w:val="3"/>
          <w:sz w:val="20"/>
          <w:szCs w:val="20"/>
        </w:rPr>
        <w:t>属性在</w:t>
      </w:r>
      <w:r>
        <w:rPr>
          <w:rStyle w:val="88"/>
          <w:rFonts w:ascii="Consolas" w:hAnsi="Consolas"/>
          <w:color w:val="333333"/>
          <w:spacing w:val="3"/>
          <w:sz w:val="20"/>
          <w:szCs w:val="20"/>
        </w:rPr>
        <w:t>ie6</w:t>
      </w:r>
      <w:r>
        <w:rPr>
          <w:rStyle w:val="28"/>
          <w:rFonts w:ascii="Consolas" w:hAnsi="Consolas"/>
          <w:color w:val="333333"/>
          <w:spacing w:val="3"/>
          <w:sz w:val="20"/>
          <w:szCs w:val="20"/>
        </w:rPr>
        <w:t>中显示的距离会比其他浏览器中显示的距离宽2倍，也就是说</w:t>
      </w:r>
      <w:r>
        <w:rPr>
          <w:rStyle w:val="88"/>
          <w:rFonts w:ascii="Consolas" w:hAnsi="Consolas"/>
          <w:color w:val="333333"/>
          <w:spacing w:val="3"/>
          <w:sz w:val="20"/>
          <w:szCs w:val="20"/>
        </w:rPr>
        <w:t>margin-left</w:t>
      </w:r>
      <w:r>
        <w:rPr>
          <w:rStyle w:val="89"/>
          <w:rFonts w:ascii="Consolas" w:hAnsi="Consolas"/>
          <w:color w:val="333333"/>
          <w:spacing w:val="3"/>
          <w:sz w:val="20"/>
          <w:szCs w:val="20"/>
        </w:rPr>
        <w:t>:20px</w:t>
      </w:r>
      <w:r>
        <w:rPr>
          <w:rStyle w:val="28"/>
          <w:rFonts w:ascii="Consolas" w:hAnsi="Consolas"/>
          <w:color w:val="333333"/>
          <w:spacing w:val="3"/>
          <w:sz w:val="20"/>
          <w:szCs w:val="20"/>
        </w:rPr>
        <w:t>;在</w:t>
      </w:r>
      <w:r>
        <w:rPr>
          <w:rStyle w:val="88"/>
          <w:rFonts w:ascii="Consolas" w:hAnsi="Consolas"/>
          <w:color w:val="333333"/>
          <w:spacing w:val="3"/>
          <w:sz w:val="20"/>
          <w:szCs w:val="20"/>
        </w:rPr>
        <w:t>ie6</w:t>
      </w:r>
      <w:r>
        <w:rPr>
          <w:rStyle w:val="28"/>
          <w:rFonts w:ascii="Consolas" w:hAnsi="Consolas"/>
          <w:color w:val="333333"/>
          <w:spacing w:val="3"/>
          <w:sz w:val="20"/>
          <w:szCs w:val="20"/>
        </w:rPr>
        <w:t>中距左侧对象的实际显示距离是40</w:t>
      </w:r>
      <w:r>
        <w:rPr>
          <w:rStyle w:val="88"/>
          <w:rFonts w:ascii="Consolas" w:hAnsi="Consolas"/>
          <w:color w:val="333333"/>
          <w:spacing w:val="3"/>
          <w:sz w:val="20"/>
          <w:szCs w:val="20"/>
        </w:rPr>
        <w:t>px</w:t>
      </w:r>
      <w:r>
        <w:rPr>
          <w:rStyle w:val="28"/>
          <w:rFonts w:ascii="Consolas" w:hAnsi="Consolas"/>
          <w:color w:val="333333"/>
          <w:spacing w:val="3"/>
          <w:sz w:val="20"/>
          <w:szCs w:val="20"/>
        </w:rPr>
        <w:t>，而在非</w:t>
      </w:r>
      <w:r>
        <w:rPr>
          <w:rStyle w:val="88"/>
          <w:rFonts w:ascii="Consolas" w:hAnsi="Consolas"/>
          <w:color w:val="333333"/>
          <w:spacing w:val="3"/>
          <w:sz w:val="20"/>
          <w:szCs w:val="20"/>
        </w:rPr>
        <w:t>ie6</w:t>
      </w:r>
      <w:r>
        <w:rPr>
          <w:rStyle w:val="28"/>
          <w:rFonts w:ascii="Consolas" w:hAnsi="Consolas"/>
          <w:color w:val="333333"/>
          <w:spacing w:val="3"/>
          <w:sz w:val="20"/>
          <w:szCs w:val="20"/>
        </w:rPr>
        <w:t>中显示的距左侧对象的距离是设置的值20</w:t>
      </w:r>
      <w:r>
        <w:rPr>
          <w:rStyle w:val="88"/>
          <w:rFonts w:ascii="Consolas" w:hAnsi="Consolas"/>
          <w:color w:val="333333"/>
          <w:spacing w:val="3"/>
          <w:sz w:val="20"/>
          <w:szCs w:val="20"/>
        </w:rPr>
        <w:t>px</w:t>
      </w:r>
      <w:r>
        <w:rPr>
          <w:rStyle w:val="28"/>
          <w:rFonts w:ascii="Consolas" w:hAnsi="Consolas"/>
          <w:color w:val="333333"/>
          <w:spacing w:val="3"/>
          <w:sz w:val="20"/>
          <w:szCs w:val="20"/>
        </w:rPr>
        <w:t>;所以要想设置一个对象距离左侧对象的距离在所有浏览器中都显示是20</w:t>
      </w:r>
      <w:r>
        <w:rPr>
          <w:rStyle w:val="88"/>
          <w:rFonts w:ascii="Consolas" w:hAnsi="Consolas"/>
          <w:color w:val="333333"/>
          <w:spacing w:val="3"/>
          <w:sz w:val="20"/>
          <w:szCs w:val="20"/>
        </w:rPr>
        <w:t>px</w:t>
      </w:r>
      <w:r>
        <w:rPr>
          <w:rStyle w:val="28"/>
          <w:rFonts w:ascii="Consolas" w:hAnsi="Consolas"/>
          <w:color w:val="333333"/>
          <w:spacing w:val="3"/>
          <w:sz w:val="20"/>
          <w:szCs w:val="20"/>
        </w:rPr>
        <w:t>的宽度的样式应为：</w:t>
      </w:r>
      <w:r>
        <w:rPr>
          <w:rStyle w:val="90"/>
          <w:rFonts w:ascii="Consolas" w:hAnsi="Consolas"/>
          <w:color w:val="333333"/>
          <w:spacing w:val="3"/>
          <w:sz w:val="20"/>
          <w:szCs w:val="20"/>
        </w:rPr>
        <w:t>.kwstu</w:t>
      </w:r>
      <w:r>
        <w:rPr>
          <w:rStyle w:val="28"/>
          <w:rFonts w:ascii="Consolas" w:hAnsi="Consolas"/>
          <w:color w:val="333333"/>
          <w:spacing w:val="3"/>
          <w:sz w:val="20"/>
          <w:szCs w:val="20"/>
        </w:rPr>
        <w:t>{</w:t>
      </w:r>
      <w:r>
        <w:rPr>
          <w:rStyle w:val="91"/>
          <w:rFonts w:ascii="Consolas" w:hAnsi="Consolas"/>
          <w:color w:val="C82829"/>
          <w:spacing w:val="3"/>
          <w:sz w:val="20"/>
          <w:szCs w:val="20"/>
        </w:rPr>
        <w:t>margin-left</w:t>
      </w:r>
      <w:r>
        <w:rPr>
          <w:rStyle w:val="28"/>
          <w:rFonts w:ascii="Consolas" w:hAnsi="Consolas"/>
          <w:color w:val="333333"/>
          <w:spacing w:val="3"/>
          <w:sz w:val="20"/>
          <w:szCs w:val="20"/>
        </w:rPr>
        <w:t>:</w:t>
      </w:r>
      <w:r>
        <w:rPr>
          <w:rStyle w:val="43"/>
          <w:rFonts w:ascii="Consolas" w:hAnsi="Consolas"/>
          <w:color w:val="F5871F"/>
          <w:spacing w:val="3"/>
          <w:sz w:val="20"/>
          <w:szCs w:val="20"/>
        </w:rPr>
        <w:t>20px</w:t>
      </w:r>
      <w:r>
        <w:rPr>
          <w:rStyle w:val="28"/>
          <w:rFonts w:ascii="Consolas" w:hAnsi="Consolas"/>
          <w:color w:val="333333"/>
          <w:spacing w:val="3"/>
          <w:sz w:val="20"/>
          <w:szCs w:val="20"/>
        </w:rPr>
        <w:t>;</w:t>
      </w:r>
      <w:r>
        <w:rPr>
          <w:rStyle w:val="91"/>
          <w:rFonts w:ascii="Consolas" w:hAnsi="Consolas"/>
          <w:color w:val="C82829"/>
          <w:spacing w:val="3"/>
          <w:sz w:val="20"/>
          <w:szCs w:val="20"/>
        </w:rPr>
        <w:t>_margin-left</w:t>
      </w:r>
      <w:r>
        <w:rPr>
          <w:rStyle w:val="28"/>
          <w:rFonts w:ascii="Consolas" w:hAnsi="Consolas"/>
          <w:color w:val="333333"/>
          <w:spacing w:val="3"/>
          <w:sz w:val="20"/>
          <w:szCs w:val="20"/>
        </w:rPr>
        <w:t>:</w:t>
      </w:r>
      <w:r>
        <w:rPr>
          <w:rStyle w:val="43"/>
          <w:rFonts w:ascii="Consolas" w:hAnsi="Consolas"/>
          <w:color w:val="F5871F"/>
          <w:spacing w:val="3"/>
          <w:sz w:val="20"/>
          <w:szCs w:val="20"/>
        </w:rPr>
        <w:t>20px</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CSS</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hack</w:t>
      </w:r>
      <w:r>
        <w:rPr>
          <w:rStyle w:val="28"/>
          <w:rFonts w:ascii="Consolas" w:hAnsi="Consolas"/>
          <w:color w:val="333333"/>
          <w:spacing w:val="3"/>
          <w:sz w:val="20"/>
          <w:szCs w:val="20"/>
        </w:rPr>
        <w:t>常见的三种形式：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属性级</w:t>
      </w:r>
      <w:r>
        <w:rPr>
          <w:rStyle w:val="88"/>
          <w:rFonts w:ascii="Consolas" w:hAnsi="Consolas"/>
          <w:color w:val="333333"/>
          <w:spacing w:val="3"/>
          <w:sz w:val="20"/>
          <w:szCs w:val="20"/>
        </w:rPr>
        <w:t>Hack</w:t>
      </w:r>
      <w:r>
        <w:rPr>
          <w:rStyle w:val="28"/>
          <w:rFonts w:ascii="Consolas" w:hAnsi="Consolas"/>
          <w:color w:val="333333"/>
          <w:spacing w:val="3"/>
          <w:sz w:val="20"/>
          <w:szCs w:val="20"/>
        </w:rPr>
        <w:t>：比如</w:t>
      </w:r>
      <w:r>
        <w:rPr>
          <w:rStyle w:val="88"/>
          <w:rFonts w:ascii="Consolas" w:hAnsi="Consolas"/>
          <w:color w:val="333333"/>
          <w:spacing w:val="3"/>
          <w:sz w:val="20"/>
          <w:szCs w:val="20"/>
        </w:rPr>
        <w:t>IE6</w:t>
      </w:r>
      <w:r>
        <w:rPr>
          <w:rStyle w:val="28"/>
          <w:rFonts w:ascii="Consolas" w:hAnsi="Consolas"/>
          <w:color w:val="333333"/>
          <w:spacing w:val="3"/>
          <w:sz w:val="20"/>
          <w:szCs w:val="20"/>
        </w:rPr>
        <w:t>能识别下划线“_”和星号“*”，</w:t>
      </w:r>
      <w:r>
        <w:rPr>
          <w:rStyle w:val="88"/>
          <w:rFonts w:ascii="Consolas" w:hAnsi="Consolas"/>
          <w:color w:val="333333"/>
          <w:spacing w:val="3"/>
          <w:sz w:val="20"/>
          <w:szCs w:val="20"/>
        </w:rPr>
        <w:t>IE7</w:t>
      </w:r>
      <w:r>
        <w:rPr>
          <w:rStyle w:val="28"/>
          <w:rFonts w:ascii="Consolas" w:hAnsi="Consolas"/>
          <w:color w:val="333333"/>
          <w:spacing w:val="3"/>
          <w:sz w:val="20"/>
          <w:szCs w:val="20"/>
        </w:rPr>
        <w:t>能识别星号“*”，但不能识别下划线”_ ”，而</w:t>
      </w:r>
      <w:r>
        <w:rPr>
          <w:rStyle w:val="88"/>
          <w:rFonts w:ascii="Consolas" w:hAnsi="Consolas"/>
          <w:color w:val="333333"/>
          <w:spacing w:val="3"/>
          <w:sz w:val="20"/>
          <w:szCs w:val="20"/>
        </w:rPr>
        <w:t>firefox</w:t>
      </w:r>
      <w:r>
        <w:rPr>
          <w:rStyle w:val="28"/>
          <w:rFonts w:ascii="Consolas" w:hAnsi="Consolas"/>
          <w:color w:val="333333"/>
          <w:spacing w:val="3"/>
          <w:sz w:val="20"/>
          <w:szCs w:val="20"/>
        </w:rPr>
        <w:t>两个都不能认识。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选择符级</w:t>
      </w:r>
      <w:r>
        <w:rPr>
          <w:rStyle w:val="88"/>
          <w:rFonts w:ascii="Consolas" w:hAnsi="Consolas"/>
          <w:color w:val="333333"/>
          <w:spacing w:val="3"/>
          <w:sz w:val="20"/>
          <w:szCs w:val="20"/>
        </w:rPr>
        <w:t>Hack</w:t>
      </w:r>
      <w:r>
        <w:rPr>
          <w:rStyle w:val="28"/>
          <w:rFonts w:ascii="Consolas" w:hAnsi="Consolas"/>
          <w:color w:val="333333"/>
          <w:spacing w:val="3"/>
          <w:sz w:val="20"/>
          <w:szCs w:val="20"/>
        </w:rPr>
        <w:t>：比如</w:t>
      </w:r>
      <w:r>
        <w:rPr>
          <w:rStyle w:val="88"/>
          <w:rFonts w:ascii="Consolas" w:hAnsi="Consolas"/>
          <w:color w:val="333333"/>
          <w:spacing w:val="3"/>
          <w:sz w:val="20"/>
          <w:szCs w:val="20"/>
        </w:rPr>
        <w:t>IE6</w:t>
      </w:r>
      <w:r>
        <w:rPr>
          <w:rStyle w:val="28"/>
          <w:rFonts w:ascii="Consolas" w:hAnsi="Consolas"/>
          <w:color w:val="333333"/>
          <w:spacing w:val="3"/>
          <w:sz w:val="20"/>
          <w:szCs w:val="20"/>
        </w:rPr>
        <w:t>能识别*</w:t>
      </w:r>
      <w:r>
        <w:rPr>
          <w:rStyle w:val="88"/>
          <w:rFonts w:ascii="Consolas" w:hAnsi="Consolas"/>
          <w:color w:val="333333"/>
          <w:spacing w:val="3"/>
          <w:sz w:val="20"/>
          <w:szCs w:val="20"/>
        </w:rPr>
        <w:t>html</w:t>
      </w:r>
      <w:r>
        <w:rPr>
          <w:rStyle w:val="28"/>
          <w:rFonts w:ascii="Consolas" w:hAnsi="Consolas"/>
          <w:color w:val="333333"/>
          <w:spacing w:val="3"/>
          <w:sz w:val="20"/>
          <w:szCs w:val="20"/>
        </w:rPr>
        <w:t xml:space="preserve"> </w:t>
      </w:r>
      <w:r>
        <w:rPr>
          <w:rStyle w:val="90"/>
          <w:rFonts w:ascii="Consolas" w:hAnsi="Consolas"/>
          <w:color w:val="333333"/>
          <w:spacing w:val="3"/>
          <w:sz w:val="20"/>
          <w:szCs w:val="20"/>
        </w:rPr>
        <w:t>.class</w:t>
      </w:r>
      <w:r>
        <w:rPr>
          <w:rStyle w:val="28"/>
          <w:rFonts w:ascii="Consolas" w:hAnsi="Consolas"/>
          <w:color w:val="333333"/>
          <w:spacing w:val="3"/>
          <w:sz w:val="20"/>
          <w:szCs w:val="20"/>
        </w:rPr>
        <w:t>{}，</w:t>
      </w:r>
      <w:r>
        <w:rPr>
          <w:rStyle w:val="88"/>
          <w:rFonts w:ascii="Consolas" w:hAnsi="Consolas"/>
          <w:color w:val="333333"/>
          <w:spacing w:val="3"/>
          <w:sz w:val="20"/>
          <w:szCs w:val="20"/>
        </w:rPr>
        <w:t>IE7</w:t>
      </w:r>
      <w:r>
        <w:rPr>
          <w:rStyle w:val="28"/>
          <w:rFonts w:ascii="Consolas" w:hAnsi="Consolas"/>
          <w:color w:val="333333"/>
          <w:spacing w:val="3"/>
          <w:sz w:val="20"/>
          <w:szCs w:val="20"/>
        </w:rPr>
        <w:t>能识别*+</w:t>
      </w:r>
      <w:r>
        <w:rPr>
          <w:rStyle w:val="88"/>
          <w:rFonts w:ascii="Consolas" w:hAnsi="Consolas"/>
          <w:color w:val="333333"/>
          <w:spacing w:val="3"/>
          <w:sz w:val="20"/>
          <w:szCs w:val="20"/>
        </w:rPr>
        <w:t>html</w:t>
      </w:r>
      <w:r>
        <w:rPr>
          <w:rStyle w:val="28"/>
          <w:rFonts w:ascii="Consolas" w:hAnsi="Consolas"/>
          <w:color w:val="333333"/>
          <w:spacing w:val="3"/>
          <w:sz w:val="20"/>
          <w:szCs w:val="20"/>
        </w:rPr>
        <w:t xml:space="preserve"> </w:t>
      </w:r>
      <w:r>
        <w:rPr>
          <w:rStyle w:val="90"/>
          <w:rFonts w:ascii="Consolas" w:hAnsi="Consolas"/>
          <w:color w:val="333333"/>
          <w:spacing w:val="3"/>
          <w:sz w:val="20"/>
          <w:szCs w:val="20"/>
        </w:rPr>
        <w:t>.class</w:t>
      </w:r>
      <w:r>
        <w:rPr>
          <w:rStyle w:val="28"/>
          <w:rFonts w:ascii="Consolas" w:hAnsi="Consolas"/>
          <w:color w:val="333333"/>
          <w:spacing w:val="3"/>
          <w:sz w:val="20"/>
          <w:szCs w:val="20"/>
        </w:rPr>
        <w:t>{}或者*</w:t>
      </w:r>
      <w:r>
        <w:rPr>
          <w:rStyle w:val="89"/>
          <w:rFonts w:ascii="Consolas" w:hAnsi="Consolas"/>
          <w:color w:val="333333"/>
          <w:spacing w:val="3"/>
          <w:sz w:val="20"/>
          <w:szCs w:val="20"/>
        </w:rPr>
        <w:t>:first-child+html</w:t>
      </w:r>
      <w:r>
        <w:rPr>
          <w:rStyle w:val="28"/>
          <w:rFonts w:ascii="Consolas" w:hAnsi="Consolas"/>
          <w:color w:val="333333"/>
          <w:spacing w:val="3"/>
          <w:sz w:val="20"/>
          <w:szCs w:val="20"/>
        </w:rPr>
        <w:t xml:space="preserve"> </w:t>
      </w:r>
      <w:r>
        <w:rPr>
          <w:rStyle w:val="90"/>
          <w:rFonts w:ascii="Consolas" w:hAnsi="Consolas"/>
          <w:color w:val="333333"/>
          <w:spacing w:val="3"/>
          <w:sz w:val="20"/>
          <w:szCs w:val="20"/>
        </w:rPr>
        <w:t>.class</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w:t>
      </w:r>
      <w:r>
        <w:rPr>
          <w:rStyle w:val="88"/>
          <w:rFonts w:ascii="Consolas" w:hAnsi="Consolas"/>
          <w:color w:val="333333"/>
          <w:spacing w:val="3"/>
          <w:sz w:val="20"/>
          <w:szCs w:val="20"/>
        </w:rPr>
        <w:t>IE</w:t>
      </w:r>
      <w:r>
        <w:rPr>
          <w:rStyle w:val="28"/>
          <w:rFonts w:ascii="Consolas" w:hAnsi="Consolas"/>
          <w:color w:val="333333"/>
          <w:spacing w:val="3"/>
          <w:sz w:val="20"/>
          <w:szCs w:val="20"/>
        </w:rPr>
        <w:t>条件注释</w:t>
      </w:r>
      <w:r>
        <w:rPr>
          <w:rStyle w:val="88"/>
          <w:rFonts w:ascii="Consolas" w:hAnsi="Consolas"/>
          <w:color w:val="333333"/>
          <w:spacing w:val="3"/>
          <w:sz w:val="20"/>
          <w:szCs w:val="20"/>
        </w:rPr>
        <w:t>Hack</w:t>
      </w:r>
      <w:r>
        <w:rPr>
          <w:rStyle w:val="28"/>
          <w:rFonts w:ascii="Consolas" w:hAnsi="Consolas"/>
          <w:color w:val="333333"/>
          <w:spacing w:val="3"/>
          <w:sz w:val="20"/>
          <w:szCs w:val="20"/>
        </w:rPr>
        <w:t>：</w:t>
      </w:r>
      <w:r>
        <w:rPr>
          <w:rStyle w:val="88"/>
          <w:rFonts w:ascii="Consolas" w:hAnsi="Consolas"/>
          <w:color w:val="333333"/>
          <w:spacing w:val="3"/>
          <w:sz w:val="20"/>
          <w:szCs w:val="20"/>
        </w:rPr>
        <w:t>IE</w:t>
      </w:r>
      <w:r>
        <w:rPr>
          <w:rStyle w:val="28"/>
          <w:rFonts w:ascii="Consolas" w:hAnsi="Consolas"/>
          <w:color w:val="333333"/>
          <w:spacing w:val="3"/>
          <w:sz w:val="20"/>
          <w:szCs w:val="20"/>
        </w:rPr>
        <w:t>条件注释是微软</w:t>
      </w:r>
      <w:r>
        <w:rPr>
          <w:rStyle w:val="88"/>
          <w:rFonts w:ascii="Consolas" w:hAnsi="Consolas"/>
          <w:color w:val="333333"/>
          <w:spacing w:val="3"/>
          <w:sz w:val="20"/>
          <w:szCs w:val="20"/>
        </w:rPr>
        <w:t>IE5</w:t>
      </w:r>
      <w:r>
        <w:rPr>
          <w:rStyle w:val="28"/>
          <w:rFonts w:ascii="Consolas" w:hAnsi="Consolas"/>
          <w:color w:val="333333"/>
          <w:spacing w:val="3"/>
          <w:sz w:val="20"/>
          <w:szCs w:val="20"/>
        </w:rPr>
        <w:t>开始就提供的一种非标准逻辑语句。比如针对所有</w:t>
      </w:r>
      <w:r>
        <w:rPr>
          <w:rStyle w:val="88"/>
          <w:rFonts w:ascii="Consolas" w:hAnsi="Consolas"/>
          <w:color w:val="333333"/>
          <w:spacing w:val="3"/>
          <w:sz w:val="20"/>
          <w:szCs w:val="20"/>
        </w:rPr>
        <w:t>IE</w:t>
      </w:r>
      <w:r>
        <w:rPr>
          <w:rStyle w:val="28"/>
          <w:rFonts w:ascii="Consolas" w:hAnsi="Consolas"/>
          <w:color w:val="333333"/>
          <w:spacing w:val="3"/>
          <w:sz w:val="20"/>
          <w:szCs w:val="20"/>
        </w:rPr>
        <w:t>：&amp;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88"/>
          <w:rFonts w:ascii="Consolas" w:hAnsi="Consolas"/>
          <w:color w:val="333333"/>
          <w:spacing w:val="3"/>
          <w:sz w:val="20"/>
          <w:szCs w:val="20"/>
        </w:rPr>
        <w:t>-</w:t>
      </w:r>
      <w:r>
        <w:rPr>
          <w:rStyle w:val="92"/>
          <w:rFonts w:ascii="Consolas" w:hAnsi="Consolas"/>
          <w:color w:val="333333"/>
          <w:spacing w:val="3"/>
          <w:sz w:val="20"/>
          <w:szCs w:val="20"/>
        </w:rPr>
        <w:t>[if IE]</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88"/>
          <w:rFonts w:ascii="Consolas" w:hAnsi="Consolas"/>
          <w:color w:val="333333"/>
          <w:spacing w:val="3"/>
          <w:sz w:val="20"/>
          <w:szCs w:val="20"/>
        </w:rPr>
        <w:t>-</w:t>
      </w:r>
      <w:r>
        <w:rPr>
          <w:rStyle w:val="28"/>
          <w:rFonts w:ascii="Consolas" w:hAnsi="Consolas"/>
          <w:color w:val="333333"/>
          <w:spacing w:val="3"/>
          <w:sz w:val="20"/>
          <w:szCs w:val="20"/>
        </w:rPr>
        <w:t>您的代码</w:t>
      </w:r>
      <w:r>
        <w:rPr>
          <w:rStyle w:val="88"/>
          <w:rFonts w:ascii="Consolas" w:hAnsi="Consolas"/>
          <w:color w:val="333333"/>
          <w:spacing w:val="3"/>
          <w:sz w:val="20"/>
          <w:szCs w:val="20"/>
        </w:rPr>
        <w:t>-</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92"/>
          <w:rFonts w:ascii="Consolas" w:hAnsi="Consolas"/>
          <w:color w:val="333333"/>
          <w:spacing w:val="3"/>
          <w:sz w:val="20"/>
          <w:szCs w:val="20"/>
        </w:rPr>
        <w:t>[endif]</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;，针对</w:t>
      </w:r>
      <w:r>
        <w:rPr>
          <w:rStyle w:val="88"/>
          <w:rFonts w:ascii="Consolas" w:hAnsi="Consolas"/>
          <w:color w:val="333333"/>
          <w:spacing w:val="3"/>
          <w:sz w:val="20"/>
          <w:szCs w:val="20"/>
        </w:rPr>
        <w:t>IE6</w:t>
      </w:r>
      <w:r>
        <w:rPr>
          <w:rStyle w:val="28"/>
          <w:rFonts w:ascii="Consolas" w:hAnsi="Consolas"/>
          <w:color w:val="333333"/>
          <w:spacing w:val="3"/>
          <w:sz w:val="20"/>
          <w:szCs w:val="20"/>
        </w:rPr>
        <w:t>及以下版本：&amp;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88"/>
          <w:rFonts w:ascii="Consolas" w:hAnsi="Consolas"/>
          <w:color w:val="333333"/>
          <w:spacing w:val="3"/>
          <w:sz w:val="20"/>
          <w:szCs w:val="20"/>
        </w:rPr>
        <w:t>-</w:t>
      </w:r>
      <w:r>
        <w:rPr>
          <w:rStyle w:val="92"/>
          <w:rFonts w:ascii="Consolas" w:hAnsi="Consolas"/>
          <w:color w:val="333333"/>
          <w:spacing w:val="3"/>
          <w:sz w:val="20"/>
          <w:szCs w:val="20"/>
        </w:rPr>
        <w:t>[if it IE 7]</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88"/>
          <w:rFonts w:ascii="Consolas" w:hAnsi="Consolas"/>
          <w:color w:val="333333"/>
          <w:spacing w:val="3"/>
          <w:sz w:val="20"/>
          <w:szCs w:val="20"/>
        </w:rPr>
        <w:t>-</w:t>
      </w:r>
      <w:r>
        <w:rPr>
          <w:rStyle w:val="28"/>
          <w:rFonts w:ascii="Consolas" w:hAnsi="Consolas"/>
          <w:color w:val="333333"/>
          <w:spacing w:val="3"/>
          <w:sz w:val="20"/>
          <w:szCs w:val="20"/>
        </w:rPr>
        <w:t>您的代码</w:t>
      </w:r>
      <w:r>
        <w:rPr>
          <w:rStyle w:val="88"/>
          <w:rFonts w:ascii="Consolas" w:hAnsi="Consolas"/>
          <w:color w:val="333333"/>
          <w:spacing w:val="3"/>
          <w:sz w:val="20"/>
          <w:szCs w:val="20"/>
        </w:rPr>
        <w:t>-</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;&amp;</w:t>
      </w:r>
      <w:r>
        <w:rPr>
          <w:rStyle w:val="88"/>
          <w:rFonts w:ascii="Consolas" w:hAnsi="Consolas"/>
          <w:color w:val="333333"/>
          <w:spacing w:val="3"/>
          <w:sz w:val="20"/>
          <w:szCs w:val="20"/>
        </w:rPr>
        <w:t>lt</w:t>
      </w:r>
      <w:r>
        <w:rPr>
          <w:rStyle w:val="28"/>
          <w:rFonts w:ascii="Consolas" w:hAnsi="Consolas"/>
          <w:color w:val="333333"/>
          <w:spacing w:val="3"/>
          <w:sz w:val="20"/>
          <w:szCs w:val="20"/>
        </w:rPr>
        <w:t>;!</w:t>
      </w:r>
      <w:r>
        <w:rPr>
          <w:rStyle w:val="92"/>
          <w:rFonts w:ascii="Consolas" w:hAnsi="Consolas"/>
          <w:color w:val="333333"/>
          <w:spacing w:val="3"/>
          <w:sz w:val="20"/>
          <w:szCs w:val="20"/>
        </w:rPr>
        <w:t>[endif]</w:t>
      </w:r>
      <w:r>
        <w:rPr>
          <w:rStyle w:val="88"/>
          <w:rFonts w:ascii="Consolas" w:hAnsi="Consolas"/>
          <w:color w:val="333333"/>
          <w:spacing w:val="3"/>
          <w:sz w:val="20"/>
          <w:szCs w:val="20"/>
        </w:rPr>
        <w:t>-</w:t>
      </w:r>
      <w:r>
        <w:rPr>
          <w:rStyle w:val="28"/>
          <w:rFonts w:ascii="Consolas" w:hAnsi="Consolas"/>
          <w:color w:val="333333"/>
          <w:spacing w:val="3"/>
          <w:sz w:val="20"/>
          <w:szCs w:val="20"/>
        </w:rPr>
        <w:t>&amp;</w:t>
      </w:r>
      <w:r>
        <w:rPr>
          <w:rStyle w:val="88"/>
          <w:rFonts w:ascii="Consolas" w:hAnsi="Consolas"/>
          <w:color w:val="333333"/>
          <w:spacing w:val="3"/>
          <w:sz w:val="20"/>
          <w:szCs w:val="20"/>
        </w:rPr>
        <w:t>gt</w:t>
      </w:r>
      <w:r>
        <w:rPr>
          <w:rStyle w:val="28"/>
          <w:rFonts w:ascii="Consolas" w:hAnsi="Consolas"/>
          <w:color w:val="333333"/>
          <w:spacing w:val="3"/>
          <w:sz w:val="20"/>
          <w:szCs w:val="20"/>
        </w:rPr>
        <w:t>;，这类</w:t>
      </w:r>
      <w:r>
        <w:rPr>
          <w:rStyle w:val="88"/>
          <w:rFonts w:ascii="Consolas" w:hAnsi="Consolas"/>
          <w:color w:val="333333"/>
          <w:spacing w:val="3"/>
          <w:sz w:val="20"/>
          <w:szCs w:val="20"/>
        </w:rPr>
        <w:t>Hack</w:t>
      </w:r>
      <w:r>
        <w:rPr>
          <w:rStyle w:val="28"/>
          <w:rFonts w:ascii="Consolas" w:hAnsi="Consolas"/>
          <w:color w:val="333333"/>
          <w:spacing w:val="3"/>
          <w:sz w:val="20"/>
          <w:szCs w:val="20"/>
        </w:rPr>
        <w:t>不仅对</w:t>
      </w:r>
      <w:r>
        <w:rPr>
          <w:rStyle w:val="88"/>
          <w:rFonts w:ascii="Consolas" w:hAnsi="Consolas"/>
          <w:color w:val="333333"/>
          <w:spacing w:val="3"/>
          <w:sz w:val="20"/>
          <w:szCs w:val="20"/>
        </w:rPr>
        <w:t>CSS</w:t>
      </w:r>
      <w:r>
        <w:rPr>
          <w:rStyle w:val="28"/>
          <w:rFonts w:ascii="Consolas" w:hAnsi="Consolas"/>
          <w:color w:val="333333"/>
          <w:spacing w:val="3"/>
          <w:sz w:val="20"/>
          <w:szCs w:val="20"/>
        </w:rPr>
        <w:t>生效，对写在判断语句里面的所有代码都会生效。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88"/>
          <w:rFonts w:ascii="Consolas" w:hAnsi="Consolas"/>
          <w:color w:val="333333"/>
          <w:spacing w:val="3"/>
          <w:sz w:val="20"/>
          <w:szCs w:val="20"/>
        </w:rPr>
        <w:t>PS</w:t>
      </w:r>
      <w:r>
        <w:rPr>
          <w:rStyle w:val="28"/>
          <w:rFonts w:ascii="Consolas" w:hAnsi="Consolas"/>
          <w:color w:val="333333"/>
          <w:spacing w:val="3"/>
          <w:sz w:val="20"/>
          <w:szCs w:val="20"/>
        </w:rPr>
        <w:t>：条件注释只有在</w:t>
      </w:r>
      <w:r>
        <w:rPr>
          <w:rStyle w:val="88"/>
          <w:rFonts w:ascii="Consolas" w:hAnsi="Consolas"/>
          <w:color w:val="333333"/>
          <w:spacing w:val="3"/>
          <w:sz w:val="20"/>
          <w:szCs w:val="20"/>
        </w:rPr>
        <w:t>IE</w:t>
      </w:r>
      <w:r>
        <w:rPr>
          <w:rStyle w:val="28"/>
          <w:rFonts w:ascii="Consolas" w:hAnsi="Consolas"/>
          <w:color w:val="333333"/>
          <w:spacing w:val="3"/>
          <w:sz w:val="20"/>
          <w:szCs w:val="20"/>
        </w:rPr>
        <w:t>浏览器下才能执行，这个代码在非</w:t>
      </w:r>
      <w:r>
        <w:rPr>
          <w:rStyle w:val="88"/>
          <w:rFonts w:ascii="Consolas" w:hAnsi="Consolas"/>
          <w:color w:val="333333"/>
          <w:spacing w:val="3"/>
          <w:sz w:val="20"/>
          <w:szCs w:val="20"/>
        </w:rPr>
        <w:t>IE</w:t>
      </w:r>
      <w:r>
        <w:rPr>
          <w:rStyle w:val="28"/>
          <w:rFonts w:ascii="Consolas" w:hAnsi="Consolas"/>
          <w:color w:val="333333"/>
          <w:spacing w:val="3"/>
          <w:sz w:val="20"/>
          <w:szCs w:val="20"/>
        </w:rPr>
        <w:t>浏览下被当做注释视而不见。可以通过</w:t>
      </w:r>
      <w:r>
        <w:rPr>
          <w:rStyle w:val="88"/>
          <w:rFonts w:ascii="Consolas" w:hAnsi="Consolas"/>
          <w:color w:val="333333"/>
          <w:spacing w:val="3"/>
          <w:sz w:val="20"/>
          <w:szCs w:val="20"/>
        </w:rPr>
        <w:t>IE</w:t>
      </w:r>
      <w:r>
        <w:rPr>
          <w:rStyle w:val="28"/>
          <w:rFonts w:ascii="Consolas" w:hAnsi="Consolas"/>
          <w:color w:val="333333"/>
          <w:spacing w:val="3"/>
          <w:sz w:val="20"/>
          <w:szCs w:val="20"/>
        </w:rPr>
        <w:t>条件注释载入不同的</w:t>
      </w:r>
      <w:r>
        <w:rPr>
          <w:rStyle w:val="88"/>
          <w:rFonts w:ascii="Consolas" w:hAnsi="Consolas"/>
          <w:color w:val="333333"/>
          <w:spacing w:val="3"/>
          <w:sz w:val="20"/>
          <w:szCs w:val="20"/>
        </w:rPr>
        <w:t>CSS</w:t>
      </w:r>
      <w:r>
        <w:rPr>
          <w:rStyle w:val="28"/>
          <w:rFonts w:ascii="Consolas" w:hAnsi="Consolas"/>
          <w:color w:val="333333"/>
          <w:spacing w:val="3"/>
          <w:sz w:val="20"/>
          <w:szCs w:val="20"/>
        </w:rPr>
        <w:t>、</w:t>
      </w:r>
      <w:r>
        <w:rPr>
          <w:rStyle w:val="88"/>
          <w:rFonts w:ascii="Consolas" w:hAnsi="Consolas"/>
          <w:color w:val="333333"/>
          <w:spacing w:val="3"/>
          <w:sz w:val="20"/>
          <w:szCs w:val="20"/>
        </w:rPr>
        <w:t>JS</w:t>
      </w:r>
      <w:r>
        <w:rPr>
          <w:rStyle w:val="28"/>
          <w:rFonts w:ascii="Consolas" w:hAnsi="Consolas"/>
          <w:color w:val="333333"/>
          <w:spacing w:val="3"/>
          <w:sz w:val="20"/>
          <w:szCs w:val="20"/>
        </w:rPr>
        <w:t>、</w:t>
      </w:r>
      <w:r>
        <w:rPr>
          <w:rStyle w:val="88"/>
          <w:rFonts w:ascii="Consolas" w:hAnsi="Consolas"/>
          <w:color w:val="333333"/>
          <w:spacing w:val="3"/>
          <w:sz w:val="20"/>
          <w:szCs w:val="20"/>
        </w:rPr>
        <w:t>HTML</w:t>
      </w:r>
      <w:r>
        <w:rPr>
          <w:rStyle w:val="28"/>
          <w:rFonts w:ascii="Consolas" w:hAnsi="Consolas"/>
          <w:color w:val="333333"/>
          <w:spacing w:val="3"/>
          <w:sz w:val="20"/>
          <w:szCs w:val="20"/>
        </w:rPr>
        <w:t>和服务器代码等。</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16.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什么叫做优雅降级和渐进增强？</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渐进增强 </w:t>
      </w:r>
      <w:r>
        <w:rPr>
          <w:rStyle w:val="88"/>
          <w:rFonts w:ascii="Consolas" w:hAnsi="Consolas"/>
          <w:color w:val="333333"/>
          <w:spacing w:val="3"/>
          <w:sz w:val="20"/>
          <w:szCs w:val="20"/>
        </w:rPr>
        <w:t>progressive</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enhancement</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针对低版本浏览器进行构建页面，保证最基本的功能，然后再针对高级浏览器进行效果、交互等改进和追加功能达到更好的用户体验。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渐进增强观点则认为应关注于内容本身。内容是我们建立网站的诱因。有的网站展示它，有的则收集它，有的寻求，有的操作，还有的网站甚至会包含以上的种种，但相同点是它们全都涉及到内容。这使得“渐进增强”成为一种更为合理的设计范例。这也是它立即被 </w:t>
      </w:r>
      <w:r>
        <w:rPr>
          <w:rStyle w:val="88"/>
          <w:rFonts w:ascii="Consolas" w:hAnsi="Consolas"/>
          <w:color w:val="333333"/>
          <w:spacing w:val="3"/>
          <w:sz w:val="20"/>
          <w:szCs w:val="20"/>
        </w:rPr>
        <w:t>Yahoo</w:t>
      </w:r>
      <w:r>
        <w:rPr>
          <w:rStyle w:val="28"/>
          <w:rFonts w:ascii="Consolas" w:hAnsi="Consolas"/>
          <w:color w:val="333333"/>
          <w:spacing w:val="3"/>
          <w:sz w:val="20"/>
          <w:szCs w:val="20"/>
        </w:rPr>
        <w:t>! 所采纳并用以构建其“分级式浏览器支持 (</w:t>
      </w:r>
      <w:r>
        <w:rPr>
          <w:rStyle w:val="88"/>
          <w:rFonts w:ascii="Consolas" w:hAnsi="Consolas"/>
          <w:color w:val="333333"/>
          <w:spacing w:val="3"/>
          <w:sz w:val="20"/>
          <w:szCs w:val="20"/>
        </w:rPr>
        <w:t>Graded</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Browser</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Support</w:t>
      </w:r>
      <w:r>
        <w:rPr>
          <w:rStyle w:val="28"/>
          <w:rFonts w:ascii="Consolas" w:hAnsi="Consolas"/>
          <w:color w:val="333333"/>
          <w:spacing w:val="3"/>
          <w:sz w:val="20"/>
          <w:szCs w:val="20"/>
        </w:rPr>
        <w:t>)”策略的原因所在。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优雅降级 </w:t>
      </w:r>
      <w:r>
        <w:rPr>
          <w:rStyle w:val="88"/>
          <w:rFonts w:ascii="Consolas" w:hAnsi="Consolas"/>
          <w:color w:val="333333"/>
          <w:spacing w:val="3"/>
          <w:sz w:val="20"/>
          <w:szCs w:val="20"/>
        </w:rPr>
        <w:t>graceful</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degradation</w:t>
      </w:r>
      <w:r>
        <w:rPr>
          <w:rStyle w:val="28"/>
          <w:rFonts w:ascii="Consolas" w:hAnsi="Consolas"/>
          <w:color w:val="333333"/>
          <w:spacing w:val="3"/>
          <w:sz w:val="20"/>
          <w:szCs w:val="20"/>
        </w:rPr>
        <w: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一开始就构建完整的功能，然后再针对低版本浏览器进行兼容。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优雅降级观点认为应该针对那些最高级、最完善的浏览器来设计网站。而将那些被认为“过时”或有功能缺失的浏览器下的测试工作安排在开发周期的最后阶段，并把测试对象限定为主流浏览器（如 </w:t>
      </w:r>
      <w:r>
        <w:rPr>
          <w:rStyle w:val="88"/>
          <w:rFonts w:ascii="Consolas" w:hAnsi="Consolas"/>
          <w:color w:val="333333"/>
          <w:spacing w:val="3"/>
          <w:sz w:val="20"/>
          <w:szCs w:val="20"/>
        </w:rPr>
        <w:t>IE</w:t>
      </w:r>
      <w:r>
        <w:rPr>
          <w:rStyle w:val="28"/>
          <w:rFonts w:ascii="Consolas" w:hAnsi="Consolas"/>
          <w:color w:val="333333"/>
          <w:spacing w:val="3"/>
          <w:sz w:val="20"/>
          <w:szCs w:val="20"/>
        </w:rPr>
        <w:t>、</w:t>
      </w:r>
      <w:r>
        <w:rPr>
          <w:rStyle w:val="88"/>
          <w:rFonts w:ascii="Consolas" w:hAnsi="Consolas"/>
          <w:color w:val="333333"/>
          <w:spacing w:val="3"/>
          <w:sz w:val="20"/>
          <w:szCs w:val="20"/>
        </w:rPr>
        <w:t>Mozilla</w:t>
      </w:r>
      <w:r>
        <w:rPr>
          <w:rStyle w:val="28"/>
          <w:rFonts w:ascii="Consolas" w:hAnsi="Consolas"/>
          <w:color w:val="333333"/>
          <w:spacing w:val="3"/>
          <w:sz w:val="20"/>
          <w:szCs w:val="20"/>
        </w:rPr>
        <w:t xml:space="preserve"> 等）的前一个版本。</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区别：</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1. 优雅降级是从复杂的现状开始，并试图减少用户体验的供给</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渐进增强则是从一个非常基础的，能够起作用的版本开始，并不断扩充，以适应未来环境的需要</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降级（功能衰减）意味着往回看；而渐进增强则意味着朝前看，同时保证其根基处于安全地带</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17.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移动端适配怎么做？</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方法一：@</w:t>
      </w:r>
      <w:r>
        <w:rPr>
          <w:rStyle w:val="45"/>
          <w:rFonts w:ascii="Consolas" w:hAnsi="Consolas"/>
          <w:color w:val="8959A8"/>
          <w:spacing w:val="3"/>
          <w:sz w:val="20"/>
          <w:szCs w:val="20"/>
        </w:rPr>
        <w:t>media</w:t>
      </w:r>
      <w:r>
        <w:rPr>
          <w:rStyle w:val="28"/>
          <w:rFonts w:ascii="Consolas" w:hAnsi="Consolas"/>
          <w:color w:val="333333"/>
          <w:spacing w:val="3"/>
          <w:sz w:val="20"/>
          <w:szCs w:val="20"/>
        </w:rPr>
        <w:t xml:space="preserve"> 媒体查询，通过查询设备的宽度来执行不同的 css 代码，最终达到界面的配置。</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方法二：Flex弹性布局</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方法三：rem + viewport 缩放，屏幕宽度设定 rem 值，需要适配的元素都使用 rem 为单位，不需要适配的元素还是使用 px 为单位。</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18.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请问苹果原生浏览器中默认样式如何清除，例如button，input默认样式？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清除苹果默认样式： </w:t>
      </w:r>
      <w:r>
        <w:rPr>
          <w:rStyle w:val="88"/>
          <w:rFonts w:ascii="Consolas" w:hAnsi="Consolas"/>
          <w:color w:val="333333"/>
          <w:spacing w:val="3"/>
          <w:sz w:val="20"/>
          <w:szCs w:val="20"/>
        </w:rPr>
        <w:t>css</w:t>
      </w:r>
      <w:r>
        <w:rPr>
          <w:rStyle w:val="28"/>
          <w:rFonts w:ascii="Consolas" w:hAnsi="Consolas"/>
          <w:color w:val="333333"/>
          <w:spacing w:val="3"/>
          <w:sz w:val="20"/>
          <w:szCs w:val="20"/>
        </w:rPr>
        <w:t xml:space="preserve">样式中加入 </w:t>
      </w:r>
      <w:r>
        <w:rPr>
          <w:rStyle w:val="88"/>
          <w:rFonts w:ascii="Consolas" w:hAnsi="Consolas"/>
          <w:color w:val="333333"/>
          <w:spacing w:val="3"/>
          <w:sz w:val="20"/>
          <w:szCs w:val="20"/>
        </w:rPr>
        <w:t>input</w:t>
      </w:r>
      <w:r>
        <w:rPr>
          <w:rStyle w:val="28"/>
          <w:rFonts w:ascii="Consolas" w:hAnsi="Consolas"/>
          <w:color w:val="333333"/>
          <w:spacing w:val="3"/>
          <w:sz w:val="20"/>
          <w:szCs w:val="20"/>
        </w:rPr>
        <w:t>,</w:t>
      </w:r>
      <w:r>
        <w:rPr>
          <w:rStyle w:val="88"/>
          <w:rFonts w:ascii="Consolas" w:hAnsi="Consolas"/>
          <w:color w:val="333333"/>
          <w:spacing w:val="3"/>
          <w:sz w:val="20"/>
          <w:szCs w:val="20"/>
        </w:rPr>
        <w:t>textarea</w:t>
      </w:r>
      <w:r>
        <w:rPr>
          <w:rStyle w:val="28"/>
          <w:rFonts w:ascii="Consolas" w:hAnsi="Consolas"/>
          <w:color w:val="333333"/>
          <w:spacing w:val="3"/>
          <w:sz w:val="20"/>
          <w:szCs w:val="20"/>
        </w:rPr>
        <w:t>,</w:t>
      </w:r>
      <w:r>
        <w:rPr>
          <w:rStyle w:val="88"/>
          <w:rFonts w:ascii="Consolas" w:hAnsi="Consolas"/>
          <w:color w:val="333333"/>
          <w:spacing w:val="3"/>
          <w:sz w:val="20"/>
          <w:szCs w:val="20"/>
        </w:rPr>
        <w:t>button</w:t>
      </w:r>
      <w:r>
        <w:rPr>
          <w:rStyle w:val="28"/>
          <w:rFonts w:ascii="Consolas" w:hAnsi="Consolas"/>
          <w:color w:val="333333"/>
          <w:spacing w:val="3"/>
          <w:sz w:val="20"/>
          <w:szCs w:val="20"/>
        </w:rPr>
        <w:t xml:space="preserve"> { </w:t>
      </w:r>
      <w:r>
        <w:rPr>
          <w:rStyle w:val="91"/>
          <w:rFonts w:ascii="Consolas" w:hAnsi="Consolas"/>
          <w:color w:val="C82829"/>
          <w:spacing w:val="3"/>
          <w:sz w:val="20"/>
          <w:szCs w:val="20"/>
        </w:rPr>
        <w:t>-webkit-appearance</w:t>
      </w:r>
      <w:r>
        <w:rPr>
          <w:rStyle w:val="28"/>
          <w:rFonts w:ascii="Consolas" w:hAnsi="Consolas"/>
          <w:color w:val="333333"/>
          <w:spacing w:val="3"/>
          <w:sz w:val="20"/>
          <w:szCs w:val="20"/>
        </w:rPr>
        <w:t xml:space="preserve">: none; </w:t>
      </w:r>
      <w:r>
        <w:rPr>
          <w:rStyle w:val="91"/>
          <w:rFonts w:ascii="Consolas" w:hAnsi="Consolas"/>
          <w:color w:val="C82829"/>
          <w:spacing w:val="3"/>
          <w:sz w:val="20"/>
          <w:szCs w:val="20"/>
        </w:rPr>
        <w:t>border-radius</w:t>
      </w:r>
      <w:r>
        <w:rPr>
          <w:rStyle w:val="28"/>
          <w:rFonts w:ascii="Consolas" w:hAnsi="Consolas"/>
          <w:color w:val="333333"/>
          <w:spacing w:val="3"/>
          <w:sz w:val="20"/>
          <w:szCs w:val="20"/>
        </w:rPr>
        <w:t>:</w:t>
      </w:r>
      <w:r>
        <w:rPr>
          <w:rStyle w:val="43"/>
          <w:rFonts w:ascii="Consolas" w:hAnsi="Consolas"/>
          <w:color w:val="F5871F"/>
          <w:spacing w:val="3"/>
          <w:sz w:val="20"/>
          <w:szCs w:val="20"/>
        </w:rPr>
        <w:t>0px</w:t>
      </w:r>
      <w:r>
        <w:rPr>
          <w:rStyle w:val="28"/>
          <w:rFonts w:ascii="Consolas" w:hAnsi="Consolas"/>
          <w:color w:val="333333"/>
          <w:spacing w:val="3"/>
          <w:sz w:val="20"/>
          <w:szCs w:val="20"/>
        </w:rPr>
        <w:t xml:space="preserve">; </w:t>
      </w:r>
      <w:r>
        <w:rPr>
          <w:rStyle w:val="91"/>
          <w:rFonts w:ascii="Consolas" w:hAnsi="Consolas"/>
          <w:color w:val="C82829"/>
          <w:spacing w:val="3"/>
          <w:sz w:val="20"/>
          <w:szCs w:val="20"/>
        </w:rPr>
        <w:t>border</w:t>
      </w:r>
      <w:r>
        <w:rPr>
          <w:rStyle w:val="28"/>
          <w:rFonts w:ascii="Consolas" w:hAnsi="Consolas"/>
          <w:color w:val="333333"/>
          <w:spacing w:val="3"/>
          <w:sz w:val="20"/>
          <w:szCs w:val="20"/>
        </w:rPr>
        <w:t>:none;}</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input</w:t>
      </w:r>
      <w:r>
        <w:rPr>
          <w:rStyle w:val="28"/>
          <w:rFonts w:ascii="Consolas" w:hAnsi="Consolas"/>
          <w:color w:val="333333"/>
          <w:spacing w:val="3"/>
          <w:sz w:val="20"/>
          <w:szCs w:val="20"/>
        </w:rPr>
        <w:t>、</w:t>
      </w:r>
      <w:r>
        <w:rPr>
          <w:rStyle w:val="88"/>
          <w:rFonts w:ascii="Consolas" w:hAnsi="Consolas"/>
          <w:color w:val="333333"/>
          <w:spacing w:val="3"/>
          <w:sz w:val="20"/>
          <w:szCs w:val="20"/>
        </w:rPr>
        <w:t>button</w:t>
      </w:r>
      <w:r>
        <w:rPr>
          <w:rStyle w:val="28"/>
          <w:rFonts w:ascii="Consolas" w:hAnsi="Consolas"/>
          <w:color w:val="333333"/>
          <w:spacing w:val="3"/>
          <w:sz w:val="20"/>
          <w:szCs w:val="20"/>
        </w:rPr>
        <w:t xml:space="preserve">默认样式： </w:t>
      </w:r>
      <w:r>
        <w:rPr>
          <w:rStyle w:val="88"/>
          <w:rFonts w:ascii="Consolas" w:hAnsi="Consolas"/>
          <w:color w:val="333333"/>
          <w:spacing w:val="3"/>
          <w:sz w:val="20"/>
          <w:szCs w:val="20"/>
        </w:rPr>
        <w:t>input</w:t>
      </w:r>
      <w:r>
        <w:rPr>
          <w:rStyle w:val="92"/>
          <w:rFonts w:ascii="Consolas" w:hAnsi="Consolas"/>
          <w:color w:val="333333"/>
          <w:spacing w:val="3"/>
          <w:sz w:val="20"/>
          <w:szCs w:val="20"/>
        </w:rPr>
        <w:t>[type="button"]</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input</w:t>
      </w:r>
      <w:r>
        <w:rPr>
          <w:rStyle w:val="92"/>
          <w:rFonts w:ascii="Consolas" w:hAnsi="Consolas"/>
          <w:color w:val="333333"/>
          <w:spacing w:val="3"/>
          <w:sz w:val="20"/>
          <w:szCs w:val="20"/>
        </w:rPr>
        <w:t>[type="submit"]</w:t>
      </w:r>
      <w:r>
        <w:rPr>
          <w:rStyle w:val="28"/>
          <w:rFonts w:ascii="Consolas" w:hAnsi="Consolas"/>
          <w:color w:val="333333"/>
          <w:spacing w:val="3"/>
          <w:sz w:val="20"/>
          <w:szCs w:val="20"/>
        </w:rPr>
        <w:t xml:space="preserve">, </w:t>
      </w:r>
      <w:r>
        <w:rPr>
          <w:rStyle w:val="88"/>
          <w:rFonts w:ascii="Consolas" w:hAnsi="Consolas"/>
          <w:color w:val="333333"/>
          <w:spacing w:val="3"/>
          <w:sz w:val="20"/>
          <w:szCs w:val="20"/>
        </w:rPr>
        <w:t>input</w:t>
      </w:r>
      <w:r>
        <w:rPr>
          <w:rStyle w:val="92"/>
          <w:rFonts w:ascii="Consolas" w:hAnsi="Consolas"/>
          <w:color w:val="333333"/>
          <w:spacing w:val="3"/>
          <w:sz w:val="20"/>
          <w:szCs w:val="20"/>
        </w:rPr>
        <w:t>[type="reset"]</w:t>
      </w:r>
      <w:r>
        <w:rPr>
          <w:rStyle w:val="28"/>
          <w:rFonts w:ascii="Consolas" w:hAnsi="Consolas"/>
          <w:color w:val="333333"/>
          <w:spacing w:val="3"/>
          <w:sz w:val="20"/>
          <w:szCs w:val="20"/>
        </w:rPr>
        <w:t xml:space="preserve"> {</w:t>
      </w:r>
      <w:r>
        <w:rPr>
          <w:rStyle w:val="91"/>
          <w:rFonts w:ascii="Consolas" w:hAnsi="Consolas"/>
          <w:color w:val="C82829"/>
          <w:spacing w:val="3"/>
          <w:sz w:val="20"/>
          <w:szCs w:val="20"/>
        </w:rPr>
        <w:t>-webkit-appearance</w:t>
      </w:r>
      <w:r>
        <w:rPr>
          <w:rStyle w:val="28"/>
          <w:rFonts w:ascii="Consolas" w:hAnsi="Consolas"/>
          <w:color w:val="333333"/>
          <w:spacing w:val="3"/>
          <w:sz w:val="20"/>
          <w:szCs w:val="20"/>
        </w:rPr>
        <w:t>: none;}</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19.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CSS清除浮动的方法。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1. 在标签尾部添加空块级标签，设置样式属性为：</w:t>
      </w:r>
      <w:r>
        <w:rPr>
          <w:rStyle w:val="88"/>
          <w:rFonts w:ascii="Consolas" w:hAnsi="Consolas"/>
          <w:color w:val="333333"/>
          <w:spacing w:val="3"/>
          <w:sz w:val="20"/>
          <w:szCs w:val="20"/>
        </w:rPr>
        <w:t>clear</w:t>
      </w:r>
      <w:r>
        <w:rPr>
          <w:rStyle w:val="28"/>
          <w:rFonts w:ascii="Consolas" w:hAnsi="Consolas"/>
          <w:color w:val="333333"/>
          <w:spacing w:val="3"/>
          <w:sz w:val="20"/>
          <w:szCs w:val="20"/>
        </w:rPr>
        <w:t>：</w:t>
      </w:r>
      <w:r>
        <w:rPr>
          <w:rStyle w:val="88"/>
          <w:rFonts w:ascii="Consolas" w:hAnsi="Consolas"/>
          <w:color w:val="333333"/>
          <w:spacing w:val="3"/>
          <w:sz w:val="20"/>
          <w:szCs w:val="20"/>
        </w:rPr>
        <w:t>both</w:t>
      </w:r>
      <w:r>
        <w:rPr>
          <w:rStyle w:val="28"/>
          <w:rFonts w:ascii="Consolas" w:hAnsi="Consolas"/>
          <w:color w:val="333333"/>
          <w:spacing w:val="3"/>
          <w:sz w:val="20"/>
          <w:szCs w:val="20"/>
        </w:rPr>
        <w:t>；缺点：如果页面浮动布局多，就要增加很多空</w:t>
      </w:r>
      <w:r>
        <w:rPr>
          <w:rStyle w:val="88"/>
          <w:rFonts w:ascii="Consolas" w:hAnsi="Consolas"/>
          <w:color w:val="333333"/>
          <w:spacing w:val="3"/>
          <w:sz w:val="20"/>
          <w:szCs w:val="20"/>
        </w:rPr>
        <w:t>div</w:t>
      </w:r>
      <w:r>
        <w:rPr>
          <w:rStyle w:val="28"/>
          <w:rFonts w:ascii="Consolas" w:hAnsi="Consolas"/>
          <w:color w:val="333333"/>
          <w:spacing w:val="3"/>
          <w:sz w:val="20"/>
          <w:szCs w:val="20"/>
        </w:rPr>
        <w:t>，不利于页面的优化。</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2. 父级定义伪类</w:t>
      </w:r>
      <w:r>
        <w:rPr>
          <w:rStyle w:val="88"/>
          <w:rFonts w:ascii="Consolas" w:hAnsi="Consolas"/>
          <w:color w:val="333333"/>
          <w:spacing w:val="3"/>
          <w:sz w:val="20"/>
          <w:szCs w:val="20"/>
        </w:rPr>
        <w:t>after</w:t>
      </w:r>
      <w:r>
        <w:rPr>
          <w:rStyle w:val="28"/>
          <w:rFonts w:ascii="Consolas" w:hAnsi="Consolas"/>
          <w:color w:val="333333"/>
          <w:spacing w:val="3"/>
          <w:sz w:val="20"/>
          <w:szCs w:val="20"/>
        </w:rPr>
        <w:t>和</w:t>
      </w:r>
      <w:r>
        <w:rPr>
          <w:rStyle w:val="88"/>
          <w:rFonts w:ascii="Consolas" w:hAnsi="Consolas"/>
          <w:color w:val="333333"/>
          <w:spacing w:val="3"/>
          <w:sz w:val="20"/>
          <w:szCs w:val="20"/>
        </w:rPr>
        <w:t>zoom</w:t>
      </w:r>
      <w:r>
        <w:rPr>
          <w:rStyle w:val="28"/>
          <w:rFonts w:ascii="Consolas" w:hAnsi="Consolas"/>
          <w:color w:val="333333"/>
          <w:spacing w:val="3"/>
          <w:sz w:val="20"/>
          <w:szCs w:val="20"/>
        </w:rPr>
        <w:t>，</w:t>
      </w:r>
      <w:r>
        <w:rPr>
          <w:rStyle w:val="90"/>
          <w:rFonts w:ascii="Consolas" w:hAnsi="Consolas"/>
          <w:color w:val="333333"/>
          <w:spacing w:val="3"/>
          <w:sz w:val="20"/>
          <w:szCs w:val="20"/>
        </w:rPr>
        <w:t>.box</w:t>
      </w:r>
      <w:r>
        <w:rPr>
          <w:rStyle w:val="89"/>
          <w:rFonts w:ascii="Consolas" w:hAnsi="Consolas"/>
          <w:color w:val="333333"/>
          <w:spacing w:val="3"/>
          <w:sz w:val="20"/>
          <w:szCs w:val="20"/>
        </w:rPr>
        <w:t>:after</w:t>
      </w:r>
      <w:r>
        <w:rPr>
          <w:rStyle w:val="28"/>
          <w:rFonts w:ascii="Consolas" w:hAnsi="Consolas"/>
          <w:color w:val="333333"/>
          <w:spacing w:val="3"/>
          <w:sz w:val="20"/>
          <w:szCs w:val="20"/>
        </w:rPr>
        <w:t>{</w:t>
      </w:r>
      <w:r>
        <w:rPr>
          <w:rStyle w:val="91"/>
          <w:rFonts w:ascii="Consolas" w:hAnsi="Consolas"/>
          <w:color w:val="C82829"/>
          <w:spacing w:val="3"/>
          <w:sz w:val="20"/>
          <w:szCs w:val="20"/>
        </w:rPr>
        <w:t>display</w:t>
      </w:r>
      <w:r>
        <w:rPr>
          <w:rStyle w:val="28"/>
          <w:rFonts w:ascii="Consolas" w:hAnsi="Consolas"/>
          <w:color w:val="333333"/>
          <w:spacing w:val="3"/>
          <w:sz w:val="20"/>
          <w:szCs w:val="20"/>
        </w:rPr>
        <w:t xml:space="preserve">:block; </w:t>
      </w:r>
      <w:r>
        <w:rPr>
          <w:rStyle w:val="91"/>
          <w:rFonts w:ascii="Consolas" w:hAnsi="Consolas"/>
          <w:color w:val="C82829"/>
          <w:spacing w:val="3"/>
          <w:sz w:val="20"/>
          <w:szCs w:val="20"/>
        </w:rPr>
        <w:t>clear</w:t>
      </w:r>
      <w:r>
        <w:rPr>
          <w:rStyle w:val="28"/>
          <w:rFonts w:ascii="Consolas" w:hAnsi="Consolas"/>
          <w:color w:val="333333"/>
          <w:spacing w:val="3"/>
          <w:sz w:val="20"/>
          <w:szCs w:val="20"/>
        </w:rPr>
        <w:t xml:space="preserve">:both; </w:t>
      </w:r>
      <w:r>
        <w:rPr>
          <w:rStyle w:val="91"/>
          <w:rFonts w:ascii="Consolas" w:hAnsi="Consolas"/>
          <w:color w:val="C82829"/>
          <w:spacing w:val="3"/>
          <w:sz w:val="20"/>
          <w:szCs w:val="20"/>
        </w:rPr>
        <w:t>content</w:t>
      </w:r>
      <w:r>
        <w:rPr>
          <w:rStyle w:val="28"/>
          <w:rFonts w:ascii="Consolas" w:hAnsi="Consolas"/>
          <w:color w:val="333333"/>
          <w:spacing w:val="3"/>
          <w:sz w:val="20"/>
          <w:szCs w:val="20"/>
        </w:rPr>
        <w:t>:</w:t>
      </w:r>
      <w:r>
        <w:rPr>
          <w:rStyle w:val="48"/>
          <w:rFonts w:ascii="Consolas" w:hAnsi="Consolas"/>
          <w:color w:val="718C00"/>
          <w:spacing w:val="3"/>
          <w:sz w:val="20"/>
          <w:szCs w:val="20"/>
        </w:rPr>
        <w:t>""</w:t>
      </w:r>
      <w:r>
        <w:rPr>
          <w:rStyle w:val="28"/>
          <w:rFonts w:ascii="Consolas" w:hAnsi="Consolas"/>
          <w:color w:val="333333"/>
          <w:spacing w:val="3"/>
          <w:sz w:val="20"/>
          <w:szCs w:val="20"/>
        </w:rPr>
        <w:t xml:space="preserve">; </w:t>
      </w:r>
      <w:r>
        <w:rPr>
          <w:rStyle w:val="91"/>
          <w:rFonts w:ascii="Consolas" w:hAnsi="Consolas"/>
          <w:color w:val="C82829"/>
          <w:spacing w:val="3"/>
          <w:sz w:val="20"/>
          <w:szCs w:val="20"/>
        </w:rPr>
        <w:t>visibility</w:t>
      </w:r>
      <w:r>
        <w:rPr>
          <w:rStyle w:val="28"/>
          <w:rFonts w:ascii="Consolas" w:hAnsi="Consolas"/>
          <w:color w:val="333333"/>
          <w:spacing w:val="3"/>
          <w:sz w:val="20"/>
          <w:szCs w:val="20"/>
        </w:rPr>
        <w:t xml:space="preserve">:hidden; </w:t>
      </w:r>
      <w:r>
        <w:rPr>
          <w:rStyle w:val="91"/>
          <w:rFonts w:ascii="Consolas" w:hAnsi="Consolas"/>
          <w:color w:val="C82829"/>
          <w:spacing w:val="3"/>
          <w:sz w:val="20"/>
          <w:szCs w:val="20"/>
        </w:rPr>
        <w:t>height</w:t>
      </w:r>
      <w:r>
        <w:rPr>
          <w:rStyle w:val="28"/>
          <w:rFonts w:ascii="Consolas" w:hAnsi="Consolas"/>
          <w:color w:val="333333"/>
          <w:spacing w:val="3"/>
          <w:sz w:val="20"/>
          <w:szCs w:val="20"/>
        </w:rPr>
        <w:t>:</w:t>
      </w:r>
      <w:r>
        <w:rPr>
          <w:rStyle w:val="43"/>
          <w:rFonts w:ascii="Consolas" w:hAnsi="Consolas"/>
          <w:color w:val="F5871F"/>
          <w:spacing w:val="3"/>
          <w:sz w:val="20"/>
          <w:szCs w:val="20"/>
        </w:rPr>
        <w:t>0</w:t>
      </w:r>
      <w:r>
        <w:rPr>
          <w:rStyle w:val="28"/>
          <w:rFonts w:ascii="Consolas" w:hAnsi="Consolas"/>
          <w:color w:val="333333"/>
          <w:spacing w:val="3"/>
          <w:sz w:val="20"/>
          <w:szCs w:val="20"/>
        </w:rPr>
        <w:t xml:space="preserve">;}  </w:t>
      </w:r>
      <w:r>
        <w:rPr>
          <w:rStyle w:val="90"/>
          <w:rFonts w:ascii="Consolas" w:hAnsi="Consolas"/>
          <w:color w:val="333333"/>
          <w:spacing w:val="3"/>
          <w:sz w:val="20"/>
          <w:szCs w:val="20"/>
        </w:rPr>
        <w:t>.box</w:t>
      </w:r>
      <w:r>
        <w:rPr>
          <w:rStyle w:val="28"/>
          <w:rFonts w:ascii="Consolas" w:hAnsi="Consolas"/>
          <w:color w:val="333333"/>
          <w:spacing w:val="3"/>
          <w:sz w:val="20"/>
          <w:szCs w:val="20"/>
        </w:rPr>
        <w:t xml:space="preserve">{ </w:t>
      </w:r>
      <w:r>
        <w:rPr>
          <w:rStyle w:val="91"/>
          <w:rFonts w:ascii="Consolas" w:hAnsi="Consolas"/>
          <w:color w:val="C82829"/>
          <w:spacing w:val="3"/>
          <w:sz w:val="20"/>
          <w:szCs w:val="20"/>
        </w:rPr>
        <w:t>zoom</w:t>
      </w:r>
      <w:r>
        <w:rPr>
          <w:rStyle w:val="28"/>
          <w:rFonts w:ascii="Consolas" w:hAnsi="Consolas"/>
          <w:color w:val="333333"/>
          <w:spacing w:val="3"/>
          <w:sz w:val="20"/>
          <w:szCs w:val="20"/>
        </w:rPr>
        <w:t xml:space="preserve">: </w:t>
      </w:r>
      <w:r>
        <w:rPr>
          <w:rStyle w:val="43"/>
          <w:rFonts w:ascii="Consolas" w:hAnsi="Consolas"/>
          <w:color w:val="F5871F"/>
          <w:spacing w:val="3"/>
          <w:sz w:val="20"/>
          <w:szCs w:val="20"/>
        </w:rPr>
        <w:t>1</w:t>
      </w: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3. 简单粗暴，父级设置</w:t>
      </w:r>
      <w:r>
        <w:rPr>
          <w:rStyle w:val="88"/>
          <w:rFonts w:ascii="Consolas" w:hAnsi="Consolas"/>
          <w:color w:val="333333"/>
          <w:spacing w:val="3"/>
          <w:sz w:val="20"/>
          <w:szCs w:val="20"/>
        </w:rPr>
        <w:t>overflow</w:t>
      </w:r>
      <w:r>
        <w:rPr>
          <w:rStyle w:val="89"/>
          <w:rFonts w:ascii="Consolas" w:hAnsi="Consolas"/>
          <w:color w:val="333333"/>
          <w:spacing w:val="3"/>
          <w:sz w:val="20"/>
          <w:szCs w:val="20"/>
        </w:rPr>
        <w:t>:hidden</w:t>
      </w:r>
      <w:r>
        <w:rPr>
          <w:rStyle w:val="28"/>
          <w:rFonts w:ascii="Consolas" w:hAnsi="Consolas"/>
          <w:color w:val="333333"/>
          <w:spacing w:val="3"/>
          <w:sz w:val="20"/>
          <w:szCs w:val="20"/>
        </w:rPr>
        <w:t>，缺点是不能和</w:t>
      </w:r>
      <w:r>
        <w:rPr>
          <w:rStyle w:val="88"/>
          <w:rFonts w:ascii="Consolas" w:hAnsi="Consolas"/>
          <w:color w:val="333333"/>
          <w:spacing w:val="3"/>
          <w:sz w:val="20"/>
          <w:szCs w:val="20"/>
        </w:rPr>
        <w:t>position</w:t>
      </w:r>
      <w:r>
        <w:rPr>
          <w:rStyle w:val="28"/>
          <w:rFonts w:ascii="Consolas" w:hAnsi="Consolas"/>
          <w:color w:val="333333"/>
          <w:spacing w:val="3"/>
          <w:sz w:val="20"/>
          <w:szCs w:val="20"/>
        </w:rPr>
        <w:t>配合使用</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4. 直接给父元素单独设置高度（</w:t>
      </w:r>
      <w:r>
        <w:rPr>
          <w:rStyle w:val="88"/>
          <w:rFonts w:ascii="Consolas" w:hAnsi="Consolas"/>
          <w:color w:val="333333"/>
          <w:spacing w:val="3"/>
          <w:sz w:val="20"/>
          <w:szCs w:val="20"/>
        </w:rPr>
        <w:t>height</w:t>
      </w:r>
      <w:r>
        <w:rPr>
          <w:rStyle w:val="28"/>
          <w:rFonts w:ascii="Consolas" w:hAnsi="Consolas"/>
          <w:color w:val="333333"/>
          <w:spacing w:val="3"/>
          <w:sz w:val="20"/>
          <w:szCs w:val="20"/>
        </w:rPr>
        <w:t>）；缺点：只适合高度固定的布局，要给出精确的高度，如果高度和父级</w:t>
      </w:r>
      <w:r>
        <w:rPr>
          <w:rStyle w:val="88"/>
          <w:rFonts w:ascii="Consolas" w:hAnsi="Consolas"/>
          <w:color w:val="333333"/>
          <w:spacing w:val="3"/>
          <w:sz w:val="20"/>
          <w:szCs w:val="20"/>
        </w:rPr>
        <w:t>div</w:t>
      </w:r>
      <w:r>
        <w:rPr>
          <w:rStyle w:val="28"/>
          <w:rFonts w:ascii="Consolas" w:hAnsi="Consolas"/>
          <w:color w:val="333333"/>
          <w:spacing w:val="3"/>
          <w:sz w:val="20"/>
          <w:szCs w:val="20"/>
        </w:rPr>
        <w:t>不一样时，会产生问题。对于响应式布局会有很大影响。</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20.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PC端常用的布局方法。</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1、利用</w:t>
      </w:r>
      <w:r>
        <w:rPr>
          <w:rStyle w:val="88"/>
          <w:rFonts w:ascii="Consolas" w:hAnsi="Consolas"/>
          <w:color w:val="333333"/>
          <w:spacing w:val="3"/>
          <w:sz w:val="20"/>
          <w:szCs w:val="20"/>
        </w:rPr>
        <w:t>float</w:t>
      </w:r>
      <w:r>
        <w:rPr>
          <w:rStyle w:val="28"/>
          <w:rFonts w:ascii="Consolas" w:hAnsi="Consolas"/>
          <w:color w:val="333333"/>
          <w:spacing w:val="3"/>
          <w:sz w:val="20"/>
          <w:szCs w:val="20"/>
        </w:rPr>
        <w:t>+</w:t>
      </w:r>
      <w:r>
        <w:rPr>
          <w:rStyle w:val="88"/>
          <w:rFonts w:ascii="Consolas" w:hAnsi="Consolas"/>
          <w:color w:val="333333"/>
          <w:spacing w:val="3"/>
          <w:sz w:val="20"/>
          <w:szCs w:val="20"/>
        </w:rPr>
        <w:t>overflow</w:t>
      </w:r>
      <w:r>
        <w:rPr>
          <w:rStyle w:val="28"/>
          <w:rFonts w:ascii="Consolas" w:hAnsi="Consolas"/>
          <w:color w:val="333333"/>
          <w:spacing w:val="3"/>
          <w:sz w:val="20"/>
          <w:szCs w:val="20"/>
        </w:rPr>
        <w:t>实现</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左右定宽度，分布向两边浮动，中间如果没设置溢出处理默认宽度是100%，设置后就会截取两边的宽度从而实现中间自适应</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2、</w:t>
      </w:r>
      <w:r>
        <w:rPr>
          <w:rStyle w:val="88"/>
          <w:rFonts w:ascii="Consolas" w:hAnsi="Consolas"/>
          <w:color w:val="333333"/>
          <w:spacing w:val="3"/>
          <w:sz w:val="20"/>
          <w:szCs w:val="20"/>
        </w:rPr>
        <w:t>flex</w:t>
      </w:r>
      <w:r>
        <w:rPr>
          <w:rStyle w:val="28"/>
          <w:rFonts w:ascii="Consolas" w:hAnsi="Consolas"/>
          <w:color w:val="333333"/>
          <w:spacing w:val="3"/>
          <w:sz w:val="20"/>
          <w:szCs w:val="20"/>
        </w:rPr>
        <w:t>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通过</w:t>
      </w:r>
      <w:r>
        <w:rPr>
          <w:rStyle w:val="88"/>
          <w:rFonts w:ascii="Consolas" w:hAnsi="Consolas"/>
          <w:color w:val="333333"/>
          <w:spacing w:val="3"/>
          <w:sz w:val="20"/>
          <w:szCs w:val="20"/>
        </w:rPr>
        <w:t>flex</w:t>
      </w:r>
      <w:r>
        <w:rPr>
          <w:rStyle w:val="28"/>
          <w:rFonts w:ascii="Consolas" w:hAnsi="Consolas"/>
          <w:color w:val="333333"/>
          <w:spacing w:val="3"/>
          <w:sz w:val="20"/>
          <w:szCs w:val="20"/>
        </w:rPr>
        <w:t>相关的属性进行适配性的调整布局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3、</w:t>
      </w:r>
      <w:r>
        <w:rPr>
          <w:rStyle w:val="88"/>
          <w:rFonts w:ascii="Consolas" w:hAnsi="Consolas"/>
          <w:color w:val="333333"/>
          <w:spacing w:val="3"/>
          <w:sz w:val="20"/>
          <w:szCs w:val="20"/>
        </w:rPr>
        <w:t>Table</w:t>
      </w:r>
      <w:r>
        <w:rPr>
          <w:rStyle w:val="28"/>
          <w:rFonts w:ascii="Consolas" w:hAnsi="Consolas"/>
          <w:color w:val="333333"/>
          <w:spacing w:val="3"/>
          <w:sz w:val="20"/>
          <w:szCs w:val="20"/>
        </w:rPr>
        <w:t>表格布局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4、</w:t>
      </w:r>
      <w:r>
        <w:rPr>
          <w:rStyle w:val="88"/>
          <w:rFonts w:ascii="Consolas" w:hAnsi="Consolas"/>
          <w:color w:val="333333"/>
          <w:spacing w:val="3"/>
          <w:sz w:val="20"/>
          <w:szCs w:val="20"/>
        </w:rPr>
        <w:t>float</w:t>
      </w:r>
      <w:r>
        <w:rPr>
          <w:rStyle w:val="28"/>
          <w:rFonts w:ascii="Consolas" w:hAnsi="Consolas"/>
          <w:color w:val="333333"/>
          <w:spacing w:val="3"/>
          <w:sz w:val="20"/>
          <w:szCs w:val="20"/>
        </w:rPr>
        <w:t>+</w:t>
      </w:r>
      <w:r>
        <w:rPr>
          <w:rStyle w:val="88"/>
          <w:rFonts w:ascii="Consolas" w:hAnsi="Consolas"/>
          <w:color w:val="333333"/>
          <w:spacing w:val="3"/>
          <w:sz w:val="20"/>
          <w:szCs w:val="20"/>
        </w:rPr>
        <w:t>margin</w:t>
      </w:r>
      <w:r>
        <w:rPr>
          <w:rStyle w:val="28"/>
          <w:rFonts w:ascii="Consolas" w:hAnsi="Consolas"/>
          <w:color w:val="333333"/>
          <w:spacing w:val="3"/>
          <w:sz w:val="20"/>
          <w:szCs w:val="20"/>
        </w:rPr>
        <w:t>实现三列布局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5、定位</w:t>
      </w:r>
      <w:r>
        <w:rPr>
          <w:rStyle w:val="88"/>
          <w:rFonts w:ascii="Consolas" w:hAnsi="Consolas"/>
          <w:color w:val="333333"/>
          <w:spacing w:val="3"/>
          <w:sz w:val="20"/>
          <w:szCs w:val="20"/>
        </w:rPr>
        <w:t>absolute</w:t>
      </w:r>
      <w:r>
        <w:rPr>
          <w:rStyle w:val="28"/>
          <w:rFonts w:ascii="Consolas" w:hAnsi="Consolas"/>
          <w:color w:val="333333"/>
          <w:spacing w:val="3"/>
          <w:sz w:val="20"/>
          <w:szCs w:val="20"/>
        </w:rPr>
        <w:t>实现中间自适应</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6、</w:t>
      </w:r>
      <w:r>
        <w:rPr>
          <w:rStyle w:val="88"/>
          <w:rFonts w:ascii="Consolas" w:hAnsi="Consolas"/>
          <w:color w:val="333333"/>
          <w:spacing w:val="3"/>
          <w:sz w:val="20"/>
          <w:szCs w:val="20"/>
        </w:rPr>
        <w:t>Grid</w:t>
      </w:r>
      <w:r>
        <w:rPr>
          <w:rStyle w:val="28"/>
          <w:rFonts w:ascii="Consolas" w:hAnsi="Consolas"/>
          <w:color w:val="333333"/>
          <w:spacing w:val="3"/>
          <w:sz w:val="20"/>
          <w:szCs w:val="20"/>
        </w:rPr>
        <w:t>网格布局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7、圣杯布局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8、双飞翼布局</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9、等高布局</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21.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布局左边20%，中间自适应，右边200px，不能用定位。</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布局： &lt;div class="box"&gt;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 class="left"&gt;left&lt;/div&gt;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 class="right"&gt;right&lt;/div&gt;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 class="content"&gt;content&lt;/div&gt;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&lt;/div&gt;</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样式：*,html,body{</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margin: 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padding: 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.box{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width: 1500px;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 500px;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background-color: rgb(215, 221, 221);</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margin: 0 auto;</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.left{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width: 20%;</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 200px;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background-color: chocolate;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float: left;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.right{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width: 200px;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 200px;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float: right;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background-color: cornflowerblue;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.content{</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overflow: hidden;</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height: 400px;</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background-color: darkblue;</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22.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行内元素和块级元素？img算什么？行内元素怎么转化为块元素？</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行内元素：1.无法设置宽高；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对margin仅设置左右有效，上下无效；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padding上下左右有效；不会自动换行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块级元素：1.可以设置宽高</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margin和padding的上下左右均对其有效</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3. 超出当前行会自动换行</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4. 多个块状元素标签写在一起，默认排列方式为从上至下</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img：属于行内块元素(inline-block),即有行内元素的属性也有块级元素的属性</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元素之间的转化可以通过设置样式：display:block/inline/inline-block来改变自身的元素属性</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23.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将多个元素设置为同一行? 清除浮动的几种方式？</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将多个元素设置为同一行：1. 浮动(float) 2.行内元素/行内块元素  </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清除浮动：详见 19</w:t>
      </w:r>
    </w:p>
    <w:p>
      <w:pPr>
        <w:pStyle w:val="6"/>
        <w:shd w:val="clear" w:color="auto" w:fill="FFFFFF"/>
        <w:spacing w:before="306" w:after="204"/>
        <w:rPr>
          <w:rFonts w:ascii="Helvetica" w:hAnsi="Helvetica" w:cs="Helvetica"/>
          <w:color w:val="333333"/>
          <w:spacing w:val="3"/>
          <w:sz w:val="24"/>
          <w:szCs w:val="24"/>
        </w:rPr>
      </w:pPr>
      <w:r>
        <w:rPr>
          <w:rFonts w:ascii="Helvetica" w:hAnsi="Helvetica" w:cs="Helvetica"/>
          <w:color w:val="333333"/>
          <w:spacing w:val="3"/>
          <w:sz w:val="24"/>
          <w:szCs w:val="24"/>
        </w:rPr>
        <w:t xml:space="preserve">24. </w:t>
      </w:r>
      <w:r>
        <w:rPr>
          <w:rFonts w:ascii="Segoe UI Symbol" w:hAnsi="Segoe UI Symbol" w:cs="Segoe UI Symbol"/>
          <w:color w:val="333333"/>
          <w:spacing w:val="3"/>
          <w:sz w:val="24"/>
          <w:szCs w:val="24"/>
        </w:rPr>
        <w:t>★</w:t>
      </w:r>
      <w:r>
        <w:rPr>
          <w:rFonts w:ascii="Helvetica" w:hAnsi="Helvetica" w:cs="Helvetica"/>
          <w:color w:val="333333"/>
          <w:spacing w:val="3"/>
          <w:sz w:val="24"/>
          <w:szCs w:val="24"/>
        </w:rPr>
        <w:t xml:space="preserve"> transform</w:t>
      </w:r>
      <w:r>
        <w:rPr>
          <w:rFonts w:hint="eastAsia" w:ascii="Helvetica" w:hAnsi="Helvetica" w:cs="Helvetica"/>
          <w:color w:val="333333"/>
          <w:spacing w:val="3"/>
          <w:sz w:val="24"/>
          <w:szCs w:val="24"/>
        </w:rPr>
        <w:t>与</w:t>
      </w:r>
      <w:r>
        <w:rPr>
          <w:rFonts w:ascii="Helvetica" w:hAnsi="Helvetica" w:cs="Helvetica"/>
          <w:color w:val="333333"/>
          <w:spacing w:val="3"/>
          <w:sz w:val="24"/>
          <w:szCs w:val="24"/>
        </w:rPr>
        <w:t>animatio</w:t>
      </w:r>
      <w:r>
        <w:rPr>
          <w:rFonts w:hint="eastAsia" w:ascii="Helvetica" w:hAnsi="Helvetica" w:cs="Helvetica"/>
          <w:color w:val="333333"/>
          <w:spacing w:val="3"/>
          <w:sz w:val="24"/>
          <w:szCs w:val="24"/>
        </w:rPr>
        <w:t>的</w:t>
      </w:r>
      <w:r>
        <w:rPr>
          <w:rFonts w:ascii="Helvetica" w:hAnsi="Helvetica" w:cs="Helvetica"/>
          <w:color w:val="333333"/>
          <w:spacing w:val="3"/>
          <w:sz w:val="24"/>
          <w:szCs w:val="24"/>
        </w:rPr>
        <w:t>区别是什么？</w:t>
      </w: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transform</w:t>
      </w:r>
      <w:r>
        <w:rPr>
          <w:rStyle w:val="28"/>
          <w:rFonts w:ascii="Consolas" w:hAnsi="Consolas"/>
          <w:color w:val="333333"/>
          <w:spacing w:val="3"/>
          <w:sz w:val="20"/>
          <w:szCs w:val="20"/>
        </w:rPr>
        <w:t xml:space="preserve">：1. </w:t>
      </w:r>
      <w:r>
        <w:rPr>
          <w:rStyle w:val="88"/>
          <w:rFonts w:ascii="Consolas" w:hAnsi="Consolas"/>
          <w:color w:val="333333"/>
          <w:spacing w:val="3"/>
          <w:sz w:val="20"/>
          <w:szCs w:val="20"/>
        </w:rPr>
        <w:t>transform</w:t>
      </w:r>
      <w:r>
        <w:rPr>
          <w:rStyle w:val="28"/>
          <w:rFonts w:ascii="Consolas" w:hAnsi="Consolas"/>
          <w:color w:val="333333"/>
          <w:spacing w:val="3"/>
          <w:sz w:val="20"/>
          <w:szCs w:val="20"/>
        </w:rPr>
        <w:t xml:space="preserve"> 属性向元素应用 2</w:t>
      </w:r>
      <w:r>
        <w:rPr>
          <w:rStyle w:val="88"/>
          <w:rFonts w:ascii="Consolas" w:hAnsi="Consolas"/>
          <w:color w:val="333333"/>
          <w:spacing w:val="3"/>
          <w:sz w:val="20"/>
          <w:szCs w:val="20"/>
        </w:rPr>
        <w:t>D</w:t>
      </w:r>
      <w:r>
        <w:rPr>
          <w:rStyle w:val="28"/>
          <w:rFonts w:ascii="Consolas" w:hAnsi="Consolas"/>
          <w:color w:val="333333"/>
          <w:spacing w:val="3"/>
          <w:sz w:val="20"/>
          <w:szCs w:val="20"/>
        </w:rPr>
        <w:t xml:space="preserve"> 或 3</w:t>
      </w:r>
      <w:r>
        <w:rPr>
          <w:rStyle w:val="88"/>
          <w:rFonts w:ascii="Consolas" w:hAnsi="Consolas"/>
          <w:color w:val="333333"/>
          <w:spacing w:val="3"/>
          <w:sz w:val="20"/>
          <w:szCs w:val="20"/>
        </w:rPr>
        <w:t>D</w:t>
      </w:r>
      <w:r>
        <w:rPr>
          <w:rStyle w:val="28"/>
          <w:rFonts w:ascii="Consolas" w:hAnsi="Consolas"/>
          <w:color w:val="333333"/>
          <w:spacing w:val="3"/>
          <w:sz w:val="20"/>
          <w:szCs w:val="20"/>
        </w:rPr>
        <w:t xml:space="preserve"> 转换。该属性允许我们对元素进行旋转、缩放、移动或倾斜。</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w:t>
      </w:r>
      <w:r>
        <w:rPr>
          <w:rStyle w:val="88"/>
          <w:rFonts w:ascii="Consolas" w:hAnsi="Consolas"/>
          <w:color w:val="333333"/>
          <w:spacing w:val="3"/>
          <w:sz w:val="20"/>
          <w:szCs w:val="20"/>
        </w:rPr>
        <w:t>transform</w:t>
      </w:r>
      <w:r>
        <w:rPr>
          <w:rStyle w:val="28"/>
          <w:rFonts w:ascii="Consolas" w:hAnsi="Consolas"/>
          <w:color w:val="333333"/>
          <w:spacing w:val="3"/>
          <w:sz w:val="20"/>
          <w:szCs w:val="20"/>
        </w:rPr>
        <w:t>属性是静态属性，需要配合</w:t>
      </w:r>
      <w:r>
        <w:rPr>
          <w:rStyle w:val="88"/>
          <w:rFonts w:ascii="Consolas" w:hAnsi="Consolas"/>
          <w:color w:val="333333"/>
          <w:spacing w:val="3"/>
          <w:sz w:val="20"/>
          <w:szCs w:val="20"/>
        </w:rPr>
        <w:t>transition</w:t>
      </w:r>
      <w:r>
        <w:rPr>
          <w:rStyle w:val="28"/>
          <w:rFonts w:ascii="Consolas" w:hAnsi="Consolas"/>
          <w:color w:val="333333"/>
          <w:spacing w:val="3"/>
          <w:sz w:val="20"/>
          <w:szCs w:val="20"/>
        </w:rPr>
        <w:t>和</w:t>
      </w:r>
      <w:r>
        <w:rPr>
          <w:rStyle w:val="88"/>
          <w:rFonts w:ascii="Consolas" w:hAnsi="Consolas"/>
          <w:color w:val="333333"/>
          <w:spacing w:val="3"/>
          <w:sz w:val="20"/>
          <w:szCs w:val="20"/>
        </w:rPr>
        <w:t>animation</w:t>
      </w:r>
      <w:r>
        <w:rPr>
          <w:rStyle w:val="28"/>
          <w:rFonts w:ascii="Consolas" w:hAnsi="Consolas"/>
          <w:color w:val="333333"/>
          <w:spacing w:val="3"/>
          <w:sz w:val="20"/>
          <w:szCs w:val="20"/>
        </w:rPr>
        <w:t>才能展现出动画效果。你可以把它看成是跟</w:t>
      </w:r>
      <w:r>
        <w:rPr>
          <w:rStyle w:val="88"/>
          <w:rFonts w:ascii="Consolas" w:hAnsi="Consolas"/>
          <w:color w:val="333333"/>
          <w:spacing w:val="3"/>
          <w:sz w:val="20"/>
          <w:szCs w:val="20"/>
        </w:rPr>
        <w:t>left</w:t>
      </w:r>
      <w:r>
        <w:rPr>
          <w:rStyle w:val="28"/>
          <w:rFonts w:ascii="Consolas" w:hAnsi="Consolas"/>
          <w:color w:val="333333"/>
          <w:spacing w:val="3"/>
          <w:sz w:val="20"/>
          <w:szCs w:val="20"/>
        </w:rPr>
        <w:t>、</w:t>
      </w:r>
      <w:r>
        <w:rPr>
          <w:rStyle w:val="88"/>
          <w:rFonts w:ascii="Consolas" w:hAnsi="Consolas"/>
          <w:color w:val="333333"/>
          <w:spacing w:val="3"/>
          <w:sz w:val="20"/>
          <w:szCs w:val="20"/>
        </w:rPr>
        <w:t>top</w:t>
      </w:r>
      <w:r>
        <w:rPr>
          <w:rStyle w:val="28"/>
          <w:rFonts w:ascii="Consolas" w:hAnsi="Consolas"/>
          <w:color w:val="333333"/>
          <w:spacing w:val="3"/>
          <w:sz w:val="20"/>
          <w:szCs w:val="20"/>
        </w:rPr>
        <w:t>等属性一样，只是一个静态样式而已。</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88"/>
          <w:rFonts w:ascii="Consolas" w:hAnsi="Consolas"/>
          <w:color w:val="333333"/>
          <w:spacing w:val="3"/>
          <w:sz w:val="20"/>
          <w:szCs w:val="20"/>
        </w:rPr>
        <w:t>animation</w:t>
      </w:r>
      <w:r>
        <w:rPr>
          <w:rStyle w:val="28"/>
          <w:rFonts w:ascii="Consolas" w:hAnsi="Consolas"/>
          <w:color w:val="333333"/>
          <w:spacing w:val="3"/>
          <w:sz w:val="20"/>
          <w:szCs w:val="20"/>
        </w:rPr>
        <w:t>：一个</w:t>
      </w:r>
      <w:r>
        <w:rPr>
          <w:rStyle w:val="88"/>
          <w:rFonts w:ascii="Consolas" w:hAnsi="Consolas"/>
          <w:color w:val="333333"/>
          <w:spacing w:val="3"/>
          <w:sz w:val="20"/>
          <w:szCs w:val="20"/>
        </w:rPr>
        <w:t>css3</w:t>
      </w:r>
      <w:r>
        <w:rPr>
          <w:rStyle w:val="28"/>
          <w:rFonts w:ascii="Consolas" w:hAnsi="Consolas"/>
          <w:color w:val="333333"/>
          <w:spacing w:val="3"/>
          <w:sz w:val="20"/>
          <w:szCs w:val="20"/>
        </w:rPr>
        <w:t>的动画属性，需要配合@</w:t>
      </w:r>
      <w:r>
        <w:rPr>
          <w:rStyle w:val="45"/>
          <w:rFonts w:ascii="Consolas" w:hAnsi="Consolas"/>
          <w:color w:val="8959A8"/>
          <w:spacing w:val="3"/>
          <w:sz w:val="20"/>
          <w:szCs w:val="20"/>
        </w:rPr>
        <w:t>keyframes</w:t>
      </w:r>
      <w:r>
        <w:rPr>
          <w:rStyle w:val="28"/>
          <w:rFonts w:ascii="Consolas" w:hAnsi="Consolas"/>
          <w:color w:val="333333"/>
          <w:spacing w:val="3"/>
          <w:sz w:val="20"/>
          <w:szCs w:val="20"/>
        </w:rPr>
        <w:t xml:space="preserve"> 使用</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区别： </w:t>
      </w:r>
      <w:r>
        <w:rPr>
          <w:rStyle w:val="43"/>
          <w:rFonts w:ascii="Consolas" w:hAnsi="Consolas"/>
          <w:color w:val="F5871F"/>
          <w:spacing w:val="3"/>
          <w:sz w:val="20"/>
          <w:szCs w:val="20"/>
        </w:rPr>
        <w:t>1</w:t>
      </w:r>
      <w:r>
        <w:rPr>
          <w:rStyle w:val="28"/>
          <w:rFonts w:ascii="Consolas" w:hAnsi="Consolas"/>
          <w:color w:val="333333"/>
          <w:spacing w:val="3"/>
          <w:sz w:val="20"/>
          <w:szCs w:val="20"/>
        </w:rPr>
        <w:t>. transition是css中检测指定属性变化进行自动补间动画的属性。</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w:t>
      </w:r>
      <w:r>
        <w:rPr>
          <w:rStyle w:val="43"/>
          <w:rFonts w:ascii="Consolas" w:hAnsi="Consolas"/>
          <w:color w:val="F5871F"/>
          <w:spacing w:val="3"/>
          <w:sz w:val="20"/>
          <w:szCs w:val="20"/>
        </w:rPr>
        <w:t>2</w:t>
      </w:r>
      <w:r>
        <w:rPr>
          <w:rStyle w:val="28"/>
          <w:rFonts w:ascii="Consolas" w:hAnsi="Consolas"/>
          <w:color w:val="333333"/>
          <w:spacing w:val="3"/>
          <w:sz w:val="20"/>
          <w:szCs w:val="20"/>
        </w:rPr>
        <w:t>. animate是先指定好动画过程中的关键帧属性，进行动画的属性。</w:t>
      </w:r>
    </w:p>
    <w:p>
      <w:pPr>
        <w:pStyle w:val="2"/>
        <w:spacing w:before="306" w:after="204"/>
        <w:rPr>
          <w:rFonts w:ascii="Helvetica" w:hAnsi="Helvetica" w:cs="Helvetica"/>
          <w:color w:val="000000"/>
          <w:spacing w:val="3"/>
          <w:sz w:val="42"/>
          <w:szCs w:val="42"/>
        </w:rPr>
      </w:pPr>
      <w:r>
        <w:rPr>
          <w:rFonts w:ascii="Helvetica" w:hAnsi="Helvetica" w:cs="Helvetica"/>
          <w:color w:val="000000"/>
          <w:spacing w:val="3"/>
          <w:sz w:val="42"/>
          <w:szCs w:val="42"/>
        </w:rPr>
        <w:t>程序面试真题</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简单描述下微信小程序的相关文件类型</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微信小程序项目结构主要有四个文件类型</w:t>
      </w:r>
    </w:p>
    <w:p>
      <w:pPr>
        <w:widowControl/>
        <w:numPr>
          <w:ilvl w:val="0"/>
          <w:numId w:val="206"/>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WXML</w:t>
      </w:r>
      <w:r>
        <w:rPr>
          <w:rFonts w:ascii="Helvetica" w:hAnsi="Helvetica" w:cs="Helvetica"/>
          <w:color w:val="000000"/>
          <w:spacing w:val="3"/>
        </w:rPr>
        <w:t>（WeiXin Markup Language）是框架设计的一套标签语言，结合基础组件、事件系统，可以构建出页面的结构。内部主要是微信自己定义的一套组件</w:t>
      </w:r>
    </w:p>
    <w:p>
      <w:pPr>
        <w:widowControl/>
        <w:numPr>
          <w:ilvl w:val="0"/>
          <w:numId w:val="206"/>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WXSS</w:t>
      </w:r>
      <w:r>
        <w:rPr>
          <w:rFonts w:ascii="Helvetica" w:hAnsi="Helvetica" w:cs="Helvetica"/>
          <w:color w:val="000000"/>
          <w:spacing w:val="3"/>
        </w:rPr>
        <w:t> (WeiXin Style Sheets)是一套样式语言，用于描述 </w:t>
      </w:r>
      <w:r>
        <w:rPr>
          <w:rStyle w:val="28"/>
          <w:rFonts w:ascii="Consolas" w:hAnsi="Consolas"/>
          <w:color w:val="000000"/>
          <w:spacing w:val="3"/>
          <w:sz w:val="18"/>
          <w:szCs w:val="18"/>
          <w:shd w:val="clear" w:color="auto" w:fill="F7F7F7"/>
        </w:rPr>
        <w:t>WXML</w:t>
      </w:r>
      <w:r>
        <w:rPr>
          <w:rFonts w:ascii="Helvetica" w:hAnsi="Helvetica" w:cs="Helvetica"/>
          <w:color w:val="000000"/>
          <w:spacing w:val="3"/>
        </w:rPr>
        <w:t> 的组件样式</w:t>
      </w:r>
    </w:p>
    <w:p>
      <w:pPr>
        <w:widowControl/>
        <w:numPr>
          <w:ilvl w:val="0"/>
          <w:numId w:val="206"/>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js</w:t>
      </w:r>
      <w:r>
        <w:rPr>
          <w:rFonts w:ascii="Helvetica" w:hAnsi="Helvetica" w:cs="Helvetica"/>
          <w:color w:val="000000"/>
          <w:spacing w:val="3"/>
        </w:rPr>
        <w:t> 逻辑处理，网络请求</w:t>
      </w:r>
    </w:p>
    <w:p>
      <w:pPr>
        <w:widowControl/>
        <w:numPr>
          <w:ilvl w:val="0"/>
          <w:numId w:val="206"/>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json</w:t>
      </w:r>
      <w:r>
        <w:rPr>
          <w:rFonts w:ascii="Helvetica" w:hAnsi="Helvetica" w:cs="Helvetica"/>
          <w:color w:val="000000"/>
          <w:spacing w:val="3"/>
        </w:rPr>
        <w:t> 小程序设置，如页面注册，页面标题及</w:t>
      </w:r>
      <w:r>
        <w:rPr>
          <w:rStyle w:val="28"/>
          <w:rFonts w:ascii="Consolas" w:hAnsi="Consolas"/>
          <w:color w:val="000000"/>
          <w:spacing w:val="3"/>
          <w:sz w:val="18"/>
          <w:szCs w:val="18"/>
          <w:shd w:val="clear" w:color="auto" w:fill="F7F7F7"/>
        </w:rPr>
        <w:t>tabBar</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主要文件</w:t>
      </w:r>
    </w:p>
    <w:p>
      <w:pPr>
        <w:widowControl/>
        <w:numPr>
          <w:ilvl w:val="0"/>
          <w:numId w:val="207"/>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app.json</w:t>
      </w:r>
      <w:r>
        <w:rPr>
          <w:rFonts w:ascii="Helvetica" w:hAnsi="Helvetica" w:cs="Helvetica"/>
          <w:color w:val="000000"/>
          <w:spacing w:val="3"/>
        </w:rPr>
        <w:t> 必须要有这个文件，如果没有这个文件，项目无法运行，因为微信框架把这个作为配置文件入口，整个小程序的全局配置。包括页面注册，网络设置，以及小程序的 </w:t>
      </w:r>
      <w:r>
        <w:rPr>
          <w:rStyle w:val="28"/>
          <w:rFonts w:ascii="Consolas" w:hAnsi="Consolas"/>
          <w:color w:val="000000"/>
          <w:spacing w:val="3"/>
          <w:sz w:val="18"/>
          <w:szCs w:val="18"/>
          <w:shd w:val="clear" w:color="auto" w:fill="F7F7F7"/>
        </w:rPr>
        <w:t>window</w:t>
      </w:r>
      <w:r>
        <w:rPr>
          <w:rFonts w:ascii="Helvetica" w:hAnsi="Helvetica" w:cs="Helvetica"/>
          <w:color w:val="000000"/>
          <w:spacing w:val="3"/>
        </w:rPr>
        <w:t> 背景色，配置导航条样式，配置默认标题</w:t>
      </w:r>
    </w:p>
    <w:p>
      <w:pPr>
        <w:widowControl/>
        <w:numPr>
          <w:ilvl w:val="0"/>
          <w:numId w:val="207"/>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app.js</w:t>
      </w:r>
      <w:r>
        <w:rPr>
          <w:rFonts w:ascii="Helvetica" w:hAnsi="Helvetica" w:cs="Helvetica"/>
          <w:color w:val="000000"/>
          <w:spacing w:val="3"/>
        </w:rPr>
        <w:t> 必须要有这个文件，没有也是会报错！但是这个文件创建一下就行 什么都不需要写以后我们可以在这个文件中监听并处理小程序的生命周期函数、声明全局变量</w:t>
      </w:r>
    </w:p>
    <w:p>
      <w:pPr>
        <w:widowControl/>
        <w:numPr>
          <w:ilvl w:val="0"/>
          <w:numId w:val="207"/>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app.wxss</w:t>
      </w:r>
      <w:r>
        <w:rPr>
          <w:rFonts w:ascii="Helvetica" w:hAnsi="Helvetica" w:cs="Helvetica"/>
          <w:color w:val="000000"/>
          <w:spacing w:val="3"/>
        </w:rPr>
        <w:t> 可选</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简述微信小程序原理</w:t>
      </w:r>
    </w:p>
    <w:p>
      <w:pPr>
        <w:pStyle w:val="21"/>
        <w:spacing w:before="0" w:beforeAutospacing="0" w:after="0" w:afterAutospacing="0"/>
        <w:rPr>
          <w:rFonts w:ascii="Helvetica" w:hAnsi="Helvetica" w:cs="Helvetica"/>
          <w:color w:val="858585"/>
          <w:spacing w:val="3"/>
          <w:sz w:val="21"/>
          <w:szCs w:val="21"/>
        </w:rPr>
      </w:pPr>
      <w:r>
        <w:rPr>
          <w:rFonts w:ascii="Helvetica" w:hAnsi="Helvetica" w:cs="Helvetica"/>
          <w:color w:val="858585"/>
          <w:spacing w:val="3"/>
          <w:sz w:val="21"/>
          <w:szCs w:val="21"/>
        </w:rPr>
        <w:t>微信小程序采用 </w:t>
      </w:r>
      <w:r>
        <w:rPr>
          <w:rStyle w:val="28"/>
          <w:rFonts w:ascii="Consolas" w:hAnsi="Consolas"/>
          <w:color w:val="858585"/>
          <w:spacing w:val="3"/>
          <w:sz w:val="18"/>
          <w:szCs w:val="18"/>
          <w:shd w:val="clear" w:color="auto" w:fill="F7F7F7"/>
        </w:rPr>
        <w:t>JavaScript</w:t>
      </w:r>
      <w:r>
        <w:rPr>
          <w:rFonts w:ascii="Helvetica" w:hAnsi="Helvetica" w:cs="Helvetica"/>
          <w:color w:val="858585"/>
          <w:spacing w:val="3"/>
          <w:sz w:val="21"/>
          <w:szCs w:val="21"/>
        </w:rPr>
        <w:t>、</w:t>
      </w:r>
      <w:r>
        <w:rPr>
          <w:rStyle w:val="28"/>
          <w:rFonts w:ascii="Consolas" w:hAnsi="Consolas"/>
          <w:color w:val="858585"/>
          <w:spacing w:val="3"/>
          <w:sz w:val="18"/>
          <w:szCs w:val="18"/>
          <w:shd w:val="clear" w:color="auto" w:fill="F7F7F7"/>
        </w:rPr>
        <w:t>WXML</w:t>
      </w:r>
      <w:r>
        <w:rPr>
          <w:rFonts w:ascii="Helvetica" w:hAnsi="Helvetica" w:cs="Helvetica"/>
          <w:color w:val="858585"/>
          <w:spacing w:val="3"/>
          <w:sz w:val="21"/>
          <w:szCs w:val="21"/>
        </w:rPr>
        <w:t>、</w:t>
      </w:r>
      <w:r>
        <w:rPr>
          <w:rStyle w:val="28"/>
          <w:rFonts w:ascii="Consolas" w:hAnsi="Consolas"/>
          <w:color w:val="858585"/>
          <w:spacing w:val="3"/>
          <w:sz w:val="18"/>
          <w:szCs w:val="18"/>
          <w:shd w:val="clear" w:color="auto" w:fill="F7F7F7"/>
        </w:rPr>
        <w:t>WXSS</w:t>
      </w:r>
      <w:r>
        <w:rPr>
          <w:rFonts w:ascii="Helvetica" w:hAnsi="Helvetica" w:cs="Helvetica"/>
          <w:color w:val="858585"/>
          <w:spacing w:val="3"/>
          <w:sz w:val="21"/>
          <w:szCs w:val="21"/>
        </w:rPr>
        <w:t> 三种技术进行开发,本质就是一个单页面应用，所有的页面渲染和事件处理，都在一个页面内进行，但又可以通过微信客户端调用原生的各种接口微信的架构，是数据驱动的架构模式，它的 </w:t>
      </w:r>
      <w:r>
        <w:rPr>
          <w:rStyle w:val="28"/>
          <w:rFonts w:ascii="Consolas" w:hAnsi="Consolas"/>
          <w:color w:val="858585"/>
          <w:spacing w:val="3"/>
          <w:sz w:val="18"/>
          <w:szCs w:val="18"/>
          <w:shd w:val="clear" w:color="auto" w:fill="F7F7F7"/>
        </w:rPr>
        <w:t>UI</w:t>
      </w:r>
      <w:r>
        <w:rPr>
          <w:rFonts w:ascii="Helvetica" w:hAnsi="Helvetica" w:cs="Helvetica"/>
          <w:color w:val="858585"/>
          <w:spacing w:val="3"/>
          <w:sz w:val="21"/>
          <w:szCs w:val="21"/>
        </w:rPr>
        <w:t> 和数据是分离的，所有的页面更新，都需要通过对数据的更改来实现 小程序分为两个部分 </w:t>
      </w:r>
      <w:r>
        <w:rPr>
          <w:rStyle w:val="28"/>
          <w:rFonts w:ascii="Consolas" w:hAnsi="Consolas"/>
          <w:color w:val="858585"/>
          <w:spacing w:val="3"/>
          <w:sz w:val="18"/>
          <w:szCs w:val="18"/>
          <w:shd w:val="clear" w:color="auto" w:fill="F7F7F7"/>
        </w:rPr>
        <w:t>webview</w:t>
      </w:r>
      <w:r>
        <w:rPr>
          <w:rFonts w:ascii="Helvetica" w:hAnsi="Helvetica" w:cs="Helvetica"/>
          <w:color w:val="858585"/>
          <w:spacing w:val="3"/>
          <w:sz w:val="21"/>
          <w:szCs w:val="21"/>
        </w:rPr>
        <w:t> 和 </w:t>
      </w:r>
      <w:r>
        <w:rPr>
          <w:rStyle w:val="28"/>
          <w:rFonts w:ascii="Consolas" w:hAnsi="Consolas"/>
          <w:color w:val="858585"/>
          <w:spacing w:val="3"/>
          <w:sz w:val="18"/>
          <w:szCs w:val="18"/>
          <w:shd w:val="clear" w:color="auto" w:fill="F7F7F7"/>
        </w:rPr>
        <w:t>appService</w:t>
      </w:r>
      <w:r>
        <w:rPr>
          <w:rFonts w:ascii="Helvetica" w:hAnsi="Helvetica" w:cs="Helvetica"/>
          <w:color w:val="858585"/>
          <w:spacing w:val="3"/>
          <w:sz w:val="21"/>
          <w:szCs w:val="21"/>
        </w:rPr>
        <w:t> 。其中 </w:t>
      </w:r>
      <w:r>
        <w:rPr>
          <w:rStyle w:val="28"/>
          <w:rFonts w:ascii="Consolas" w:hAnsi="Consolas"/>
          <w:color w:val="858585"/>
          <w:spacing w:val="3"/>
          <w:sz w:val="18"/>
          <w:szCs w:val="18"/>
          <w:shd w:val="clear" w:color="auto" w:fill="F7F7F7"/>
        </w:rPr>
        <w:t>webview</w:t>
      </w:r>
      <w:r>
        <w:rPr>
          <w:rFonts w:ascii="Helvetica" w:hAnsi="Helvetica" w:cs="Helvetica"/>
          <w:color w:val="858585"/>
          <w:spacing w:val="3"/>
          <w:sz w:val="21"/>
          <w:szCs w:val="21"/>
        </w:rPr>
        <w:t> 主要用来展现 </w:t>
      </w:r>
      <w:r>
        <w:rPr>
          <w:rStyle w:val="28"/>
          <w:rFonts w:ascii="Consolas" w:hAnsi="Consolas"/>
          <w:color w:val="858585"/>
          <w:spacing w:val="3"/>
          <w:sz w:val="18"/>
          <w:szCs w:val="18"/>
          <w:shd w:val="clear" w:color="auto" w:fill="F7F7F7"/>
        </w:rPr>
        <w:t>UI</w:t>
      </w:r>
      <w:r>
        <w:rPr>
          <w:rFonts w:ascii="Helvetica" w:hAnsi="Helvetica" w:cs="Helvetica"/>
          <w:color w:val="858585"/>
          <w:spacing w:val="3"/>
          <w:sz w:val="21"/>
          <w:szCs w:val="21"/>
        </w:rPr>
        <w:t> ，</w:t>
      </w:r>
      <w:r>
        <w:rPr>
          <w:rStyle w:val="28"/>
          <w:rFonts w:ascii="Consolas" w:hAnsi="Consolas"/>
          <w:color w:val="858585"/>
          <w:spacing w:val="3"/>
          <w:sz w:val="18"/>
          <w:szCs w:val="18"/>
          <w:shd w:val="clear" w:color="auto" w:fill="F7F7F7"/>
        </w:rPr>
        <w:t>appService</w:t>
      </w:r>
      <w:r>
        <w:rPr>
          <w:rFonts w:ascii="Helvetica" w:hAnsi="Helvetica" w:cs="Helvetica"/>
          <w:color w:val="858585"/>
          <w:spacing w:val="3"/>
          <w:sz w:val="21"/>
          <w:szCs w:val="21"/>
        </w:rPr>
        <w:t> 有来处理业务逻辑、数据及接口调用。它们在两个进程中运行，通过系统层 </w:t>
      </w:r>
      <w:r>
        <w:rPr>
          <w:rStyle w:val="28"/>
          <w:rFonts w:ascii="Consolas" w:hAnsi="Consolas"/>
          <w:color w:val="858585"/>
          <w:spacing w:val="3"/>
          <w:sz w:val="18"/>
          <w:szCs w:val="18"/>
          <w:shd w:val="clear" w:color="auto" w:fill="F7F7F7"/>
        </w:rPr>
        <w:t>JSBridge</w:t>
      </w:r>
      <w:r>
        <w:rPr>
          <w:rFonts w:ascii="Helvetica" w:hAnsi="Helvetica" w:cs="Helvetica"/>
          <w:color w:val="858585"/>
          <w:spacing w:val="3"/>
          <w:sz w:val="21"/>
          <w:szCs w:val="21"/>
        </w:rPr>
        <w:t> 实现通信，实现 </w:t>
      </w:r>
      <w:r>
        <w:rPr>
          <w:rStyle w:val="28"/>
          <w:rFonts w:ascii="Consolas" w:hAnsi="Consolas"/>
          <w:color w:val="858585"/>
          <w:spacing w:val="3"/>
          <w:sz w:val="18"/>
          <w:szCs w:val="18"/>
          <w:shd w:val="clear" w:color="auto" w:fill="F7F7F7"/>
        </w:rPr>
        <w:t>UI</w:t>
      </w:r>
      <w:r>
        <w:rPr>
          <w:rFonts w:ascii="Helvetica" w:hAnsi="Helvetica" w:cs="Helvetica"/>
          <w:color w:val="858585"/>
          <w:spacing w:val="3"/>
          <w:sz w:val="21"/>
          <w:szCs w:val="21"/>
        </w:rPr>
        <w:t> 的渲染、事件的处理</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小程序的双向绑定和vue哪里不一样</w:t>
      </w:r>
    </w:p>
    <w:p>
      <w:pPr>
        <w:pStyle w:val="21"/>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小程序直接 </w:t>
      </w:r>
      <w:r>
        <w:rPr>
          <w:rStyle w:val="28"/>
          <w:rFonts w:ascii="Consolas" w:hAnsi="Consolas"/>
          <w:color w:val="000000"/>
          <w:spacing w:val="3"/>
          <w:sz w:val="18"/>
          <w:szCs w:val="18"/>
          <w:shd w:val="clear" w:color="auto" w:fill="F7F7F7"/>
        </w:rPr>
        <w:t>this.data</w:t>
      </w:r>
      <w:r>
        <w:rPr>
          <w:rFonts w:ascii="Helvetica" w:hAnsi="Helvetica" w:cs="Helvetica"/>
          <w:color w:val="000000"/>
          <w:spacing w:val="3"/>
          <w:sz w:val="21"/>
          <w:szCs w:val="21"/>
        </w:rPr>
        <w:t> 的属性是不可以同步到视图的，必须调用：</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微信小程序在初始化之后，再对原来的数据对象进行任何更改，都始终不会生效！只能手动调用setData接口明确指明同步哪些键/值至视图层才会触发更新 vue则是对数据对象进行了监听，只要有更改就可以并且会立即触发视图层的更新</w:t>
      </w:r>
    </w:p>
    <w:p>
      <w:pPr>
        <w:pStyle w:val="20"/>
        <w:shd w:val="clear" w:color="auto" w:fill="F7F7F7"/>
        <w:rPr>
          <w:rStyle w:val="28"/>
          <w:rFonts w:ascii="Consolas" w:hAnsi="Consolas"/>
          <w:color w:val="858585"/>
          <w:spacing w:val="3"/>
          <w:sz w:val="20"/>
          <w:szCs w:val="20"/>
        </w:rPr>
      </w:pPr>
      <w:r>
        <w:rPr>
          <w:rStyle w:val="45"/>
          <w:rFonts w:ascii="Consolas" w:hAnsi="Consolas"/>
          <w:color w:val="8959A8"/>
          <w:spacing w:val="3"/>
          <w:sz w:val="20"/>
          <w:szCs w:val="20"/>
        </w:rPr>
        <w:t>this</w:t>
      </w:r>
      <w:r>
        <w:rPr>
          <w:rStyle w:val="28"/>
          <w:rFonts w:ascii="Consolas" w:hAnsi="Consolas"/>
          <w:color w:val="858585"/>
          <w:spacing w:val="3"/>
          <w:sz w:val="20"/>
          <w:szCs w:val="20"/>
        </w:rPr>
        <w:t>.setData({</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4"/>
          <w:rFonts w:ascii="Consolas" w:hAnsi="Consolas"/>
          <w:color w:val="8E908C"/>
          <w:spacing w:val="3"/>
          <w:sz w:val="20"/>
          <w:szCs w:val="20"/>
        </w:rPr>
        <w:t>// 这里设置</w:t>
      </w:r>
    </w:p>
    <w:p>
      <w:pPr>
        <w:pStyle w:val="20"/>
        <w:shd w:val="clear" w:color="auto" w:fill="F7F7F7"/>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设置值</w:t>
      </w:r>
    </w:p>
    <w:p>
      <w:pPr>
        <w:widowControl/>
        <w:numPr>
          <w:ilvl w:val="0"/>
          <w:numId w:val="208"/>
        </w:numPr>
        <w:spacing w:before="100" w:beforeAutospacing="1" w:after="100" w:afterAutospacing="1"/>
        <w:jc w:val="left"/>
        <w:rPr>
          <w:rFonts w:ascii="Helvetica" w:hAnsi="Helvetica" w:cs="Helvetica"/>
          <w:color w:val="858585"/>
          <w:spacing w:val="3"/>
        </w:rPr>
      </w:pPr>
      <w:r>
        <w:rPr>
          <w:rFonts w:ascii="Helvetica" w:hAnsi="Helvetica" w:cs="Helvetica"/>
          <w:color w:val="858585"/>
          <w:spacing w:val="3"/>
        </w:rPr>
        <w:t>在vue中,只需要再表单元素上加上v-model,然后再绑定data中对应的一个值，当表单元素内容发生变化时，data中对应的值也会相应改变，这是vue非常nice的一点。 ```js</w:t>
      </w:r>
    </w:p>
    <w:p>
      <w:pPr>
        <w:tabs>
          <w:tab w:val="left" w:pos="720"/>
        </w:tabs>
        <w:spacing w:before="100" w:beforeAutospacing="1" w:after="100" w:afterAutospacing="1"/>
        <w:ind w:left="720"/>
        <w:rPr>
          <w:rFonts w:ascii="Helvetica" w:hAnsi="Helvetica" w:cs="Helvetica"/>
          <w:color w:val="858585"/>
          <w:spacing w:val="3"/>
        </w:rPr>
      </w:pPr>
      <w:r>
        <w:rPr>
          <w:rFonts w:ascii="Helvetica" w:hAnsi="Helvetica" w:cs="Helvetica"/>
          <w:color w:val="858585"/>
          <w:spacing w:val="3"/>
        </w:rPr>
        <w:pict>
          <v:shape id="_x0000_i1048" o:spt="75" type="#_x0000_t75" style="height:18pt;width:72pt;" filled="f" o:preferrelative="t" stroked="f" coordsize="21600,21600">
            <v:path/>
            <v:fill on="f" focussize="0,0"/>
            <v:stroke on="f" joinstyle="miter"/>
            <v:imagedata r:id="rId12" o:title=""/>
            <o:lock v:ext="edit" aspectratio="t"/>
            <w10:wrap type="none"/>
            <w10:anchorlock/>
          </v:shape>
        </w:pict>
      </w:r>
    </w:p>
    <w:p>
      <w:pPr>
        <w:pStyle w:val="21"/>
        <w:spacing w:before="0" w:beforeAutospacing="0" w:after="204" w:afterAutospacing="0"/>
        <w:rPr>
          <w:rFonts w:hint="eastAsia" w:ascii="Helvetica" w:hAnsi="Helvetica" w:eastAsia="宋体" w:cs="Helvetica"/>
          <w:color w:val="000000"/>
          <w:spacing w:val="3"/>
          <w:sz w:val="21"/>
          <w:szCs w:val="21"/>
          <w:lang w:eastAsia="zh-CN"/>
        </w:rPr>
      </w:pPr>
      <w:r>
        <w:rPr>
          <w:rFonts w:ascii="Helvetica" w:hAnsi="Helvetica" w:cs="Helvetica"/>
          <w:color w:val="000000"/>
          <w:spacing w:val="3"/>
          <w:sz w:val="21"/>
          <w:szCs w:val="21"/>
        </w:rPr>
        <w:t>new Vue({</w:t>
      </w:r>
    </w:p>
    <w:p>
      <w:pPr>
        <w:pStyle w:val="21"/>
        <w:spacing w:before="0" w:beforeAutospacing="0" w:after="204" w:afterAutospacing="0"/>
        <w:rPr>
          <w:rFonts w:hint="eastAsia" w:ascii="Helvetica" w:hAnsi="Helvetica" w:eastAsia="宋体" w:cs="Helvetica"/>
          <w:color w:val="000000"/>
          <w:spacing w:val="3"/>
          <w:sz w:val="21"/>
          <w:szCs w:val="21"/>
          <w:lang w:eastAsia="zh-CN"/>
        </w:rPr>
      </w:pPr>
      <w:r>
        <w:rPr>
          <w:rFonts w:ascii="Helvetica" w:hAnsi="Helvetica" w:cs="Helvetica"/>
          <w:color w:val="000000"/>
          <w:spacing w:val="3"/>
          <w:sz w:val="21"/>
          <w:szCs w:val="21"/>
        </w:rPr>
        <w:t>el: '#app',</w:t>
      </w:r>
    </w:p>
    <w:p>
      <w:pPr>
        <w:pStyle w:val="21"/>
        <w:spacing w:before="0" w:beforeAutospacing="0" w:after="204" w:afterAutospacing="0"/>
        <w:rPr>
          <w:rFonts w:hint="eastAsia" w:ascii="Helvetica" w:hAnsi="Helvetica" w:eastAsia="宋体" w:cs="Helvetica"/>
          <w:color w:val="000000"/>
          <w:spacing w:val="3"/>
          <w:sz w:val="21"/>
          <w:szCs w:val="21"/>
          <w:lang w:eastAsia="zh-CN"/>
        </w:rPr>
      </w:pPr>
      <w:r>
        <w:rPr>
          <w:rFonts w:ascii="Helvetica" w:hAnsi="Helvetica" w:cs="Helvetica"/>
          <w:color w:val="000000"/>
          <w:spacing w:val="3"/>
          <w:sz w:val="21"/>
          <w:szCs w:val="21"/>
        </w:rPr>
        <w:t>data: {</w:t>
      </w:r>
    </w:p>
    <w:p>
      <w:pPr>
        <w:pStyle w:val="21"/>
        <w:spacing w:before="0" w:beforeAutospacing="0" w:after="204" w:afterAutospacing="0"/>
        <w:rPr>
          <w:rFonts w:hint="eastAsia" w:ascii="Helvetica" w:hAnsi="Helvetica" w:eastAsia="宋体" w:cs="Helvetica"/>
          <w:color w:val="000000"/>
          <w:spacing w:val="3"/>
          <w:sz w:val="21"/>
          <w:szCs w:val="21"/>
          <w:lang w:eastAsia="zh-CN"/>
        </w:rPr>
      </w:pPr>
      <w:r>
        <w:rPr>
          <w:rFonts w:ascii="Helvetica" w:hAnsi="Helvetica" w:cs="Helvetica"/>
          <w:color w:val="000000"/>
          <w:spacing w:val="3"/>
          <w:sz w:val="21"/>
          <w:szCs w:val="21"/>
        </w:rPr>
        <w:t>reason:''</w:t>
      </w:r>
    </w:p>
    <w:p>
      <w:pPr>
        <w:pStyle w:val="21"/>
        <w:spacing w:before="0" w:beforeAutospacing="0" w:after="204" w:afterAutospacing="0"/>
        <w:rPr>
          <w:rFonts w:hint="eastAsia" w:ascii="Helvetica" w:hAnsi="Helvetica" w:eastAsia="宋体" w:cs="Helvetica"/>
          <w:color w:val="000000"/>
          <w:spacing w:val="3"/>
          <w:sz w:val="21"/>
          <w:szCs w:val="21"/>
          <w:lang w:eastAsia="zh-CN"/>
        </w:rPr>
      </w:pPr>
      <w:r>
        <w:rPr>
          <w:rFonts w:ascii="Helvetica" w:hAnsi="Helvetica" w:cs="Helvetica"/>
          <w:color w:val="000000"/>
          <w:spacing w:val="3"/>
          <w:sz w:val="21"/>
          <w:szCs w:val="21"/>
        </w:rPr>
        <w:t>}</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但是在小程序中，却没有这个功能。那怎么办呢？当表单内容发生变化时，会触发表单元素上绑定的方法，然后在该方法中，通过this.setData({key:value})来将表单上的值赋值给data中的对应值。下面是代码，可以感受一下:</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```js</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&lt;input bindinput="bindReason" placeholder="填写理由" class='reason' value='{{reason}}' name="reason" /&gt;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Page({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data:{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reason:''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bindReason(e) {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this.setData({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reason: e.detail.value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1"/>
        <w:numPr>
          <w:ilvl w:val="0"/>
          <w:numId w:val="209"/>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当页面表单元素很多的时候，更改值就是一件体力活了。和小程序一比较，vue的v-model简直爽的不要不要的。</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取值</w:t>
      </w:r>
    </w:p>
    <w:p>
      <w:pPr>
        <w:pStyle w:val="21"/>
        <w:numPr>
          <w:ilvl w:val="0"/>
          <w:numId w:val="209"/>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vue中，通过this.reason取值</w:t>
      </w:r>
    </w:p>
    <w:p>
      <w:pPr>
        <w:pStyle w:val="21"/>
        <w:numPr>
          <w:ilvl w:val="0"/>
          <w:numId w:val="209"/>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小程序中，通过this.data.reason取值</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小程序的 wxss 和 css 有哪些不一样的地方</w:t>
      </w:r>
    </w:p>
    <w:p>
      <w:pPr>
        <w:pStyle w:val="21"/>
        <w:spacing w:before="0" w:beforeAutospacing="0" w:after="0" w:afterAutospacing="0"/>
        <w:rPr>
          <w:rFonts w:ascii="Helvetica" w:hAnsi="Helvetica" w:cs="Helvetica"/>
          <w:color w:val="858585"/>
          <w:spacing w:val="3"/>
          <w:sz w:val="21"/>
          <w:szCs w:val="21"/>
        </w:rPr>
      </w:pPr>
      <w:r>
        <w:rPr>
          <w:rStyle w:val="28"/>
          <w:rFonts w:ascii="Consolas" w:hAnsi="Consolas"/>
          <w:color w:val="858585"/>
          <w:spacing w:val="3"/>
          <w:sz w:val="18"/>
          <w:szCs w:val="18"/>
          <w:shd w:val="clear" w:color="auto" w:fill="F7F7F7"/>
        </w:rPr>
        <w:t>WXSS</w:t>
      </w:r>
      <w:r>
        <w:rPr>
          <w:rFonts w:ascii="Helvetica" w:hAnsi="Helvetica" w:cs="Helvetica"/>
          <w:color w:val="858585"/>
          <w:spacing w:val="3"/>
          <w:sz w:val="21"/>
          <w:szCs w:val="21"/>
        </w:rPr>
        <w:t> 和 </w:t>
      </w:r>
      <w:r>
        <w:rPr>
          <w:rStyle w:val="28"/>
          <w:rFonts w:ascii="Consolas" w:hAnsi="Consolas"/>
          <w:color w:val="858585"/>
          <w:spacing w:val="3"/>
          <w:sz w:val="18"/>
          <w:szCs w:val="18"/>
          <w:shd w:val="clear" w:color="auto" w:fill="F7F7F7"/>
        </w:rPr>
        <w:t>CSS</w:t>
      </w:r>
      <w:r>
        <w:rPr>
          <w:rFonts w:ascii="Helvetica" w:hAnsi="Helvetica" w:cs="Helvetica"/>
          <w:color w:val="858585"/>
          <w:spacing w:val="3"/>
          <w:sz w:val="21"/>
          <w:szCs w:val="21"/>
        </w:rPr>
        <w:t> 类似，不过在 </w:t>
      </w:r>
      <w:r>
        <w:rPr>
          <w:rStyle w:val="28"/>
          <w:rFonts w:ascii="Consolas" w:hAnsi="Consolas"/>
          <w:color w:val="858585"/>
          <w:spacing w:val="3"/>
          <w:sz w:val="18"/>
          <w:szCs w:val="18"/>
          <w:shd w:val="clear" w:color="auto" w:fill="F7F7F7"/>
        </w:rPr>
        <w:t>CSS</w:t>
      </w:r>
      <w:r>
        <w:rPr>
          <w:rFonts w:ascii="Helvetica" w:hAnsi="Helvetica" w:cs="Helvetica"/>
          <w:color w:val="858585"/>
          <w:spacing w:val="3"/>
          <w:sz w:val="21"/>
          <w:szCs w:val="21"/>
        </w:rPr>
        <w:t> 的基础上做了一些补充和修改</w:t>
      </w:r>
    </w:p>
    <w:p>
      <w:pPr>
        <w:widowControl/>
        <w:numPr>
          <w:ilvl w:val="0"/>
          <w:numId w:val="210"/>
        </w:numPr>
        <w:spacing w:beforeAutospacing="1" w:afterAutospacing="1"/>
        <w:jc w:val="left"/>
        <w:rPr>
          <w:rFonts w:ascii="Helvetica" w:hAnsi="Helvetica" w:cs="Helvetica"/>
          <w:color w:val="000000"/>
          <w:spacing w:val="3"/>
        </w:rPr>
      </w:pPr>
      <w:r>
        <w:rPr>
          <w:rFonts w:ascii="Helvetica" w:hAnsi="Helvetica" w:cs="Helvetica"/>
          <w:color w:val="000000"/>
          <w:spacing w:val="3"/>
        </w:rPr>
        <w:t>尺寸单位 </w:t>
      </w:r>
      <w:r>
        <w:rPr>
          <w:rStyle w:val="28"/>
          <w:rFonts w:ascii="Consolas" w:hAnsi="Consolas"/>
          <w:color w:val="000000"/>
          <w:spacing w:val="3"/>
          <w:sz w:val="18"/>
          <w:szCs w:val="18"/>
          <w:shd w:val="clear" w:color="auto" w:fill="F7F7F7"/>
        </w:rPr>
        <w:t>rpx</w:t>
      </w:r>
    </w:p>
    <w:p>
      <w:pPr>
        <w:pStyle w:val="21"/>
        <w:spacing w:before="0" w:beforeAutospacing="0" w:after="0" w:afterAutospacing="0"/>
        <w:rPr>
          <w:rFonts w:ascii="Helvetica" w:hAnsi="Helvetica" w:cs="Helvetica"/>
          <w:color w:val="000000"/>
          <w:spacing w:val="3"/>
          <w:sz w:val="21"/>
          <w:szCs w:val="21"/>
        </w:rPr>
      </w:pPr>
      <w:r>
        <w:rPr>
          <w:rStyle w:val="28"/>
          <w:rFonts w:ascii="Consolas" w:hAnsi="Consolas"/>
          <w:color w:val="000000"/>
          <w:spacing w:val="3"/>
          <w:sz w:val="18"/>
          <w:szCs w:val="18"/>
          <w:shd w:val="clear" w:color="auto" w:fill="F7F7F7"/>
        </w:rPr>
        <w:t>rpx</w:t>
      </w:r>
      <w:r>
        <w:rPr>
          <w:rFonts w:ascii="Helvetica" w:hAnsi="Helvetica" w:cs="Helvetica"/>
          <w:color w:val="000000"/>
          <w:spacing w:val="3"/>
          <w:sz w:val="21"/>
          <w:szCs w:val="21"/>
        </w:rPr>
        <w:t> 是响应式像素,可以根据屏幕宽度进行自适应。规定屏幕宽为 </w:t>
      </w:r>
      <w:r>
        <w:rPr>
          <w:rStyle w:val="28"/>
          <w:rFonts w:ascii="Consolas" w:hAnsi="Consolas"/>
          <w:color w:val="000000"/>
          <w:spacing w:val="3"/>
          <w:sz w:val="18"/>
          <w:szCs w:val="18"/>
          <w:shd w:val="clear" w:color="auto" w:fill="F7F7F7"/>
        </w:rPr>
        <w:t>750rpx</w:t>
      </w:r>
      <w:r>
        <w:rPr>
          <w:rFonts w:ascii="Helvetica" w:hAnsi="Helvetica" w:cs="Helvetica"/>
          <w:color w:val="000000"/>
          <w:spacing w:val="3"/>
          <w:sz w:val="21"/>
          <w:szCs w:val="21"/>
        </w:rPr>
        <w:t>。如在 </w:t>
      </w:r>
      <w:r>
        <w:rPr>
          <w:rStyle w:val="28"/>
          <w:rFonts w:ascii="Consolas" w:hAnsi="Consolas"/>
          <w:color w:val="000000"/>
          <w:spacing w:val="3"/>
          <w:sz w:val="18"/>
          <w:szCs w:val="18"/>
          <w:shd w:val="clear" w:color="auto" w:fill="F7F7F7"/>
        </w:rPr>
        <w:t>iPhone6</w:t>
      </w:r>
      <w:r>
        <w:rPr>
          <w:rFonts w:ascii="Helvetica" w:hAnsi="Helvetica" w:cs="Helvetica"/>
          <w:color w:val="000000"/>
          <w:spacing w:val="3"/>
          <w:sz w:val="21"/>
          <w:szCs w:val="21"/>
        </w:rPr>
        <w:t> 上，屏幕宽度为 </w:t>
      </w:r>
      <w:r>
        <w:rPr>
          <w:rStyle w:val="28"/>
          <w:rFonts w:ascii="Consolas" w:hAnsi="Consolas"/>
          <w:color w:val="000000"/>
          <w:spacing w:val="3"/>
          <w:sz w:val="18"/>
          <w:szCs w:val="18"/>
          <w:shd w:val="clear" w:color="auto" w:fill="F7F7F7"/>
        </w:rPr>
        <w:t>375px</w:t>
      </w:r>
      <w:r>
        <w:rPr>
          <w:rFonts w:ascii="Helvetica" w:hAnsi="Helvetica" w:cs="Helvetica"/>
          <w:color w:val="000000"/>
          <w:spacing w:val="3"/>
          <w:sz w:val="21"/>
          <w:szCs w:val="21"/>
        </w:rPr>
        <w:t>，共有 </w:t>
      </w:r>
      <w:r>
        <w:rPr>
          <w:rStyle w:val="28"/>
          <w:rFonts w:ascii="Consolas" w:hAnsi="Consolas"/>
          <w:color w:val="000000"/>
          <w:spacing w:val="3"/>
          <w:sz w:val="18"/>
          <w:szCs w:val="18"/>
          <w:shd w:val="clear" w:color="auto" w:fill="F7F7F7"/>
        </w:rPr>
        <w:t>750</w:t>
      </w:r>
      <w:r>
        <w:rPr>
          <w:rFonts w:ascii="Helvetica" w:hAnsi="Helvetica" w:cs="Helvetica"/>
          <w:color w:val="000000"/>
          <w:spacing w:val="3"/>
          <w:sz w:val="21"/>
          <w:szCs w:val="21"/>
        </w:rPr>
        <w:t> 个物理像素，则 </w:t>
      </w:r>
      <w:r>
        <w:rPr>
          <w:rStyle w:val="28"/>
          <w:rFonts w:ascii="Consolas" w:hAnsi="Consolas"/>
          <w:color w:val="000000"/>
          <w:spacing w:val="3"/>
          <w:sz w:val="18"/>
          <w:szCs w:val="18"/>
          <w:shd w:val="clear" w:color="auto" w:fill="F7F7F7"/>
        </w:rPr>
        <w:t>750rpx = 375px = 750</w:t>
      </w:r>
      <w:r>
        <w:rPr>
          <w:rFonts w:ascii="Helvetica" w:hAnsi="Helvetica" w:cs="Helvetica"/>
          <w:color w:val="000000"/>
          <w:spacing w:val="3"/>
          <w:sz w:val="21"/>
          <w:szCs w:val="21"/>
        </w:rPr>
        <w:t> 物理像素</w:t>
      </w:r>
    </w:p>
    <w:p>
      <w:pPr>
        <w:widowControl/>
        <w:numPr>
          <w:ilvl w:val="0"/>
          <w:numId w:val="211"/>
        </w:numPr>
        <w:spacing w:beforeAutospacing="1" w:afterAutospacing="1"/>
        <w:jc w:val="left"/>
        <w:rPr>
          <w:rFonts w:ascii="Helvetica" w:hAnsi="Helvetica" w:cs="Helvetica"/>
          <w:color w:val="000000"/>
          <w:spacing w:val="3"/>
        </w:rPr>
      </w:pPr>
      <w:r>
        <w:rPr>
          <w:rFonts w:ascii="Helvetica" w:hAnsi="Helvetica" w:cs="Helvetica"/>
          <w:color w:val="000000"/>
          <w:spacing w:val="3"/>
        </w:rPr>
        <w:t>使用 </w:t>
      </w:r>
      <w:r>
        <w:rPr>
          <w:rStyle w:val="28"/>
          <w:rFonts w:ascii="Consolas" w:hAnsi="Consolas"/>
          <w:color w:val="000000"/>
          <w:spacing w:val="3"/>
          <w:sz w:val="18"/>
          <w:szCs w:val="18"/>
          <w:shd w:val="clear" w:color="auto" w:fill="F7F7F7"/>
        </w:rPr>
        <w:t>@import</w:t>
      </w:r>
      <w:r>
        <w:rPr>
          <w:rFonts w:ascii="Helvetica" w:hAnsi="Helvetica" w:cs="Helvetica"/>
          <w:color w:val="000000"/>
          <w:spacing w:val="3"/>
        </w:rPr>
        <w:t> 标识符来导入外联样式。</w:t>
      </w:r>
      <w:r>
        <w:rPr>
          <w:rStyle w:val="28"/>
          <w:rFonts w:ascii="Consolas" w:hAnsi="Consolas"/>
          <w:color w:val="000000"/>
          <w:spacing w:val="3"/>
          <w:sz w:val="18"/>
          <w:szCs w:val="18"/>
          <w:shd w:val="clear" w:color="auto" w:fill="F7F7F7"/>
        </w:rPr>
        <w:t>@import</w:t>
      </w:r>
      <w:r>
        <w:rPr>
          <w:rFonts w:ascii="Helvetica" w:hAnsi="Helvetica" w:cs="Helvetica"/>
          <w:color w:val="000000"/>
          <w:spacing w:val="3"/>
        </w:rPr>
        <w:t> 后跟需要导入的外联样式表的相对路径，用;表示语句结束</w:t>
      </w: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 index.wxss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r>
        <w:rPr>
          <w:rStyle w:val="45"/>
          <w:rFonts w:ascii="Consolas" w:hAnsi="Consolas"/>
          <w:color w:val="8959A8"/>
          <w:spacing w:val="3"/>
          <w:sz w:val="20"/>
          <w:szCs w:val="20"/>
        </w:rPr>
        <w:t>import</w:t>
      </w:r>
      <w:r>
        <w:rPr>
          <w:rStyle w:val="28"/>
          <w:rFonts w:ascii="Consolas" w:hAnsi="Consolas"/>
          <w:color w:val="000000"/>
          <w:spacing w:val="3"/>
          <w:sz w:val="20"/>
          <w:szCs w:val="20"/>
        </w:rPr>
        <w:t xml:space="preserve"> </w:t>
      </w:r>
      <w:r>
        <w:rPr>
          <w:rStyle w:val="48"/>
          <w:rFonts w:ascii="Consolas" w:hAnsi="Consolas"/>
          <w:color w:val="718C00"/>
          <w:spacing w:val="3"/>
          <w:sz w:val="20"/>
          <w:szCs w:val="20"/>
        </w:rPr>
        <w:t>'./base.wxss'</w:t>
      </w: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90"/>
          <w:rFonts w:ascii="Consolas" w:hAnsi="Consolas"/>
          <w:color w:val="000000"/>
          <w:spacing w:val="3"/>
          <w:sz w:val="20"/>
          <w:szCs w:val="20"/>
        </w:rPr>
        <w:t>.container</w:t>
      </w: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r>
        <w:rPr>
          <w:rStyle w:val="91"/>
          <w:rFonts w:ascii="Consolas" w:hAnsi="Consolas"/>
          <w:color w:val="C82829"/>
          <w:spacing w:val="3"/>
          <w:sz w:val="20"/>
          <w:szCs w:val="20"/>
        </w:rPr>
        <w:t>color</w:t>
      </w:r>
      <w:r>
        <w:rPr>
          <w:rStyle w:val="28"/>
          <w:rFonts w:ascii="Consolas" w:hAnsi="Consolas"/>
          <w:color w:val="000000"/>
          <w:spacing w:val="3"/>
          <w:sz w:val="20"/>
          <w:szCs w:val="20"/>
        </w:rPr>
        <w:t>: red;</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小程序页面间有哪些传递数据的方法</w:t>
      </w:r>
    </w:p>
    <w:p>
      <w:pPr>
        <w:widowControl/>
        <w:numPr>
          <w:ilvl w:val="0"/>
          <w:numId w:val="212"/>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使用全局变量实现数据传递</w:t>
      </w:r>
    </w:p>
    <w:p>
      <w:pPr>
        <w:pStyle w:val="21"/>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在 </w:t>
      </w:r>
      <w:r>
        <w:rPr>
          <w:rStyle w:val="28"/>
          <w:rFonts w:ascii="Consolas" w:hAnsi="Consolas"/>
          <w:color w:val="000000"/>
          <w:spacing w:val="3"/>
          <w:sz w:val="18"/>
          <w:szCs w:val="18"/>
          <w:shd w:val="clear" w:color="auto" w:fill="F7F7F7"/>
        </w:rPr>
        <w:t>app.js</w:t>
      </w:r>
      <w:r>
        <w:rPr>
          <w:rFonts w:ascii="Helvetica" w:hAnsi="Helvetica" w:cs="Helvetica"/>
          <w:color w:val="000000"/>
          <w:spacing w:val="3"/>
          <w:sz w:val="21"/>
          <w:szCs w:val="21"/>
        </w:rPr>
        <w:t> 文件中定义全局变量 </w:t>
      </w:r>
      <w:r>
        <w:rPr>
          <w:rStyle w:val="28"/>
          <w:rFonts w:ascii="Consolas" w:hAnsi="Consolas"/>
          <w:color w:val="000000"/>
          <w:spacing w:val="3"/>
          <w:sz w:val="18"/>
          <w:szCs w:val="18"/>
          <w:shd w:val="clear" w:color="auto" w:fill="F7F7F7"/>
        </w:rPr>
        <w:t>globalData</w:t>
      </w:r>
      <w:r>
        <w:rPr>
          <w:rFonts w:ascii="Helvetica" w:hAnsi="Helvetica" w:cs="Helvetica"/>
          <w:color w:val="000000"/>
          <w:spacing w:val="3"/>
          <w:sz w:val="21"/>
          <w:szCs w:val="21"/>
        </w:rPr>
        <w:t>， 将需要存储的信息存放在里面</w:t>
      </w: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 app.js</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App({</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r>
        <w:rPr>
          <w:rStyle w:val="44"/>
          <w:rFonts w:ascii="Consolas" w:hAnsi="Consolas"/>
          <w:color w:val="8E908C"/>
          <w:spacing w:val="3"/>
          <w:sz w:val="20"/>
          <w:szCs w:val="20"/>
        </w:rPr>
        <w:t>// 全局变量</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globalData: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userInfo: </w:t>
      </w:r>
      <w:r>
        <w:rPr>
          <w:rStyle w:val="51"/>
          <w:rFonts w:ascii="Consolas" w:hAnsi="Consolas"/>
          <w:color w:val="F5871F"/>
          <w:spacing w:val="3"/>
          <w:sz w:val="20"/>
          <w:szCs w:val="20"/>
        </w:rPr>
        <w:t>null</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1"/>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使用的时候，直接使用 </w:t>
      </w:r>
      <w:r>
        <w:rPr>
          <w:rStyle w:val="28"/>
          <w:rFonts w:ascii="Consolas" w:hAnsi="Consolas"/>
          <w:color w:val="000000"/>
          <w:spacing w:val="3"/>
          <w:sz w:val="18"/>
          <w:szCs w:val="18"/>
          <w:shd w:val="clear" w:color="auto" w:fill="F7F7F7"/>
        </w:rPr>
        <w:t>getApp()</w:t>
      </w:r>
      <w:r>
        <w:rPr>
          <w:rFonts w:ascii="Helvetica" w:hAnsi="Helvetica" w:cs="Helvetica"/>
          <w:color w:val="000000"/>
          <w:spacing w:val="3"/>
          <w:sz w:val="21"/>
          <w:szCs w:val="21"/>
        </w:rPr>
        <w:t> 拿到存储的信息</w:t>
      </w:r>
    </w:p>
    <w:p>
      <w:pPr>
        <w:widowControl/>
        <w:numPr>
          <w:ilvl w:val="0"/>
          <w:numId w:val="213"/>
        </w:numPr>
        <w:spacing w:beforeAutospacing="1" w:afterAutospacing="1"/>
        <w:jc w:val="left"/>
        <w:rPr>
          <w:rFonts w:ascii="Helvetica" w:hAnsi="Helvetica" w:cs="Helvetica"/>
          <w:color w:val="000000"/>
          <w:spacing w:val="3"/>
        </w:rPr>
      </w:pPr>
      <w:r>
        <w:rPr>
          <w:rFonts w:ascii="Helvetica" w:hAnsi="Helvetica" w:cs="Helvetica"/>
          <w:color w:val="000000"/>
          <w:spacing w:val="3"/>
        </w:rPr>
        <w:t>使用 </w:t>
      </w:r>
      <w:r>
        <w:rPr>
          <w:rStyle w:val="28"/>
          <w:rFonts w:ascii="Consolas" w:hAnsi="Consolas"/>
          <w:color w:val="000000"/>
          <w:spacing w:val="3"/>
          <w:sz w:val="18"/>
          <w:szCs w:val="18"/>
          <w:shd w:val="clear" w:color="auto" w:fill="F7F7F7"/>
        </w:rPr>
        <w:t>wx.navigateTo</w:t>
      </w:r>
      <w:r>
        <w:rPr>
          <w:rFonts w:ascii="Helvetica" w:hAnsi="Helvetica" w:cs="Helvetica"/>
          <w:color w:val="000000"/>
          <w:spacing w:val="3"/>
        </w:rPr>
        <w:t> 与 </w:t>
      </w:r>
      <w:r>
        <w:rPr>
          <w:rStyle w:val="28"/>
          <w:rFonts w:ascii="Consolas" w:hAnsi="Consolas"/>
          <w:color w:val="000000"/>
          <w:spacing w:val="3"/>
          <w:sz w:val="18"/>
          <w:szCs w:val="18"/>
          <w:shd w:val="clear" w:color="auto" w:fill="F7F7F7"/>
        </w:rPr>
        <w:t>wx.redirectTo</w:t>
      </w:r>
      <w:r>
        <w:rPr>
          <w:rFonts w:ascii="Helvetica" w:hAnsi="Helvetica" w:cs="Helvetica"/>
          <w:color w:val="000000"/>
          <w:spacing w:val="3"/>
        </w:rPr>
        <w:t> 的时候，可以将部分数据放在 </w:t>
      </w:r>
      <w:r>
        <w:rPr>
          <w:rStyle w:val="28"/>
          <w:rFonts w:ascii="Consolas" w:hAnsi="Consolas"/>
          <w:color w:val="000000"/>
          <w:spacing w:val="3"/>
          <w:sz w:val="18"/>
          <w:szCs w:val="18"/>
          <w:shd w:val="clear" w:color="auto" w:fill="F7F7F7"/>
        </w:rPr>
        <w:t>url</w:t>
      </w:r>
      <w:r>
        <w:rPr>
          <w:rFonts w:ascii="Helvetica" w:hAnsi="Helvetica" w:cs="Helvetica"/>
          <w:color w:val="000000"/>
          <w:spacing w:val="3"/>
        </w:rPr>
        <w:t> 里面，并在新页面 </w:t>
      </w:r>
      <w:r>
        <w:rPr>
          <w:rStyle w:val="28"/>
          <w:rFonts w:ascii="Consolas" w:hAnsi="Consolas"/>
          <w:color w:val="000000"/>
          <w:spacing w:val="3"/>
          <w:sz w:val="18"/>
          <w:szCs w:val="18"/>
          <w:shd w:val="clear" w:color="auto" w:fill="F7F7F7"/>
        </w:rPr>
        <w:t>onLoad</w:t>
      </w:r>
      <w:r>
        <w:rPr>
          <w:rFonts w:ascii="Helvetica" w:hAnsi="Helvetica" w:cs="Helvetica"/>
          <w:color w:val="000000"/>
          <w:spacing w:val="3"/>
        </w:rPr>
        <w:t> 的时候初始化</w:t>
      </w: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//pageA.js</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 Navigate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wx.navigateTo({</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url: </w:t>
      </w:r>
      <w:r>
        <w:rPr>
          <w:rStyle w:val="48"/>
          <w:rFonts w:ascii="Consolas" w:hAnsi="Consolas"/>
          <w:color w:val="718C00"/>
          <w:spacing w:val="3"/>
          <w:sz w:val="20"/>
          <w:szCs w:val="20"/>
        </w:rPr>
        <w:t>'../pageD/pageD?name=raymond&amp;gender=male'</w:t>
      </w: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 Redirect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wx.redirectTo({</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url: </w:t>
      </w:r>
      <w:r>
        <w:rPr>
          <w:rStyle w:val="48"/>
          <w:rFonts w:ascii="Consolas" w:hAnsi="Consolas"/>
          <w:color w:val="718C00"/>
          <w:spacing w:val="3"/>
          <w:sz w:val="20"/>
          <w:szCs w:val="20"/>
        </w:rPr>
        <w:t>'../pageD/pageD?name=raymond&amp;gender=male'</w:t>
      </w: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44"/>
          <w:rFonts w:ascii="Consolas" w:hAnsi="Consolas"/>
          <w:color w:val="8E908C"/>
          <w:spacing w:val="3"/>
          <w:sz w:val="20"/>
          <w:szCs w:val="20"/>
        </w:rPr>
        <w:t>// pageB.js</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Page({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onLoad: </w:t>
      </w:r>
      <w:r>
        <w:rPr>
          <w:rStyle w:val="45"/>
          <w:rFonts w:ascii="Consolas" w:hAnsi="Consolas"/>
          <w:color w:val="8959A8"/>
          <w:spacing w:val="3"/>
          <w:sz w:val="20"/>
          <w:szCs w:val="20"/>
        </w:rPr>
        <w:t>function</w:t>
      </w:r>
      <w:r>
        <w:rPr>
          <w:rStyle w:val="46"/>
          <w:rFonts w:ascii="Consolas" w:hAnsi="Consolas"/>
          <w:color w:val="4271AE"/>
          <w:spacing w:val="3"/>
          <w:sz w:val="20"/>
          <w:szCs w:val="20"/>
        </w:rPr>
        <w:t>(</w:t>
      </w:r>
      <w:r>
        <w:rPr>
          <w:rStyle w:val="47"/>
          <w:rFonts w:ascii="Consolas" w:hAnsi="Consolas"/>
          <w:color w:val="F5871F"/>
          <w:spacing w:val="3"/>
          <w:sz w:val="20"/>
          <w:szCs w:val="20"/>
        </w:rPr>
        <w:t>option</w:t>
      </w:r>
      <w:r>
        <w:rPr>
          <w:rStyle w:val="46"/>
          <w:rFonts w:ascii="Consolas" w:hAnsi="Consolas"/>
          <w:color w:val="4271AE"/>
          <w:spacing w:val="3"/>
          <w:sz w:val="20"/>
          <w:szCs w:val="20"/>
        </w:rPr>
        <w:t>)</w:t>
      </w:r>
      <w:r>
        <w:rPr>
          <w:rStyle w:val="28"/>
          <w:rFonts w:ascii="Consolas" w:hAnsi="Consolas"/>
          <w:color w:val="000000"/>
          <w:spacing w:val="3"/>
          <w:sz w:val="20"/>
          <w:szCs w:val="20"/>
        </w:rPr>
        <w:t>{</w:t>
      </w:r>
      <w:r>
        <w:rPr>
          <w:rStyle w:val="44"/>
          <w:rFonts w:ascii="Consolas" w:hAnsi="Consolas"/>
          <w:color w:val="8E908C"/>
          <w:spacing w:val="3"/>
          <w:sz w:val="20"/>
          <w:szCs w:val="20"/>
        </w:rPr>
        <w:t>//option里面可以拿到路由参数</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r>
        <w:rPr>
          <w:rStyle w:val="49"/>
          <w:rFonts w:ascii="Consolas" w:hAnsi="Consolas"/>
          <w:color w:val="F5871F"/>
          <w:spacing w:val="3"/>
          <w:sz w:val="20"/>
          <w:szCs w:val="20"/>
        </w:rPr>
        <w:t>console</w:t>
      </w:r>
      <w:r>
        <w:rPr>
          <w:rStyle w:val="28"/>
          <w:rFonts w:ascii="Consolas" w:hAnsi="Consolas"/>
          <w:color w:val="000000"/>
          <w:spacing w:val="3"/>
          <w:sz w:val="20"/>
          <w:szCs w:val="20"/>
        </w:rPr>
        <w:t xml:space="preserve">.log(option.name + </w:t>
      </w:r>
      <w:r>
        <w:rPr>
          <w:rStyle w:val="48"/>
          <w:rFonts w:ascii="Consolas" w:hAnsi="Consolas"/>
          <w:color w:val="718C00"/>
          <w:spacing w:val="3"/>
          <w:sz w:val="20"/>
          <w:szCs w:val="20"/>
        </w:rPr>
        <w:t>'is'</w:t>
      </w:r>
      <w:r>
        <w:rPr>
          <w:rStyle w:val="28"/>
          <w:rFonts w:ascii="Consolas" w:hAnsi="Consolas"/>
          <w:color w:val="000000"/>
          <w:spacing w:val="3"/>
          <w:sz w:val="20"/>
          <w:szCs w:val="20"/>
        </w:rPr>
        <w:t xml:space="preserve"> + option.gender)</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r>
        <w:rPr>
          <w:rStyle w:val="45"/>
          <w:rFonts w:ascii="Consolas" w:hAnsi="Consolas"/>
          <w:color w:val="8959A8"/>
          <w:spacing w:val="3"/>
          <w:sz w:val="20"/>
          <w:szCs w:val="20"/>
        </w:rPr>
        <w:t>this</w:t>
      </w:r>
      <w:r>
        <w:rPr>
          <w:rStyle w:val="28"/>
          <w:rFonts w:ascii="Consolas" w:hAnsi="Consolas"/>
          <w:color w:val="000000"/>
          <w:spacing w:val="3"/>
          <w:sz w:val="20"/>
          <w:szCs w:val="20"/>
        </w:rPr>
        <w:t>.setData({</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option: option</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需要注意的问题：</w:t>
      </w:r>
    </w:p>
    <w:p>
      <w:pPr>
        <w:pStyle w:val="21"/>
        <w:spacing w:before="0" w:beforeAutospacing="0" w:after="0" w:afterAutospacing="0"/>
        <w:rPr>
          <w:rFonts w:ascii="Helvetica" w:hAnsi="Helvetica" w:cs="Helvetica"/>
          <w:color w:val="000000"/>
          <w:spacing w:val="3"/>
          <w:sz w:val="21"/>
          <w:szCs w:val="21"/>
        </w:rPr>
      </w:pPr>
      <w:r>
        <w:rPr>
          <w:rStyle w:val="28"/>
          <w:rFonts w:ascii="Consolas" w:hAnsi="Consolas"/>
          <w:color w:val="000000"/>
          <w:spacing w:val="3"/>
          <w:sz w:val="18"/>
          <w:szCs w:val="18"/>
          <w:shd w:val="clear" w:color="auto" w:fill="F7F7F7"/>
        </w:rPr>
        <w:t>wx.navigateTo</w:t>
      </w:r>
      <w:r>
        <w:rPr>
          <w:rFonts w:ascii="Helvetica" w:hAnsi="Helvetica" w:cs="Helvetica"/>
          <w:color w:val="000000"/>
          <w:spacing w:val="3"/>
          <w:sz w:val="21"/>
          <w:szCs w:val="21"/>
        </w:rPr>
        <w:t> 和 </w:t>
      </w:r>
      <w:r>
        <w:rPr>
          <w:rStyle w:val="28"/>
          <w:rFonts w:ascii="Consolas" w:hAnsi="Consolas"/>
          <w:color w:val="000000"/>
          <w:spacing w:val="3"/>
          <w:sz w:val="18"/>
          <w:szCs w:val="18"/>
          <w:shd w:val="clear" w:color="auto" w:fill="F7F7F7"/>
        </w:rPr>
        <w:t>wx.redirectTo</w:t>
      </w:r>
      <w:r>
        <w:rPr>
          <w:rFonts w:ascii="Helvetica" w:hAnsi="Helvetica" w:cs="Helvetica"/>
          <w:color w:val="000000"/>
          <w:spacing w:val="3"/>
          <w:sz w:val="21"/>
          <w:szCs w:val="21"/>
        </w:rPr>
        <w:t> 不允许跳转到 </w:t>
      </w:r>
      <w:r>
        <w:rPr>
          <w:rStyle w:val="28"/>
          <w:rFonts w:ascii="Consolas" w:hAnsi="Consolas"/>
          <w:color w:val="000000"/>
          <w:spacing w:val="3"/>
          <w:sz w:val="18"/>
          <w:szCs w:val="18"/>
          <w:shd w:val="clear" w:color="auto" w:fill="F7F7F7"/>
        </w:rPr>
        <w:t>tab</w:t>
      </w:r>
      <w:r>
        <w:rPr>
          <w:rFonts w:ascii="Helvetica" w:hAnsi="Helvetica" w:cs="Helvetica"/>
          <w:color w:val="000000"/>
          <w:spacing w:val="3"/>
          <w:sz w:val="21"/>
          <w:szCs w:val="21"/>
        </w:rPr>
        <w:t> 所包含的页面</w:t>
      </w:r>
    </w:p>
    <w:p>
      <w:pPr>
        <w:pStyle w:val="21"/>
        <w:spacing w:before="0" w:beforeAutospacing="0" w:after="0" w:afterAutospacing="0"/>
        <w:rPr>
          <w:rFonts w:ascii="Helvetica" w:hAnsi="Helvetica" w:cs="Helvetica"/>
          <w:color w:val="000000"/>
          <w:spacing w:val="3"/>
          <w:sz w:val="21"/>
          <w:szCs w:val="21"/>
        </w:rPr>
      </w:pPr>
      <w:r>
        <w:rPr>
          <w:rStyle w:val="28"/>
          <w:rFonts w:ascii="Consolas" w:hAnsi="Consolas"/>
          <w:color w:val="000000"/>
          <w:spacing w:val="3"/>
          <w:sz w:val="18"/>
          <w:szCs w:val="18"/>
          <w:shd w:val="clear" w:color="auto" w:fill="F7F7F7"/>
        </w:rPr>
        <w:t>onLoad</w:t>
      </w:r>
      <w:r>
        <w:rPr>
          <w:rFonts w:ascii="Helvetica" w:hAnsi="Helvetica" w:cs="Helvetica"/>
          <w:color w:val="000000"/>
          <w:spacing w:val="3"/>
          <w:sz w:val="21"/>
          <w:szCs w:val="21"/>
        </w:rPr>
        <w:t> 只执行一次</w:t>
      </w:r>
    </w:p>
    <w:p>
      <w:pPr>
        <w:widowControl/>
        <w:numPr>
          <w:ilvl w:val="0"/>
          <w:numId w:val="214"/>
        </w:numPr>
        <w:spacing w:beforeAutospacing="1" w:afterAutospacing="1"/>
        <w:jc w:val="left"/>
        <w:rPr>
          <w:rFonts w:ascii="Helvetica" w:hAnsi="Helvetica" w:cs="Helvetica"/>
          <w:color w:val="000000"/>
          <w:spacing w:val="3"/>
        </w:rPr>
      </w:pPr>
      <w:r>
        <w:rPr>
          <w:rFonts w:ascii="Helvetica" w:hAnsi="Helvetica" w:cs="Helvetica"/>
          <w:color w:val="000000"/>
          <w:spacing w:val="3"/>
        </w:rPr>
        <w:t>使用本地缓存 </w:t>
      </w:r>
      <w:r>
        <w:rPr>
          <w:rStyle w:val="28"/>
          <w:rFonts w:ascii="Consolas" w:hAnsi="Consolas"/>
          <w:color w:val="000000"/>
          <w:spacing w:val="3"/>
          <w:sz w:val="18"/>
          <w:szCs w:val="18"/>
          <w:shd w:val="clear" w:color="auto" w:fill="F7F7F7"/>
        </w:rPr>
        <w:t>Storage</w:t>
      </w:r>
      <w:r>
        <w:rPr>
          <w:rFonts w:ascii="Helvetica" w:hAnsi="Helvetica" w:cs="Helvetica"/>
          <w:color w:val="000000"/>
          <w:spacing w:val="3"/>
        </w:rPr>
        <w:t> 相关</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小程序的生命周期函数</w:t>
      </w:r>
    </w:p>
    <w:p>
      <w:pPr>
        <w:widowControl/>
        <w:numPr>
          <w:ilvl w:val="0"/>
          <w:numId w:val="215"/>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onLoad</w:t>
      </w:r>
      <w:r>
        <w:rPr>
          <w:rFonts w:ascii="Helvetica" w:hAnsi="Helvetica" w:cs="Helvetica"/>
          <w:color w:val="000000"/>
          <w:spacing w:val="3"/>
        </w:rPr>
        <w:t> 页面加载时触发。一个页面只会调用一次，可以在 </w:t>
      </w:r>
      <w:r>
        <w:rPr>
          <w:rStyle w:val="28"/>
          <w:rFonts w:ascii="Consolas" w:hAnsi="Consolas"/>
          <w:color w:val="000000"/>
          <w:spacing w:val="3"/>
          <w:sz w:val="18"/>
          <w:szCs w:val="18"/>
          <w:shd w:val="clear" w:color="auto" w:fill="F7F7F7"/>
        </w:rPr>
        <w:t>onLoad</w:t>
      </w:r>
      <w:r>
        <w:rPr>
          <w:rFonts w:ascii="Helvetica" w:hAnsi="Helvetica" w:cs="Helvetica"/>
          <w:color w:val="000000"/>
          <w:spacing w:val="3"/>
        </w:rPr>
        <w:t> 的参数中获取打开当前页面路径中的参数,建议在此调接口</w:t>
      </w:r>
    </w:p>
    <w:p>
      <w:pPr>
        <w:widowControl/>
        <w:numPr>
          <w:ilvl w:val="0"/>
          <w:numId w:val="215"/>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onShow()</w:t>
      </w:r>
      <w:r>
        <w:rPr>
          <w:rFonts w:ascii="Helvetica" w:hAnsi="Helvetica" w:cs="Helvetica"/>
          <w:color w:val="000000"/>
          <w:spacing w:val="3"/>
        </w:rPr>
        <w:t> 页面显示/切入前台时触发，不建议在此调接口</w:t>
      </w:r>
    </w:p>
    <w:p>
      <w:pPr>
        <w:widowControl/>
        <w:numPr>
          <w:ilvl w:val="0"/>
          <w:numId w:val="215"/>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onReady()</w:t>
      </w:r>
      <w:r>
        <w:rPr>
          <w:rFonts w:ascii="Helvetica" w:hAnsi="Helvetica" w:cs="Helvetica"/>
          <w:color w:val="000000"/>
          <w:spacing w:val="3"/>
        </w:rPr>
        <w:t> 页面初次渲染完成时触发。一个页面只会调用一次，代表页面已经准备妥当，可以和视图层进行交互</w:t>
      </w:r>
    </w:p>
    <w:p>
      <w:pPr>
        <w:widowControl/>
        <w:numPr>
          <w:ilvl w:val="0"/>
          <w:numId w:val="215"/>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onHide()</w:t>
      </w:r>
      <w:r>
        <w:rPr>
          <w:rFonts w:ascii="Helvetica" w:hAnsi="Helvetica" w:cs="Helvetica"/>
          <w:color w:val="000000"/>
          <w:spacing w:val="3"/>
        </w:rPr>
        <w:t> 页面隐藏/切入后台时触发。 如 </w:t>
      </w:r>
      <w:r>
        <w:rPr>
          <w:rStyle w:val="28"/>
          <w:rFonts w:ascii="Consolas" w:hAnsi="Consolas"/>
          <w:color w:val="000000"/>
          <w:spacing w:val="3"/>
          <w:sz w:val="18"/>
          <w:szCs w:val="18"/>
          <w:shd w:val="clear" w:color="auto" w:fill="F7F7F7"/>
        </w:rPr>
        <w:t>navigateTo</w:t>
      </w:r>
      <w:r>
        <w:rPr>
          <w:rFonts w:ascii="Helvetica" w:hAnsi="Helvetica" w:cs="Helvetica"/>
          <w:color w:val="000000"/>
          <w:spacing w:val="3"/>
        </w:rPr>
        <w:t> 或底部 </w:t>
      </w:r>
      <w:r>
        <w:rPr>
          <w:rStyle w:val="28"/>
          <w:rFonts w:ascii="Consolas" w:hAnsi="Consolas"/>
          <w:color w:val="000000"/>
          <w:spacing w:val="3"/>
          <w:sz w:val="18"/>
          <w:szCs w:val="18"/>
          <w:shd w:val="clear" w:color="auto" w:fill="F7F7F7"/>
        </w:rPr>
        <w:t>tab</w:t>
      </w:r>
      <w:r>
        <w:rPr>
          <w:rFonts w:ascii="Helvetica" w:hAnsi="Helvetica" w:cs="Helvetica"/>
          <w:color w:val="000000"/>
          <w:spacing w:val="3"/>
        </w:rPr>
        <w:t> 切换到其他页面，小程序切入后台等</w:t>
      </w:r>
    </w:p>
    <w:p>
      <w:pPr>
        <w:widowControl/>
        <w:numPr>
          <w:ilvl w:val="0"/>
          <w:numId w:val="215"/>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onUnload()</w:t>
      </w:r>
      <w:r>
        <w:rPr>
          <w:rFonts w:ascii="Helvetica" w:hAnsi="Helvetica" w:cs="Helvetica"/>
          <w:color w:val="000000"/>
          <w:spacing w:val="3"/>
        </w:rPr>
        <w:t> 页面卸载时触发。如 </w:t>
      </w:r>
      <w:r>
        <w:rPr>
          <w:rStyle w:val="28"/>
          <w:rFonts w:ascii="Consolas" w:hAnsi="Consolas"/>
          <w:color w:val="000000"/>
          <w:spacing w:val="3"/>
          <w:sz w:val="18"/>
          <w:szCs w:val="18"/>
          <w:shd w:val="clear" w:color="auto" w:fill="F7F7F7"/>
        </w:rPr>
        <w:t>redirectTo</w:t>
      </w:r>
      <w:r>
        <w:rPr>
          <w:rFonts w:ascii="Helvetica" w:hAnsi="Helvetica" w:cs="Helvetica"/>
          <w:color w:val="000000"/>
          <w:spacing w:val="3"/>
        </w:rPr>
        <w:t> 或 </w:t>
      </w:r>
      <w:r>
        <w:rPr>
          <w:rStyle w:val="28"/>
          <w:rFonts w:ascii="Consolas" w:hAnsi="Consolas"/>
          <w:color w:val="000000"/>
          <w:spacing w:val="3"/>
          <w:sz w:val="18"/>
          <w:szCs w:val="18"/>
          <w:shd w:val="clear" w:color="auto" w:fill="F7F7F7"/>
        </w:rPr>
        <w:t>navigateBack</w:t>
      </w:r>
      <w:r>
        <w:rPr>
          <w:rFonts w:ascii="Helvetica" w:hAnsi="Helvetica" w:cs="Helvetica"/>
          <w:color w:val="000000"/>
          <w:spacing w:val="3"/>
        </w:rPr>
        <w:t> 到其他页面时</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详见 </w:t>
      </w:r>
      <w:r>
        <w:fldChar w:fldCharType="begin"/>
      </w:r>
      <w:r>
        <w:instrText xml:space="preserve"> HYPERLINK "https://link.zhihu.com/?target=https%3A//developers.weixin.qq.com/miniprogram/dev/framework/app-service/page.html%23%E7%94%9F%E5%91%BD%E5%91%A8%E6%9C%9F%E5%9B%9E%E8%B0%83%E5%87%BD%E6%95%B0" \t "_blank" </w:instrText>
      </w:r>
      <w:r>
        <w:fldChar w:fldCharType="separate"/>
      </w:r>
      <w:r>
        <w:rPr>
          <w:rStyle w:val="27"/>
          <w:rFonts w:ascii="Helvetica" w:hAnsi="Helvetica" w:cs="Helvetica"/>
          <w:color w:val="4183C4"/>
          <w:spacing w:val="3"/>
          <w:sz w:val="21"/>
          <w:szCs w:val="21"/>
        </w:rPr>
        <w:t>生命周期回调函数</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怎么封装微信小程序的数据请求</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 </w:t>
      </w:r>
      <w:r>
        <w:fldChar w:fldCharType="begin"/>
      </w:r>
      <w:r>
        <w:instrText xml:space="preserve"> HYPERLINK "https://link.zhihu.com/?target=https%3A//segmentfault.com/a/1190000014789969"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哪些方法可以用来提高微信小程序的应用速度</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1、提高页面加载速度</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2、用户行为预测</w:t>
      </w:r>
    </w:p>
    <w:p>
      <w:pPr>
        <w:pStyle w:val="21"/>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3、减少默认 </w:t>
      </w:r>
      <w:r>
        <w:rPr>
          <w:rStyle w:val="28"/>
          <w:rFonts w:ascii="Consolas" w:hAnsi="Consolas"/>
          <w:color w:val="000000"/>
          <w:spacing w:val="3"/>
          <w:sz w:val="18"/>
          <w:szCs w:val="18"/>
          <w:shd w:val="clear" w:color="auto" w:fill="F7F7F7"/>
        </w:rPr>
        <w:t>data</w:t>
      </w:r>
      <w:r>
        <w:rPr>
          <w:rFonts w:ascii="Helvetica" w:hAnsi="Helvetica" w:cs="Helvetica"/>
          <w:color w:val="000000"/>
          <w:spacing w:val="3"/>
          <w:sz w:val="21"/>
          <w:szCs w:val="21"/>
        </w:rPr>
        <w:t> 的大小</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4、组件化方案</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微信小程序的优劣势</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优势</w:t>
      </w:r>
    </w:p>
    <w:p>
      <w:pPr>
        <w:widowControl/>
        <w:numPr>
          <w:ilvl w:val="0"/>
          <w:numId w:val="216"/>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即用即走，不用安装，省流量，省安装时间，不占用桌面</w:t>
      </w:r>
    </w:p>
    <w:p>
      <w:pPr>
        <w:widowControl/>
        <w:numPr>
          <w:ilvl w:val="0"/>
          <w:numId w:val="216"/>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依托微信流量，天生推广传播优势</w:t>
      </w:r>
    </w:p>
    <w:p>
      <w:pPr>
        <w:widowControl/>
        <w:numPr>
          <w:ilvl w:val="0"/>
          <w:numId w:val="216"/>
        </w:numPr>
        <w:spacing w:beforeAutospacing="1" w:afterAutospacing="1"/>
        <w:jc w:val="left"/>
        <w:rPr>
          <w:rFonts w:ascii="Helvetica" w:hAnsi="Helvetica" w:cs="Helvetica"/>
          <w:color w:val="000000"/>
          <w:spacing w:val="3"/>
        </w:rPr>
      </w:pPr>
      <w:r>
        <w:rPr>
          <w:rFonts w:ascii="Helvetica" w:hAnsi="Helvetica" w:cs="Helvetica"/>
          <w:color w:val="000000"/>
          <w:spacing w:val="3"/>
        </w:rPr>
        <w:t>开发成本比 </w:t>
      </w:r>
      <w:r>
        <w:rPr>
          <w:rStyle w:val="28"/>
          <w:rFonts w:ascii="Consolas" w:hAnsi="Consolas"/>
          <w:color w:val="000000"/>
          <w:spacing w:val="3"/>
          <w:sz w:val="18"/>
          <w:szCs w:val="18"/>
          <w:shd w:val="clear" w:color="auto" w:fill="F7F7F7"/>
        </w:rPr>
        <w:t>App</w:t>
      </w:r>
      <w:r>
        <w:rPr>
          <w:rFonts w:ascii="Helvetica" w:hAnsi="Helvetica" w:cs="Helvetica"/>
          <w:color w:val="000000"/>
          <w:spacing w:val="3"/>
        </w:rPr>
        <w:t> 低</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缺点</w:t>
      </w:r>
    </w:p>
    <w:p>
      <w:pPr>
        <w:widowControl/>
        <w:numPr>
          <w:ilvl w:val="0"/>
          <w:numId w:val="217"/>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用户留存，即用即走是优势，也存在一些问题</w:t>
      </w:r>
    </w:p>
    <w:p>
      <w:pPr>
        <w:widowControl/>
        <w:numPr>
          <w:ilvl w:val="0"/>
          <w:numId w:val="217"/>
        </w:numPr>
        <w:spacing w:beforeAutospacing="1" w:afterAutospacing="1"/>
        <w:jc w:val="left"/>
        <w:rPr>
          <w:rFonts w:ascii="Helvetica" w:hAnsi="Helvetica" w:cs="Helvetica"/>
          <w:color w:val="000000"/>
          <w:spacing w:val="3"/>
        </w:rPr>
      </w:pPr>
      <w:r>
        <w:rPr>
          <w:rFonts w:ascii="Helvetica" w:hAnsi="Helvetica" w:cs="Helvetica"/>
          <w:color w:val="000000"/>
          <w:spacing w:val="3"/>
        </w:rPr>
        <w:t>入口相对传统 </w:t>
      </w:r>
      <w:r>
        <w:rPr>
          <w:rStyle w:val="28"/>
          <w:rFonts w:ascii="Consolas" w:hAnsi="Consolas"/>
          <w:color w:val="000000"/>
          <w:spacing w:val="3"/>
          <w:sz w:val="18"/>
          <w:szCs w:val="18"/>
          <w:shd w:val="clear" w:color="auto" w:fill="F7F7F7"/>
        </w:rPr>
        <w:t>App</w:t>
      </w:r>
      <w:r>
        <w:rPr>
          <w:rFonts w:ascii="Helvetica" w:hAnsi="Helvetica" w:cs="Helvetica"/>
          <w:color w:val="000000"/>
          <w:spacing w:val="3"/>
        </w:rPr>
        <w:t> 要深很多</w:t>
      </w:r>
    </w:p>
    <w:p>
      <w:pPr>
        <w:widowControl/>
        <w:numPr>
          <w:ilvl w:val="0"/>
          <w:numId w:val="217"/>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限制较多,页面大小不能超过2M。不能打开超过10个层级的页面</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怎么解决小程序的异步请求问题</w:t>
      </w:r>
    </w:p>
    <w:p>
      <w:pPr>
        <w:pStyle w:val="21"/>
        <w:spacing w:before="0" w:beforeAutospacing="0" w:after="0" w:afterAutospacing="0"/>
        <w:rPr>
          <w:rFonts w:ascii="Helvetica" w:hAnsi="Helvetica" w:cs="Helvetica"/>
          <w:color w:val="858585"/>
          <w:spacing w:val="3"/>
          <w:sz w:val="21"/>
          <w:szCs w:val="21"/>
        </w:rPr>
      </w:pPr>
      <w:r>
        <w:rPr>
          <w:rFonts w:ascii="Helvetica" w:hAnsi="Helvetica" w:cs="Helvetica"/>
          <w:color w:val="858585"/>
          <w:spacing w:val="3"/>
          <w:sz w:val="21"/>
          <w:szCs w:val="21"/>
        </w:rPr>
        <w:t>小程序支持大部分 </w:t>
      </w:r>
      <w:r>
        <w:rPr>
          <w:rStyle w:val="28"/>
          <w:rFonts w:ascii="Consolas" w:hAnsi="Consolas"/>
          <w:color w:val="858585"/>
          <w:spacing w:val="3"/>
          <w:sz w:val="18"/>
          <w:szCs w:val="18"/>
          <w:shd w:val="clear" w:color="auto" w:fill="F7F7F7"/>
        </w:rPr>
        <w:t>ES6</w:t>
      </w:r>
      <w:r>
        <w:rPr>
          <w:rFonts w:ascii="Helvetica" w:hAnsi="Helvetica" w:cs="Helvetica"/>
          <w:color w:val="858585"/>
          <w:spacing w:val="3"/>
          <w:sz w:val="21"/>
          <w:szCs w:val="21"/>
        </w:rPr>
        <w:t> 语法</w:t>
      </w:r>
    </w:p>
    <w:p>
      <w:pPr>
        <w:widowControl/>
        <w:numPr>
          <w:ilvl w:val="0"/>
          <w:numId w:val="218"/>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在返回成功的回调里面处理逻辑</w:t>
      </w:r>
    </w:p>
    <w:p>
      <w:pPr>
        <w:widowControl/>
        <w:numPr>
          <w:ilvl w:val="0"/>
          <w:numId w:val="218"/>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Promise</w:t>
      </w:r>
      <w:r>
        <w:rPr>
          <w:rFonts w:ascii="Helvetica" w:hAnsi="Helvetica" w:cs="Helvetica"/>
          <w:color w:val="000000"/>
          <w:spacing w:val="3"/>
        </w:rPr>
        <w:t> 异步</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小程序关联微信公众号如何确定用户的唯一性</w:t>
      </w:r>
    </w:p>
    <w:p>
      <w:pPr>
        <w:pStyle w:val="21"/>
        <w:spacing w:before="0" w:beforeAutospacing="0" w:after="0" w:afterAutospacing="0"/>
        <w:rPr>
          <w:rFonts w:ascii="Helvetica" w:hAnsi="Helvetica" w:cs="Helvetica"/>
          <w:color w:val="858585"/>
          <w:spacing w:val="3"/>
          <w:sz w:val="21"/>
          <w:szCs w:val="21"/>
        </w:rPr>
      </w:pPr>
      <w:r>
        <w:rPr>
          <w:rFonts w:ascii="Helvetica" w:hAnsi="Helvetica" w:cs="Helvetica"/>
          <w:color w:val="858585"/>
          <w:spacing w:val="3"/>
          <w:sz w:val="21"/>
          <w:szCs w:val="21"/>
        </w:rPr>
        <w:t>如果开发者拥有多个移动应用、网站应用、和公众帐号（包括小程序），可通过 </w:t>
      </w:r>
      <w:r>
        <w:rPr>
          <w:rStyle w:val="28"/>
          <w:rFonts w:ascii="Consolas" w:hAnsi="Consolas"/>
          <w:color w:val="858585"/>
          <w:spacing w:val="3"/>
          <w:sz w:val="18"/>
          <w:szCs w:val="18"/>
          <w:shd w:val="clear" w:color="auto" w:fill="F7F7F7"/>
        </w:rPr>
        <w:t>unionid</w:t>
      </w:r>
      <w:r>
        <w:rPr>
          <w:rFonts w:ascii="Helvetica" w:hAnsi="Helvetica" w:cs="Helvetica"/>
          <w:color w:val="858585"/>
          <w:spacing w:val="3"/>
          <w:sz w:val="21"/>
          <w:szCs w:val="21"/>
        </w:rPr>
        <w:t> 来区分用户的唯一性，因为只要是同一个微信开放平台帐号下的移动应用、网站应用和公众帐号（包括小程序），用户的 </w:t>
      </w:r>
      <w:r>
        <w:rPr>
          <w:rStyle w:val="28"/>
          <w:rFonts w:ascii="Consolas" w:hAnsi="Consolas"/>
          <w:color w:val="858585"/>
          <w:spacing w:val="3"/>
          <w:sz w:val="18"/>
          <w:szCs w:val="18"/>
          <w:shd w:val="clear" w:color="auto" w:fill="F7F7F7"/>
        </w:rPr>
        <w:t>unionid</w:t>
      </w:r>
      <w:r>
        <w:rPr>
          <w:rFonts w:ascii="Helvetica" w:hAnsi="Helvetica" w:cs="Helvetica"/>
          <w:color w:val="858585"/>
          <w:spacing w:val="3"/>
          <w:sz w:val="21"/>
          <w:szCs w:val="21"/>
        </w:rPr>
        <w:t> 是唯一的。换句话说，同一用户，对同一个微信开放平台下的不同应用，</w:t>
      </w:r>
      <w:r>
        <w:rPr>
          <w:rStyle w:val="28"/>
          <w:rFonts w:ascii="Consolas" w:hAnsi="Consolas"/>
          <w:color w:val="858585"/>
          <w:spacing w:val="3"/>
          <w:sz w:val="18"/>
          <w:szCs w:val="18"/>
          <w:shd w:val="clear" w:color="auto" w:fill="F7F7F7"/>
        </w:rPr>
        <w:t>unionid</w:t>
      </w:r>
      <w:r>
        <w:rPr>
          <w:rFonts w:ascii="Helvetica" w:hAnsi="Helvetica" w:cs="Helvetica"/>
          <w:color w:val="858585"/>
          <w:spacing w:val="3"/>
          <w:sz w:val="21"/>
          <w:szCs w:val="21"/>
        </w:rPr>
        <w:t> 是相同的</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如何实现下拉刷新</w:t>
      </w:r>
    </w:p>
    <w:p>
      <w:pPr>
        <w:widowControl/>
        <w:numPr>
          <w:ilvl w:val="0"/>
          <w:numId w:val="219"/>
        </w:numPr>
        <w:spacing w:beforeAutospacing="1" w:afterAutospacing="1"/>
        <w:jc w:val="left"/>
        <w:rPr>
          <w:rFonts w:ascii="Helvetica" w:hAnsi="Helvetica" w:cs="Helvetica"/>
          <w:color w:val="000000"/>
          <w:spacing w:val="3"/>
        </w:rPr>
      </w:pPr>
      <w:r>
        <w:rPr>
          <w:rFonts w:ascii="Helvetica" w:hAnsi="Helvetica" w:cs="Helvetica"/>
          <w:color w:val="000000"/>
          <w:spacing w:val="3"/>
        </w:rPr>
        <w:t>首先在全局 </w:t>
      </w:r>
      <w:r>
        <w:rPr>
          <w:rStyle w:val="28"/>
          <w:rFonts w:ascii="Consolas" w:hAnsi="Consolas"/>
          <w:color w:val="000000"/>
          <w:spacing w:val="3"/>
          <w:sz w:val="18"/>
          <w:szCs w:val="18"/>
          <w:shd w:val="clear" w:color="auto" w:fill="F7F7F7"/>
        </w:rPr>
        <w:t>config</w:t>
      </w:r>
      <w:r>
        <w:rPr>
          <w:rFonts w:ascii="Helvetica" w:hAnsi="Helvetica" w:cs="Helvetica"/>
          <w:color w:val="000000"/>
          <w:spacing w:val="3"/>
        </w:rPr>
        <w:t> 中的 </w:t>
      </w:r>
      <w:r>
        <w:rPr>
          <w:rStyle w:val="28"/>
          <w:rFonts w:ascii="Consolas" w:hAnsi="Consolas"/>
          <w:color w:val="000000"/>
          <w:spacing w:val="3"/>
          <w:sz w:val="18"/>
          <w:szCs w:val="18"/>
          <w:shd w:val="clear" w:color="auto" w:fill="F7F7F7"/>
        </w:rPr>
        <w:t>window</w:t>
      </w:r>
      <w:r>
        <w:rPr>
          <w:rFonts w:ascii="Helvetica" w:hAnsi="Helvetica" w:cs="Helvetica"/>
          <w:color w:val="000000"/>
          <w:spacing w:val="3"/>
        </w:rPr>
        <w:t> 配置 </w:t>
      </w:r>
      <w:r>
        <w:rPr>
          <w:rStyle w:val="28"/>
          <w:rFonts w:ascii="Consolas" w:hAnsi="Consolas"/>
          <w:color w:val="000000"/>
          <w:spacing w:val="3"/>
          <w:sz w:val="18"/>
          <w:szCs w:val="18"/>
          <w:shd w:val="clear" w:color="auto" w:fill="F7F7F7"/>
        </w:rPr>
        <w:t>enablePullDownRefresh</w:t>
      </w:r>
    </w:p>
    <w:p>
      <w:pPr>
        <w:widowControl/>
        <w:numPr>
          <w:ilvl w:val="0"/>
          <w:numId w:val="219"/>
        </w:numPr>
        <w:spacing w:beforeAutospacing="1" w:afterAutospacing="1"/>
        <w:jc w:val="left"/>
        <w:rPr>
          <w:rFonts w:ascii="Helvetica" w:hAnsi="Helvetica" w:cs="Helvetica"/>
          <w:color w:val="000000"/>
          <w:spacing w:val="3"/>
        </w:rPr>
      </w:pPr>
      <w:r>
        <w:rPr>
          <w:rFonts w:ascii="Helvetica" w:hAnsi="Helvetica" w:cs="Helvetica"/>
          <w:color w:val="000000"/>
          <w:spacing w:val="3"/>
        </w:rPr>
        <w:t>在 </w:t>
      </w:r>
      <w:r>
        <w:rPr>
          <w:rStyle w:val="28"/>
          <w:rFonts w:ascii="Consolas" w:hAnsi="Consolas"/>
          <w:color w:val="000000"/>
          <w:spacing w:val="3"/>
          <w:sz w:val="18"/>
          <w:szCs w:val="18"/>
          <w:shd w:val="clear" w:color="auto" w:fill="F7F7F7"/>
        </w:rPr>
        <w:t>Page</w:t>
      </w:r>
      <w:r>
        <w:rPr>
          <w:rFonts w:ascii="Helvetica" w:hAnsi="Helvetica" w:cs="Helvetica"/>
          <w:color w:val="000000"/>
          <w:spacing w:val="3"/>
        </w:rPr>
        <w:t> 中定义 </w:t>
      </w:r>
      <w:r>
        <w:rPr>
          <w:rStyle w:val="28"/>
          <w:rFonts w:ascii="Consolas" w:hAnsi="Consolas"/>
          <w:color w:val="000000"/>
          <w:spacing w:val="3"/>
          <w:sz w:val="18"/>
          <w:szCs w:val="18"/>
          <w:shd w:val="clear" w:color="auto" w:fill="F7F7F7"/>
        </w:rPr>
        <w:t>onPullDownRefresh</w:t>
      </w:r>
      <w:r>
        <w:rPr>
          <w:rFonts w:ascii="Helvetica" w:hAnsi="Helvetica" w:cs="Helvetica"/>
          <w:color w:val="000000"/>
          <w:spacing w:val="3"/>
        </w:rPr>
        <w:t> 钩子函数,到达下拉刷新条件后，该钩子函数执行，发起请求方法</w:t>
      </w:r>
    </w:p>
    <w:p>
      <w:pPr>
        <w:widowControl/>
        <w:numPr>
          <w:ilvl w:val="0"/>
          <w:numId w:val="219"/>
        </w:numPr>
        <w:spacing w:beforeAutospacing="1" w:afterAutospacing="1"/>
        <w:jc w:val="left"/>
        <w:rPr>
          <w:rFonts w:ascii="Helvetica" w:hAnsi="Helvetica" w:cs="Helvetica"/>
          <w:color w:val="000000"/>
          <w:spacing w:val="3"/>
        </w:rPr>
      </w:pPr>
      <w:r>
        <w:rPr>
          <w:rFonts w:ascii="Helvetica" w:hAnsi="Helvetica" w:cs="Helvetica"/>
          <w:color w:val="000000"/>
          <w:spacing w:val="3"/>
        </w:rPr>
        <w:t>请求返回后，调用 </w:t>
      </w:r>
      <w:r>
        <w:rPr>
          <w:rStyle w:val="28"/>
          <w:rFonts w:ascii="Consolas" w:hAnsi="Consolas"/>
          <w:color w:val="000000"/>
          <w:spacing w:val="3"/>
          <w:sz w:val="18"/>
          <w:szCs w:val="18"/>
          <w:shd w:val="clear" w:color="auto" w:fill="F7F7F7"/>
        </w:rPr>
        <w:t>wx.stopPullDownRefresh</w:t>
      </w:r>
      <w:r>
        <w:rPr>
          <w:rFonts w:ascii="Helvetica" w:hAnsi="Helvetica" w:cs="Helvetica"/>
          <w:color w:val="000000"/>
          <w:spacing w:val="3"/>
        </w:rPr>
        <w:t> 停止下拉刷新</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 </w:t>
      </w:r>
      <w:r>
        <w:fldChar w:fldCharType="begin"/>
      </w:r>
      <w:r>
        <w:instrText xml:space="preserve"> HYPERLINK "https://link.zhihu.com/?target=https%3A//juejin.im/post/5a781c756fb9a063606eb742"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bindtap 和 catchtap 的区别是什么</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相同点：首先他们都是作为点击事件函数，就是点击时触发。在这个作用上他们是一样的，可以不做区分</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不同点：他们的不同点主要是bindtap是不会阻止冒泡事件的，catchtap是阻止冒泡的</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简述微信支付的业务流程</w:t>
      </w:r>
    </w:p>
    <w:p>
      <w:pPr>
        <w:pStyle w:val="21"/>
        <w:numPr>
          <w:ilvl w:val="0"/>
          <w:numId w:val="220"/>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步骤1：用户在商户APP中选择商品，提交订单，选择微信支付。</w:t>
      </w:r>
    </w:p>
    <w:p>
      <w:pPr>
        <w:pStyle w:val="21"/>
        <w:numPr>
          <w:ilvl w:val="0"/>
          <w:numId w:val="220"/>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步骤2：商户后台收到用户支付单，调用微信支付统一下单接口。参见</w:t>
      </w:r>
      <w:r>
        <w:fldChar w:fldCharType="begin"/>
      </w:r>
      <w:r>
        <w:instrText xml:space="preserve"> HYPERLINK "https://pay.weixin.qq.com/wiki/doc/api/app/app.php?chapter=9_1" \t "_blank" </w:instrText>
      </w:r>
      <w:r>
        <w:fldChar w:fldCharType="separate"/>
      </w:r>
      <w:r>
        <w:rPr>
          <w:rStyle w:val="27"/>
          <w:rFonts w:ascii="Helvetica" w:hAnsi="Helvetica" w:cs="Helvetica"/>
          <w:color w:val="4183C4"/>
          <w:spacing w:val="3"/>
          <w:sz w:val="21"/>
          <w:szCs w:val="21"/>
        </w:rPr>
        <w:t>统一下单API</w:t>
      </w:r>
      <w:r>
        <w:rPr>
          <w:rStyle w:val="27"/>
          <w:rFonts w:ascii="Helvetica" w:hAnsi="Helvetica" w:cs="Helvetica"/>
          <w:color w:val="4183C4"/>
          <w:spacing w:val="3"/>
          <w:sz w:val="21"/>
          <w:szCs w:val="21"/>
        </w:rPr>
        <w:fldChar w:fldCharType="end"/>
      </w:r>
      <w:r>
        <w:rPr>
          <w:rFonts w:ascii="Helvetica" w:hAnsi="Helvetica" w:cs="Helvetica"/>
          <w:color w:val="000000"/>
          <w:spacing w:val="3"/>
          <w:sz w:val="21"/>
          <w:szCs w:val="21"/>
        </w:rPr>
        <w:t>。</w:t>
      </w:r>
    </w:p>
    <w:p>
      <w:pPr>
        <w:pStyle w:val="21"/>
        <w:numPr>
          <w:ilvl w:val="0"/>
          <w:numId w:val="220"/>
        </w:numPr>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步骤3：统一下单接口返回正常的prepay_id，再按签名规范重新生成签名后，将数据传输给APP。参与签名的字段名为</w:t>
      </w:r>
      <w:r>
        <w:rPr>
          <w:rStyle w:val="28"/>
          <w:rFonts w:ascii="Consolas" w:hAnsi="Consolas"/>
          <w:color w:val="000000"/>
          <w:spacing w:val="3"/>
          <w:sz w:val="18"/>
          <w:szCs w:val="18"/>
          <w:shd w:val="clear" w:color="auto" w:fill="F7F7F7"/>
        </w:rPr>
        <w:t>appid</w:t>
      </w:r>
      <w:r>
        <w:rPr>
          <w:rFonts w:ascii="Helvetica" w:hAnsi="Helvetica" w:cs="Helvetica"/>
          <w:color w:val="000000"/>
          <w:spacing w:val="3"/>
          <w:sz w:val="21"/>
          <w:szCs w:val="21"/>
        </w:rPr>
        <w:t>，</w:t>
      </w:r>
      <w:r>
        <w:rPr>
          <w:rStyle w:val="28"/>
          <w:rFonts w:ascii="Consolas" w:hAnsi="Consolas"/>
          <w:color w:val="000000"/>
          <w:spacing w:val="3"/>
          <w:sz w:val="18"/>
          <w:szCs w:val="18"/>
          <w:shd w:val="clear" w:color="auto" w:fill="F7F7F7"/>
        </w:rPr>
        <w:t>partnerid</w:t>
      </w:r>
      <w:r>
        <w:rPr>
          <w:rFonts w:ascii="Helvetica" w:hAnsi="Helvetica" w:cs="Helvetica"/>
          <w:color w:val="000000"/>
          <w:spacing w:val="3"/>
          <w:sz w:val="21"/>
          <w:szCs w:val="21"/>
        </w:rPr>
        <w:t>，</w:t>
      </w:r>
      <w:r>
        <w:rPr>
          <w:rStyle w:val="28"/>
          <w:rFonts w:ascii="Consolas" w:hAnsi="Consolas"/>
          <w:color w:val="000000"/>
          <w:spacing w:val="3"/>
          <w:sz w:val="18"/>
          <w:szCs w:val="18"/>
          <w:shd w:val="clear" w:color="auto" w:fill="F7F7F7"/>
        </w:rPr>
        <w:t>prepayid</w:t>
      </w:r>
      <w:r>
        <w:rPr>
          <w:rFonts w:ascii="Helvetica" w:hAnsi="Helvetica" w:cs="Helvetica"/>
          <w:color w:val="000000"/>
          <w:spacing w:val="3"/>
          <w:sz w:val="21"/>
          <w:szCs w:val="21"/>
        </w:rPr>
        <w:t>，</w:t>
      </w:r>
      <w:r>
        <w:rPr>
          <w:rStyle w:val="28"/>
          <w:rFonts w:ascii="Consolas" w:hAnsi="Consolas"/>
          <w:color w:val="000000"/>
          <w:spacing w:val="3"/>
          <w:sz w:val="18"/>
          <w:szCs w:val="18"/>
          <w:shd w:val="clear" w:color="auto" w:fill="F7F7F7"/>
        </w:rPr>
        <w:t>noncestr</w:t>
      </w:r>
      <w:r>
        <w:rPr>
          <w:rFonts w:ascii="Helvetica" w:hAnsi="Helvetica" w:cs="Helvetica"/>
          <w:color w:val="000000"/>
          <w:spacing w:val="3"/>
          <w:sz w:val="21"/>
          <w:szCs w:val="21"/>
        </w:rPr>
        <w:t>，</w:t>
      </w:r>
      <w:r>
        <w:rPr>
          <w:rStyle w:val="28"/>
          <w:rFonts w:ascii="Consolas" w:hAnsi="Consolas"/>
          <w:color w:val="000000"/>
          <w:spacing w:val="3"/>
          <w:sz w:val="18"/>
          <w:szCs w:val="18"/>
          <w:shd w:val="clear" w:color="auto" w:fill="F7F7F7"/>
        </w:rPr>
        <w:t>timestamp</w:t>
      </w:r>
      <w:r>
        <w:rPr>
          <w:rFonts w:ascii="Helvetica" w:hAnsi="Helvetica" w:cs="Helvetica"/>
          <w:color w:val="000000"/>
          <w:spacing w:val="3"/>
          <w:sz w:val="21"/>
          <w:szCs w:val="21"/>
        </w:rPr>
        <w:t>，</w:t>
      </w:r>
      <w:r>
        <w:rPr>
          <w:rStyle w:val="28"/>
          <w:rFonts w:ascii="Consolas" w:hAnsi="Consolas"/>
          <w:color w:val="000000"/>
          <w:spacing w:val="3"/>
          <w:sz w:val="18"/>
          <w:szCs w:val="18"/>
          <w:shd w:val="clear" w:color="auto" w:fill="F7F7F7"/>
        </w:rPr>
        <w:t>package</w:t>
      </w:r>
      <w:r>
        <w:rPr>
          <w:rFonts w:ascii="Helvetica" w:hAnsi="Helvetica" w:cs="Helvetica"/>
          <w:color w:val="000000"/>
          <w:spacing w:val="3"/>
          <w:sz w:val="21"/>
          <w:szCs w:val="21"/>
        </w:rPr>
        <w:t>。注意：package的值格式为</w:t>
      </w:r>
      <w:r>
        <w:rPr>
          <w:rStyle w:val="28"/>
          <w:rFonts w:ascii="Consolas" w:hAnsi="Consolas"/>
          <w:color w:val="000000"/>
          <w:spacing w:val="3"/>
          <w:sz w:val="18"/>
          <w:szCs w:val="18"/>
          <w:shd w:val="clear" w:color="auto" w:fill="F7F7F7"/>
        </w:rPr>
        <w:t>Sign=WXPay</w:t>
      </w:r>
    </w:p>
    <w:p>
      <w:pPr>
        <w:pStyle w:val="21"/>
        <w:numPr>
          <w:ilvl w:val="0"/>
          <w:numId w:val="220"/>
        </w:numPr>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步骤4：商户APP调起微信支付。</w:t>
      </w:r>
      <w:r>
        <w:rPr>
          <w:rStyle w:val="28"/>
          <w:rFonts w:ascii="Consolas" w:hAnsi="Consolas"/>
          <w:color w:val="000000"/>
          <w:spacing w:val="3"/>
          <w:sz w:val="18"/>
          <w:szCs w:val="18"/>
          <w:shd w:val="clear" w:color="auto" w:fill="F7F7F7"/>
        </w:rPr>
        <w:t>api</w:t>
      </w:r>
      <w:r>
        <w:rPr>
          <w:rFonts w:ascii="Helvetica" w:hAnsi="Helvetica" w:cs="Helvetica"/>
          <w:color w:val="000000"/>
          <w:spacing w:val="3"/>
          <w:sz w:val="21"/>
          <w:szCs w:val="21"/>
        </w:rPr>
        <w:t>参见本章节</w:t>
      </w:r>
      <w:r>
        <w:fldChar w:fldCharType="begin"/>
      </w:r>
      <w:r>
        <w:instrText xml:space="preserve"> HYPERLINK "https://pay.weixin.qq.com/wiki/doc/api/app/app.php?chapter=8_5" \t "_blank" </w:instrText>
      </w:r>
      <w:r>
        <w:fldChar w:fldCharType="separate"/>
      </w:r>
      <w:r>
        <w:rPr>
          <w:rStyle w:val="27"/>
          <w:rFonts w:ascii="Helvetica" w:hAnsi="Helvetica" w:cs="Helvetica"/>
          <w:color w:val="4183C4"/>
          <w:spacing w:val="3"/>
          <w:sz w:val="21"/>
          <w:szCs w:val="21"/>
        </w:rPr>
        <w:t>app端开发步骤说明</w:t>
      </w:r>
      <w:r>
        <w:rPr>
          <w:rStyle w:val="27"/>
          <w:rFonts w:ascii="Helvetica" w:hAnsi="Helvetica" w:cs="Helvetica"/>
          <w:color w:val="4183C4"/>
          <w:spacing w:val="3"/>
          <w:sz w:val="21"/>
          <w:szCs w:val="21"/>
        </w:rPr>
        <w:fldChar w:fldCharType="end"/>
      </w:r>
    </w:p>
    <w:p>
      <w:pPr>
        <w:pStyle w:val="21"/>
        <w:numPr>
          <w:ilvl w:val="0"/>
          <w:numId w:val="220"/>
        </w:numPr>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步骤5：商户后台接收支付通知。</w:t>
      </w:r>
      <w:r>
        <w:rPr>
          <w:rStyle w:val="28"/>
          <w:rFonts w:ascii="Consolas" w:hAnsi="Consolas"/>
          <w:color w:val="000000"/>
          <w:spacing w:val="3"/>
          <w:sz w:val="18"/>
          <w:szCs w:val="18"/>
          <w:shd w:val="clear" w:color="auto" w:fill="F7F7F7"/>
        </w:rPr>
        <w:t>api</w:t>
      </w:r>
      <w:r>
        <w:rPr>
          <w:rFonts w:ascii="Helvetica" w:hAnsi="Helvetica" w:cs="Helvetica"/>
          <w:color w:val="000000"/>
          <w:spacing w:val="3"/>
          <w:sz w:val="21"/>
          <w:szCs w:val="21"/>
        </w:rPr>
        <w:t>参见</w:t>
      </w:r>
      <w:r>
        <w:fldChar w:fldCharType="begin"/>
      </w:r>
      <w:r>
        <w:instrText xml:space="preserve"> HYPERLINK "https://pay.weixin.qq.com/wiki/doc/api/app/app.php?chapter=9_7" \t "_blank" </w:instrText>
      </w:r>
      <w:r>
        <w:fldChar w:fldCharType="separate"/>
      </w:r>
      <w:r>
        <w:rPr>
          <w:rStyle w:val="27"/>
          <w:rFonts w:ascii="Helvetica" w:hAnsi="Helvetica" w:cs="Helvetica"/>
          <w:color w:val="4183C4"/>
          <w:spacing w:val="3"/>
          <w:sz w:val="21"/>
          <w:szCs w:val="21"/>
        </w:rPr>
        <w:t>支付结果通知API</w:t>
      </w:r>
      <w:r>
        <w:rPr>
          <w:rStyle w:val="27"/>
          <w:rFonts w:ascii="Helvetica" w:hAnsi="Helvetica" w:cs="Helvetica"/>
          <w:color w:val="4183C4"/>
          <w:spacing w:val="3"/>
          <w:sz w:val="21"/>
          <w:szCs w:val="21"/>
        </w:rPr>
        <w:fldChar w:fldCharType="end"/>
      </w:r>
    </w:p>
    <w:p>
      <w:pPr>
        <w:pStyle w:val="21"/>
        <w:numPr>
          <w:ilvl w:val="0"/>
          <w:numId w:val="220"/>
        </w:numPr>
        <w:spacing w:before="0" w:beforeAutospacing="0" w:after="0" w:afterAutospacing="0"/>
        <w:rPr>
          <w:rFonts w:ascii="Helvetica" w:hAnsi="Helvetica" w:cs="Helvetica"/>
          <w:color w:val="000000"/>
          <w:spacing w:val="3"/>
          <w:sz w:val="21"/>
          <w:szCs w:val="21"/>
        </w:rPr>
      </w:pPr>
      <w:r>
        <w:rPr>
          <w:rFonts w:ascii="Helvetica" w:hAnsi="Helvetica" w:cs="Helvetica"/>
          <w:color w:val="000000"/>
          <w:spacing w:val="3"/>
          <w:sz w:val="21"/>
          <w:szCs w:val="21"/>
        </w:rPr>
        <w:t>步骤6：商户后台查询支付结果。，</w:t>
      </w:r>
      <w:r>
        <w:rPr>
          <w:rStyle w:val="28"/>
          <w:rFonts w:ascii="Consolas" w:hAnsi="Consolas"/>
          <w:color w:val="000000"/>
          <w:spacing w:val="3"/>
          <w:sz w:val="18"/>
          <w:szCs w:val="18"/>
          <w:shd w:val="clear" w:color="auto" w:fill="F7F7F7"/>
        </w:rPr>
        <w:t>api</w:t>
      </w:r>
      <w:r>
        <w:rPr>
          <w:rFonts w:ascii="Helvetica" w:hAnsi="Helvetica" w:cs="Helvetica"/>
          <w:color w:val="000000"/>
          <w:spacing w:val="3"/>
          <w:sz w:val="21"/>
          <w:szCs w:val="21"/>
        </w:rPr>
        <w:t>参见</w:t>
      </w:r>
      <w:r>
        <w:fldChar w:fldCharType="begin"/>
      </w:r>
      <w:r>
        <w:instrText xml:space="preserve"> HYPERLINK "https://pay.weixin.qq.com/wiki/doc/api/app/app.php?chapter=9_2" \t "_blank" </w:instrText>
      </w:r>
      <w:r>
        <w:fldChar w:fldCharType="separate"/>
      </w:r>
      <w:r>
        <w:rPr>
          <w:rStyle w:val="27"/>
          <w:rFonts w:ascii="Helvetica" w:hAnsi="Helvetica" w:cs="Helvetica"/>
          <w:color w:val="4183C4"/>
          <w:spacing w:val="3"/>
          <w:sz w:val="21"/>
          <w:szCs w:val="21"/>
        </w:rPr>
        <w:t>查询订单API</w:t>
      </w:r>
      <w:r>
        <w:rPr>
          <w:rStyle w:val="27"/>
          <w:rFonts w:ascii="Helvetica" w:hAnsi="Helvetica" w:cs="Helvetica"/>
          <w:color w:val="4183C4"/>
          <w:spacing w:val="3"/>
          <w:sz w:val="21"/>
          <w:szCs w:val="21"/>
        </w:rPr>
        <w:fldChar w:fldCharType="end"/>
      </w:r>
      <w:r>
        <w:rPr>
          <w:rFonts w:ascii="Helvetica" w:hAnsi="Helvetica" w:cs="Helvetica"/>
          <w:color w:val="000000"/>
          <w:spacing w:val="3"/>
          <w:sz w:val="21"/>
          <w:szCs w:val="21"/>
        </w:rPr>
        <w:t>（查单实现可参考：</w:t>
      </w:r>
      <w:r>
        <w:fldChar w:fldCharType="begin"/>
      </w:r>
      <w:r>
        <w:instrText xml:space="preserve"> HYPERLINK "https://pay.weixin.qq.com/wiki/doc/api/app/app.php?chapter=23_9&amp;index=1" \t "_blank" </w:instrText>
      </w:r>
      <w:r>
        <w:fldChar w:fldCharType="separate"/>
      </w:r>
      <w:r>
        <w:rPr>
          <w:rStyle w:val="27"/>
          <w:rFonts w:ascii="Helvetica" w:hAnsi="Helvetica" w:cs="Helvetica"/>
          <w:color w:val="4183C4"/>
          <w:spacing w:val="3"/>
          <w:sz w:val="21"/>
          <w:szCs w:val="21"/>
        </w:rPr>
        <w:t>支付回调和查单实现指引</w:t>
      </w:r>
      <w:r>
        <w:rPr>
          <w:rStyle w:val="27"/>
          <w:rFonts w:ascii="Helvetica" w:hAnsi="Helvetica" w:cs="Helvetica"/>
          <w:color w:val="4183C4"/>
          <w:spacing w:val="3"/>
          <w:sz w:val="21"/>
          <w:szCs w:val="21"/>
        </w:rPr>
        <w:fldChar w:fldCharType="end"/>
      </w:r>
      <w:r>
        <w:rPr>
          <w:rFonts w:ascii="Helvetica" w:hAnsi="Helvetica" w:cs="Helvetica"/>
          <w:color w:val="000000"/>
          <w:spacing w:val="3"/>
          <w:sz w:val="21"/>
          <w:szCs w:val="21"/>
        </w:rPr>
        <w:t>） 详情参考</w:t>
      </w:r>
      <w:r>
        <w:fldChar w:fldCharType="begin"/>
      </w:r>
      <w:r>
        <w:instrText xml:space="preserve"> HYPERLINK "https://pay.weixin.qq.com/wiki/doc/api/app/app.php?chapter=8_3"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什么是小程序自定义组件样式隔离,他有哪几种隔离模式？</w:t>
      </w:r>
    </w:p>
    <w:p>
      <w:pPr>
        <w:widowControl/>
        <w:numPr>
          <w:ilvl w:val="0"/>
          <w:numId w:val="22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默认情况下，自定义组件的样式只受到自定义组件 wxss 的影响。除非以下两种情况：</w:t>
      </w:r>
    </w:p>
    <w:p>
      <w:pPr>
        <w:widowControl/>
        <w:numPr>
          <w:ilvl w:val="0"/>
          <w:numId w:val="22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app.wxss 或页面的 wxss 中使用了标签名选择器（或一些其他特殊选择器）来直接指定样式，这些选择器会影响到页面和全部组件。通常情况下这是不推荐的做法。</w:t>
      </w:r>
    </w:p>
    <w:p>
      <w:pPr>
        <w:widowControl/>
        <w:numPr>
          <w:ilvl w:val="0"/>
          <w:numId w:val="22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指定特殊的样式隔离选项 styleIsolation 。</w:t>
      </w:r>
    </w:p>
    <w:p>
      <w:pPr>
        <w:pStyle w:val="21"/>
        <w:numPr>
          <w:ilvl w:val="0"/>
          <w:numId w:val="221"/>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styleIsolation 选项从基础库版本 2.6.5 开始支持。它支持以下取值：</w:t>
      </w:r>
    </w:p>
    <w:p>
      <w:pPr>
        <w:pStyle w:val="21"/>
        <w:numPr>
          <w:ilvl w:val="0"/>
          <w:numId w:val="221"/>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isolated 表示启用样式隔离，在自定义组件内外，使用 class 指定的样式将不会相互影响（一般情况下的默认值）；</w:t>
      </w:r>
    </w:p>
    <w:p>
      <w:pPr>
        <w:widowControl/>
        <w:numPr>
          <w:ilvl w:val="0"/>
          <w:numId w:val="22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apply-shared 表示页面 wxss 样式将影响到自定义组件，但自定义组件 wxss 中指定的样式不会影响页面；</w:t>
      </w:r>
    </w:p>
    <w:p>
      <w:pPr>
        <w:widowControl/>
        <w:numPr>
          <w:ilvl w:val="0"/>
          <w:numId w:val="22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shared 表示页面 wxss 样式将影响到自定义组件，自定义组件 wxss 中指定的样式也会影响页面和其他设置了 apply-shared 或 shared 的自定义组件。（这个选项在插件中不可用。） 参考</w:t>
      </w:r>
      <w:r>
        <w:fldChar w:fldCharType="begin"/>
      </w:r>
      <w:r>
        <w:instrText xml:space="preserve"> HYPERLINK "https://zhuanlan.zhihu.com/p/163190376" \t "_blank" </w:instrText>
      </w:r>
      <w:r>
        <w:fldChar w:fldCharType="separate"/>
      </w:r>
      <w:r>
        <w:rPr>
          <w:rStyle w:val="27"/>
          <w:rFonts w:ascii="Helvetica" w:hAnsi="Helvetica" w:cs="Helvetica"/>
          <w:color w:val="4183C4"/>
          <w:spacing w:val="3"/>
        </w:rPr>
        <w:t>这里</w:t>
      </w:r>
      <w:r>
        <w:rPr>
          <w:rStyle w:val="27"/>
          <w:rFonts w:ascii="Helvetica" w:hAnsi="Helvetica" w:cs="Helvetica"/>
          <w:color w:val="4183C4"/>
          <w:spacing w:val="3"/>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在小程序中又哪些方法让图片宽高比例保持不变？</w:t>
      </w:r>
    </w:p>
    <w:p>
      <w:pPr>
        <w:widowControl/>
        <w:numPr>
          <w:ilvl w:val="0"/>
          <w:numId w:val="222"/>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使用mode：widthFix</w:t>
      </w:r>
    </w:p>
    <w:p>
      <w:pPr>
        <w:pStyle w:val="21"/>
        <w:spacing w:before="0" w:beforeAutospacing="0" w:after="0" w:afterAutospacing="0"/>
        <w:ind w:left="720"/>
        <w:rPr>
          <w:rFonts w:ascii="Helvetica" w:hAnsi="Helvetica" w:cs="Helvetica"/>
          <w:color w:val="858585"/>
          <w:spacing w:val="3"/>
          <w:sz w:val="21"/>
          <w:szCs w:val="21"/>
        </w:rPr>
      </w:pPr>
      <w:r>
        <w:rPr>
          <w:rStyle w:val="28"/>
          <w:rFonts w:ascii="Consolas" w:hAnsi="Consolas"/>
          <w:color w:val="858585"/>
          <w:spacing w:val="3"/>
          <w:sz w:val="18"/>
          <w:szCs w:val="18"/>
          <w:shd w:val="clear" w:color="auto" w:fill="F7F7F7"/>
        </w:rPr>
        <w:t>widthFix</w:t>
      </w:r>
      <w:r>
        <w:rPr>
          <w:rFonts w:ascii="Helvetica" w:hAnsi="Helvetica" w:cs="Helvetica"/>
          <w:color w:val="858585"/>
          <w:spacing w:val="3"/>
          <w:sz w:val="21"/>
          <w:szCs w:val="21"/>
        </w:rPr>
        <w:t>：宽度不变，高度自动变化，保持原图宽高比不变。 首先我们先设置image的mode为</w:t>
      </w:r>
      <w:r>
        <w:rPr>
          <w:rStyle w:val="28"/>
          <w:rFonts w:ascii="Consolas" w:hAnsi="Consolas"/>
          <w:color w:val="858585"/>
          <w:spacing w:val="3"/>
          <w:sz w:val="18"/>
          <w:szCs w:val="18"/>
          <w:shd w:val="clear" w:color="auto" w:fill="F7F7F7"/>
        </w:rPr>
        <w:t>widthFix</w:t>
      </w:r>
      <w:r>
        <w:rPr>
          <w:rFonts w:ascii="Helvetica" w:hAnsi="Helvetica" w:cs="Helvetica"/>
          <w:color w:val="858585"/>
          <w:spacing w:val="3"/>
          <w:sz w:val="21"/>
          <w:szCs w:val="21"/>
        </w:rPr>
        <w:t>，然后给图片加一个固定</w:t>
      </w:r>
      <w:r>
        <w:rPr>
          <w:rStyle w:val="28"/>
          <w:rFonts w:ascii="Consolas" w:hAnsi="Consolas"/>
          <w:color w:val="858585"/>
          <w:spacing w:val="3"/>
          <w:sz w:val="18"/>
          <w:szCs w:val="18"/>
          <w:shd w:val="clear" w:color="auto" w:fill="F7F7F7"/>
        </w:rPr>
        <w:t>rpx</w:t>
      </w:r>
      <w:r>
        <w:rPr>
          <w:rFonts w:ascii="Helvetica" w:hAnsi="Helvetica" w:cs="Helvetica"/>
          <w:color w:val="858585"/>
          <w:spacing w:val="3"/>
          <w:sz w:val="21"/>
          <w:szCs w:val="21"/>
        </w:rPr>
        <w:t>的宽度，比如：</w:t>
      </w:r>
      <w:r>
        <w:rPr>
          <w:rStyle w:val="28"/>
          <w:rFonts w:ascii="Consolas" w:hAnsi="Consolas"/>
          <w:color w:val="858585"/>
          <w:spacing w:val="3"/>
          <w:sz w:val="18"/>
          <w:szCs w:val="18"/>
          <w:shd w:val="clear" w:color="auto" w:fill="F7F7F7"/>
        </w:rPr>
        <w:t>730rpx</w:t>
      </w:r>
      <w:r>
        <w:rPr>
          <w:rFonts w:ascii="Helvetica" w:hAnsi="Helvetica" w:cs="Helvetica"/>
          <w:color w:val="858585"/>
          <w:spacing w:val="3"/>
          <w:sz w:val="21"/>
          <w:szCs w:val="21"/>
        </w:rPr>
        <w:t>。 这样图片也可以自适应了。。因为小程序的</w:t>
      </w:r>
      <w:r>
        <w:rPr>
          <w:rStyle w:val="28"/>
          <w:rFonts w:ascii="Consolas" w:hAnsi="Consolas"/>
          <w:color w:val="858585"/>
          <w:spacing w:val="3"/>
          <w:sz w:val="18"/>
          <w:szCs w:val="18"/>
          <w:shd w:val="clear" w:color="auto" w:fill="F7F7F7"/>
        </w:rPr>
        <w:t>rpx</w:t>
      </w:r>
      <w:r>
        <w:rPr>
          <w:rFonts w:ascii="Helvetica" w:hAnsi="Helvetica" w:cs="Helvetica"/>
          <w:color w:val="858585"/>
          <w:spacing w:val="3"/>
          <w:sz w:val="21"/>
          <w:szCs w:val="21"/>
        </w:rPr>
        <w:t>本身就是一个自适应显示的单位</w:t>
      </w:r>
    </w:p>
    <w:p>
      <w:pPr>
        <w:widowControl/>
        <w:numPr>
          <w:ilvl w:val="0"/>
          <w:numId w:val="222"/>
        </w:numPr>
        <w:spacing w:beforeAutospacing="1" w:afterAutospacing="1"/>
        <w:jc w:val="left"/>
        <w:rPr>
          <w:rFonts w:ascii="Helvetica" w:hAnsi="Helvetica" w:cs="Helvetica"/>
          <w:color w:val="000000"/>
          <w:spacing w:val="3"/>
        </w:rPr>
      </w:pPr>
      <w:r>
        <w:rPr>
          <w:rFonts w:ascii="Helvetica" w:hAnsi="Helvetica" w:cs="Helvetica"/>
          <w:color w:val="000000"/>
          <w:spacing w:val="3"/>
        </w:rPr>
        <w:t>使用mode属性为</w:t>
      </w:r>
      <w:r>
        <w:rPr>
          <w:rStyle w:val="28"/>
          <w:rFonts w:ascii="Consolas" w:hAnsi="Consolas"/>
          <w:color w:val="000000"/>
          <w:spacing w:val="3"/>
          <w:sz w:val="18"/>
          <w:szCs w:val="18"/>
          <w:shd w:val="clear" w:color="auto" w:fill="F7F7F7"/>
        </w:rPr>
        <w:t>aspectFit</w:t>
      </w:r>
      <w:r>
        <w:rPr>
          <w:rFonts w:ascii="Helvetica" w:hAnsi="Helvetica" w:cs="Helvetica"/>
          <w:color w:val="000000"/>
          <w:spacing w:val="3"/>
        </w:rPr>
        <w:t>,并给图片一个固定</w:t>
      </w:r>
      <w:r>
        <w:rPr>
          <w:rStyle w:val="28"/>
          <w:rFonts w:ascii="Consolas" w:hAnsi="Consolas"/>
          <w:color w:val="000000"/>
          <w:spacing w:val="3"/>
          <w:sz w:val="18"/>
          <w:szCs w:val="18"/>
          <w:shd w:val="clear" w:color="auto" w:fill="F7F7F7"/>
        </w:rPr>
        <w:t>rpx</w:t>
      </w:r>
      <w:r>
        <w:rPr>
          <w:rFonts w:ascii="Helvetica" w:hAnsi="Helvetica" w:cs="Helvetica"/>
          <w:color w:val="000000"/>
          <w:spacing w:val="3"/>
        </w:rPr>
        <w:t>宽高</w:t>
      </w:r>
    </w:p>
    <w:p>
      <w:pPr>
        <w:pStyle w:val="20"/>
        <w:numPr>
          <w:ilvl w:val="0"/>
          <w:numId w:val="222"/>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&lt;image src=</w:t>
      </w:r>
      <w:r>
        <w:rPr>
          <w:rStyle w:val="48"/>
          <w:rFonts w:ascii="Consolas" w:hAnsi="Consolas"/>
          <w:color w:val="718C00"/>
          <w:spacing w:val="3"/>
          <w:sz w:val="20"/>
          <w:szCs w:val="20"/>
        </w:rPr>
        <w:t>"/images/1.png"</w:t>
      </w:r>
      <w:r>
        <w:rPr>
          <w:rStyle w:val="28"/>
          <w:rFonts w:ascii="Consolas" w:hAnsi="Consolas"/>
          <w:color w:val="000000"/>
          <w:spacing w:val="3"/>
          <w:sz w:val="20"/>
          <w:szCs w:val="20"/>
        </w:rPr>
        <w:t xml:space="preserve"> </w:t>
      </w:r>
      <w:r>
        <w:rPr>
          <w:rStyle w:val="45"/>
          <w:rFonts w:ascii="Consolas" w:hAnsi="Consolas"/>
          <w:color w:val="8959A8"/>
          <w:spacing w:val="3"/>
          <w:sz w:val="20"/>
          <w:szCs w:val="20"/>
        </w:rPr>
        <w:t>class</w:t>
      </w:r>
      <w:r>
        <w:rPr>
          <w:rStyle w:val="28"/>
          <w:rFonts w:ascii="Consolas" w:hAnsi="Consolas"/>
          <w:color w:val="000000"/>
          <w:spacing w:val="3"/>
          <w:sz w:val="20"/>
          <w:szCs w:val="20"/>
        </w:rPr>
        <w:t>=</w:t>
      </w:r>
      <w:r>
        <w:rPr>
          <w:rStyle w:val="48"/>
          <w:rFonts w:ascii="Consolas" w:hAnsi="Consolas"/>
          <w:color w:val="718C00"/>
          <w:spacing w:val="3"/>
          <w:sz w:val="20"/>
          <w:szCs w:val="20"/>
        </w:rPr>
        <w:t>"img"</w:t>
      </w:r>
      <w:r>
        <w:rPr>
          <w:rStyle w:val="28"/>
          <w:rFonts w:ascii="Consolas" w:hAnsi="Consolas"/>
          <w:color w:val="000000"/>
          <w:spacing w:val="3"/>
          <w:sz w:val="20"/>
          <w:szCs w:val="20"/>
        </w:rPr>
        <w:t xml:space="preserve"> mode=</w:t>
      </w:r>
      <w:r>
        <w:rPr>
          <w:rStyle w:val="48"/>
          <w:rFonts w:ascii="Consolas" w:hAnsi="Consolas"/>
          <w:color w:val="718C00"/>
          <w:spacing w:val="3"/>
          <w:sz w:val="20"/>
          <w:szCs w:val="20"/>
        </w:rPr>
        <w:t>"widthFix"</w:t>
      </w:r>
      <w:r>
        <w:rPr>
          <w:rStyle w:val="28"/>
          <w:rFonts w:ascii="Consolas" w:hAnsi="Consolas"/>
          <w:color w:val="000000"/>
          <w:spacing w:val="3"/>
          <w:sz w:val="20"/>
          <w:szCs w:val="20"/>
        </w:rPr>
        <w:t>&gt;</w:t>
      </w:r>
      <w:r>
        <w:rPr>
          <w:rStyle w:val="56"/>
          <w:rFonts w:ascii="Consolas" w:hAnsi="Consolas"/>
          <w:color w:val="C82829"/>
          <w:spacing w:val="3"/>
          <w:sz w:val="20"/>
          <w:szCs w:val="20"/>
        </w:rPr>
        <w:t>&lt;/</w:t>
      </w:r>
      <w:r>
        <w:rPr>
          <w:rStyle w:val="57"/>
          <w:rFonts w:ascii="Consolas" w:hAnsi="Consolas"/>
          <w:color w:val="C82829"/>
          <w:spacing w:val="3"/>
          <w:sz w:val="20"/>
          <w:szCs w:val="20"/>
        </w:rPr>
        <w:t>image</w:t>
      </w:r>
      <w:r>
        <w:rPr>
          <w:rStyle w:val="56"/>
          <w:rFonts w:ascii="Consolas" w:hAnsi="Consolas"/>
          <w:color w:val="C82829"/>
          <w:spacing w:val="3"/>
          <w:sz w:val="20"/>
          <w:szCs w:val="20"/>
        </w:rPr>
        <w:t>&gt;</w:t>
      </w:r>
    </w:p>
    <w:p>
      <w:pPr>
        <w:widowControl/>
        <w:numPr>
          <w:ilvl w:val="0"/>
          <w:numId w:val="222"/>
        </w:numPr>
        <w:spacing w:beforeAutospacing="1" w:afterAutospacing="1"/>
        <w:jc w:val="left"/>
        <w:rPr>
          <w:rFonts w:ascii="Helvetica" w:hAnsi="Helvetica" w:cs="Helvetica"/>
          <w:color w:val="000000"/>
          <w:spacing w:val="3"/>
        </w:rPr>
      </w:pPr>
      <w:r>
        <w:rPr>
          <w:rFonts w:ascii="Helvetica" w:hAnsi="Helvetica" w:cs="Helvetica"/>
          <w:color w:val="000000"/>
          <w:spacing w:val="3"/>
        </w:rPr>
        <w:t>使用</w:t>
      </w:r>
      <w:r>
        <w:rPr>
          <w:rStyle w:val="28"/>
          <w:rFonts w:ascii="Consolas" w:hAnsi="Consolas"/>
          <w:color w:val="000000"/>
          <w:spacing w:val="3"/>
          <w:sz w:val="18"/>
          <w:szCs w:val="18"/>
          <w:shd w:val="clear" w:color="auto" w:fill="F7F7F7"/>
        </w:rPr>
        <w:t>bindload</w:t>
      </w:r>
      <w:r>
        <w:rPr>
          <w:rFonts w:ascii="Helvetica" w:hAnsi="Helvetica" w:cs="Helvetica"/>
          <w:color w:val="000000"/>
          <w:spacing w:val="3"/>
        </w:rPr>
        <w:t>绑定函数动态自适应</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详情参考</w:t>
      </w:r>
      <w:r>
        <w:fldChar w:fldCharType="begin"/>
      </w:r>
      <w:r>
        <w:instrText xml:space="preserve"> HYPERLINK "http://www.qianduan8.com/1005.html"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小程序组件传参(父子，子父)</w:t>
      </w:r>
    </w:p>
    <w:p>
      <w:pPr>
        <w:widowControl/>
        <w:numPr>
          <w:ilvl w:val="0"/>
          <w:numId w:val="22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父传子</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自定义属性，属性的值来自声明式变量 子组件通过props接收</w:t>
      </w:r>
    </w:p>
    <w:p>
      <w:pPr>
        <w:widowControl/>
        <w:numPr>
          <w:ilvl w:val="0"/>
          <w:numId w:val="22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子传父</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自定义事件，父组件通过事件接收子组件传过来的值 自定义封装组件的例子：</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//父组件使用</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//接收子组件数据的事件</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ontogg(ele)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console.log('接收子组件发过来的数据',ele)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//自定义横向滚动条</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let { box, imgs, cates,toView ,flag,end} = this.state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&lt;ScroLLview</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flag={flag}</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toView={toView}</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cates={cates}</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box={box}</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onChange={(ele)=&gt;this.ontogg(ele)}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/&gt;</w:t>
      </w: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//子组件</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export default props=&gt;{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//接收父组件传过来的属性和事件</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const {box,flag,toView,cates,onChange}=props</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const renderSCview=()=&gt;{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return(</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cates.map(ele =&gt;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//view要加id，和scroll-into-view相关联</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//传给父组件的事件，要传过去的数据放在onchange参数里面</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onClick={() =&gt; onChange(ele)}</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className={ele.cate === box ? 'mack on' : 'mack'}</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key={ele.id}</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id={'c'+ele.id}</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{ele.cate_zh}</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return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 横向滚动条</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 style={{position:flag ? "fixed":"static"}} className="nav fix"&gt;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&lt;ScrollView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className="scroll-view_H"</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scrollX</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scrollIntoView={'c'+(toView-1)}</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 className="list"&gt;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{renderSCview()}</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&lt;/ScrollView&gt;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&lt;/View&gt;</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shd w:val="clear" w:color="auto" w:fill="F7F7F7"/>
        <w:rPr>
          <w:rStyle w:val="28"/>
          <w:rFonts w:ascii="Consolas" w:hAnsi="Consolas"/>
          <w:color w:val="000000"/>
          <w:spacing w:val="3"/>
          <w:sz w:val="20"/>
          <w:szCs w:val="20"/>
        </w:rPr>
      </w:pPr>
      <w:r>
        <w:rPr>
          <w:rStyle w:val="28"/>
          <w:rFonts w:ascii="Consolas" w:hAnsi="Consolas"/>
          <w:color w:val="000000"/>
          <w:spacing w:val="3"/>
          <w:sz w:val="20"/>
          <w:szCs w:val="20"/>
        </w:rPr>
        <w:t>}</w:t>
      </w:r>
    </w:p>
    <w:p>
      <w:pPr>
        <w:widowControl/>
        <w:numPr>
          <w:ilvl w:val="0"/>
          <w:numId w:val="224"/>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还可以参考</w:t>
      </w:r>
      <w:r>
        <w:fldChar w:fldCharType="begin"/>
      </w:r>
      <w:r>
        <w:instrText xml:space="preserve"> HYPERLINK "https://zhuanlan.zhihu.com/p/267714541" \t "_blank" </w:instrText>
      </w:r>
      <w:r>
        <w:fldChar w:fldCharType="separate"/>
      </w:r>
      <w:r>
        <w:rPr>
          <w:rStyle w:val="27"/>
          <w:rFonts w:ascii="Helvetica" w:hAnsi="Helvetica" w:cs="Helvetica"/>
          <w:color w:val="4183C4"/>
          <w:spacing w:val="3"/>
        </w:rPr>
        <w:t>这里</w:t>
      </w:r>
      <w:r>
        <w:rPr>
          <w:rStyle w:val="27"/>
          <w:rFonts w:ascii="Helvetica" w:hAnsi="Helvetica" w:cs="Helvetica"/>
          <w:color w:val="4183C4"/>
          <w:spacing w:val="3"/>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小程序组件生命周期</w:t>
      </w:r>
    </w:p>
    <w:p>
      <w:pPr>
        <w:pStyle w:val="21"/>
        <w:numPr>
          <w:ilvl w:val="0"/>
          <w:numId w:val="225"/>
        </w:numPr>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组件的生命周期，指的是组件自身的一些函数，这些函数在特殊的时间点或遇到一些特殊的框架事件时被自动触发</w:t>
      </w:r>
    </w:p>
    <w:p>
      <w:pPr>
        <w:pStyle w:val="21"/>
        <w:spacing w:before="0" w:beforeAutospacing="0" w:after="204" w:afterAutospacing="0"/>
        <w:ind w:left="720"/>
        <w:rPr>
          <w:rFonts w:ascii="Helvetica" w:hAnsi="Helvetica" w:cs="Helvetica"/>
          <w:color w:val="000000"/>
          <w:spacing w:val="3"/>
          <w:sz w:val="21"/>
          <w:szCs w:val="21"/>
        </w:rPr>
      </w:pPr>
      <w:r>
        <w:rPr>
          <w:rFonts w:ascii="Helvetica" w:hAnsi="Helvetica" w:cs="Helvetica"/>
          <w:color w:val="000000"/>
          <w:spacing w:val="3"/>
          <w:sz w:val="21"/>
          <w:szCs w:val="21"/>
        </w:rPr>
        <w:t>| 生命周期 | 参数 | 描述 | 最低版本 | | -------- | ------------ | ---------------------------------------- | -------- | | created | 无 | 在组件实例刚刚被创建时执行 | 1.6.3 | | attached | 无 | 在组件实例进入页面节点树时执行 | 1.6.3 | | ready | 无 | 在组件在视图层布局完成后执行 | 1.6.3 | | moved | 无 | 在组件实例被移动到节点树另一个位置时执行 | 1.6.3 | | detached | 无 | 在组件实例被从页面节点树移除时执行 | 1.6.3 | | error | Object Error | 每当组件方法抛出错误时执行 | 2.4.1 |</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w:t>
      </w:r>
      <w:r>
        <w:fldChar w:fldCharType="begin"/>
      </w:r>
      <w:r>
        <w:instrText xml:space="preserve"> HYPERLINK "https://blog.csdn.net/weixin_41829477/article/details/104297088"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小程序页面生命周期</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1、小程序注册完成后，加载页面，触发</w:t>
      </w:r>
      <w:r>
        <w:rPr>
          <w:rStyle w:val="28"/>
          <w:rFonts w:ascii="Consolas" w:hAnsi="Consolas"/>
          <w:color w:val="000000"/>
          <w:spacing w:val="3"/>
          <w:sz w:val="18"/>
          <w:szCs w:val="18"/>
          <w:shd w:val="clear" w:color="auto" w:fill="F7F7F7"/>
        </w:rPr>
        <w:t>onLoad</w:t>
      </w:r>
      <w:r>
        <w:rPr>
          <w:rFonts w:ascii="Helvetica" w:hAnsi="Helvetica" w:cs="Helvetica"/>
          <w:color w:val="000000"/>
          <w:spacing w:val="3"/>
        </w:rPr>
        <w:t>方法，一个页面只会调用一次。</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2、页面载入后触发</w:t>
      </w:r>
      <w:r>
        <w:rPr>
          <w:rStyle w:val="28"/>
          <w:rFonts w:ascii="Consolas" w:hAnsi="Consolas"/>
          <w:color w:val="000000"/>
          <w:spacing w:val="3"/>
          <w:sz w:val="18"/>
          <w:szCs w:val="18"/>
          <w:shd w:val="clear" w:color="auto" w:fill="F7F7F7"/>
        </w:rPr>
        <w:t>onShow</w:t>
      </w:r>
      <w:r>
        <w:rPr>
          <w:rFonts w:ascii="Helvetica" w:hAnsi="Helvetica" w:cs="Helvetica"/>
          <w:color w:val="000000"/>
          <w:spacing w:val="3"/>
        </w:rPr>
        <w:t>方法，显示页面，每次打开页面都会调用一次。</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3、首次显示页面，会触发</w:t>
      </w:r>
      <w:r>
        <w:rPr>
          <w:rStyle w:val="28"/>
          <w:rFonts w:ascii="Consolas" w:hAnsi="Consolas"/>
          <w:color w:val="000000"/>
          <w:spacing w:val="3"/>
          <w:sz w:val="18"/>
          <w:szCs w:val="18"/>
          <w:shd w:val="clear" w:color="auto" w:fill="F7F7F7"/>
        </w:rPr>
        <w:t>onReady</w:t>
      </w:r>
      <w:r>
        <w:rPr>
          <w:rFonts w:ascii="Helvetica" w:hAnsi="Helvetica" w:cs="Helvetica"/>
          <w:color w:val="000000"/>
          <w:spacing w:val="3"/>
        </w:rPr>
        <w:t>方法，渲染页面元素和样式，一个页面只会调用一次。</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4、当小程序后台运行或跳转到其他页面时，触发</w:t>
      </w:r>
      <w:r>
        <w:rPr>
          <w:rStyle w:val="28"/>
          <w:rFonts w:ascii="Consolas" w:hAnsi="Consolas"/>
          <w:color w:val="000000"/>
          <w:spacing w:val="3"/>
          <w:sz w:val="18"/>
          <w:szCs w:val="18"/>
          <w:shd w:val="clear" w:color="auto" w:fill="F7F7F7"/>
        </w:rPr>
        <w:t>onHide</w:t>
      </w:r>
      <w:r>
        <w:rPr>
          <w:rFonts w:ascii="Helvetica" w:hAnsi="Helvetica" w:cs="Helvetica"/>
          <w:color w:val="000000"/>
          <w:spacing w:val="3"/>
        </w:rPr>
        <w:t>方法。</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5、当小程序有后台进入到前台运行或重新进入页面时，触发</w:t>
      </w:r>
      <w:r>
        <w:rPr>
          <w:rStyle w:val="28"/>
          <w:rFonts w:ascii="Consolas" w:hAnsi="Consolas"/>
          <w:color w:val="000000"/>
          <w:spacing w:val="3"/>
          <w:sz w:val="18"/>
          <w:szCs w:val="18"/>
          <w:shd w:val="clear" w:color="auto" w:fill="F7F7F7"/>
        </w:rPr>
        <w:t>onShow</w:t>
      </w:r>
      <w:r>
        <w:rPr>
          <w:rFonts w:ascii="Helvetica" w:hAnsi="Helvetica" w:cs="Helvetica"/>
          <w:color w:val="000000"/>
          <w:spacing w:val="3"/>
        </w:rPr>
        <w:t>方法。</w:t>
      </w:r>
    </w:p>
    <w:p>
      <w:pPr>
        <w:widowControl/>
        <w:numPr>
          <w:ilvl w:val="0"/>
          <w:numId w:val="226"/>
        </w:numPr>
        <w:spacing w:beforeAutospacing="1" w:afterAutospacing="1"/>
        <w:jc w:val="left"/>
        <w:rPr>
          <w:rFonts w:ascii="Helvetica" w:hAnsi="Helvetica" w:cs="Helvetica"/>
          <w:color w:val="000000"/>
          <w:spacing w:val="3"/>
        </w:rPr>
      </w:pPr>
      <w:r>
        <w:rPr>
          <w:rFonts w:ascii="Helvetica" w:hAnsi="Helvetica" w:cs="Helvetica"/>
          <w:color w:val="000000"/>
          <w:spacing w:val="3"/>
        </w:rPr>
        <w:t>6、当使用重定向方法</w:t>
      </w:r>
      <w:r>
        <w:rPr>
          <w:rStyle w:val="28"/>
          <w:rFonts w:ascii="Consolas" w:hAnsi="Consolas"/>
          <w:color w:val="000000"/>
          <w:spacing w:val="3"/>
          <w:sz w:val="18"/>
          <w:szCs w:val="18"/>
          <w:shd w:val="clear" w:color="auto" w:fill="F7F7F7"/>
        </w:rPr>
        <w:t>wx.redirectTo(OBJECT)</w:t>
      </w:r>
      <w:r>
        <w:rPr>
          <w:rFonts w:ascii="Helvetica" w:hAnsi="Helvetica" w:cs="Helvetica"/>
          <w:color w:val="000000"/>
          <w:spacing w:val="3"/>
        </w:rPr>
        <w:t>或关闭当前页返回上一页</w:t>
      </w:r>
      <w:r>
        <w:rPr>
          <w:rStyle w:val="28"/>
          <w:rFonts w:ascii="Consolas" w:hAnsi="Consolas"/>
          <w:color w:val="000000"/>
          <w:spacing w:val="3"/>
          <w:sz w:val="18"/>
          <w:szCs w:val="18"/>
          <w:shd w:val="clear" w:color="auto" w:fill="F7F7F7"/>
        </w:rPr>
        <w:t>wx.navigateBack()</w:t>
      </w:r>
      <w:r>
        <w:rPr>
          <w:rFonts w:ascii="Helvetica" w:hAnsi="Helvetica" w:cs="Helvetica"/>
          <w:color w:val="000000"/>
          <w:spacing w:val="3"/>
        </w:rPr>
        <w:t>，触发</w:t>
      </w:r>
      <w:r>
        <w:rPr>
          <w:rStyle w:val="28"/>
          <w:rFonts w:ascii="Consolas" w:hAnsi="Consolas"/>
          <w:color w:val="000000"/>
          <w:spacing w:val="3"/>
          <w:sz w:val="18"/>
          <w:szCs w:val="18"/>
          <w:shd w:val="clear" w:color="auto" w:fill="F7F7F7"/>
        </w:rPr>
        <w:t>onUnload</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w:t>
      </w:r>
      <w:r>
        <w:fldChar w:fldCharType="begin"/>
      </w:r>
      <w:r>
        <w:instrText xml:space="preserve"> HYPERLINK "https://zhuanlan.zhihu.com/p/28872497"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小程序怎么样实现路由传参</w:t>
      </w:r>
    </w:p>
    <w:p>
      <w:pPr>
        <w:widowControl/>
        <w:numPr>
          <w:ilvl w:val="0"/>
          <w:numId w:val="227"/>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wx.navigateTo</w:t>
      </w:r>
      <w:r>
        <w:rPr>
          <w:rFonts w:ascii="Helvetica" w:hAnsi="Helvetica" w:cs="Helvetica"/>
          <w:color w:val="000000"/>
          <w:spacing w:val="3"/>
        </w:rPr>
        <w:t> （非 </w:t>
      </w:r>
      <w:r>
        <w:rPr>
          <w:rStyle w:val="28"/>
          <w:rFonts w:ascii="Consolas" w:hAnsi="Consolas"/>
          <w:color w:val="000000"/>
          <w:spacing w:val="3"/>
          <w:sz w:val="18"/>
          <w:szCs w:val="18"/>
          <w:shd w:val="clear" w:color="auto" w:fill="F7F7F7"/>
        </w:rPr>
        <w:t>tabBar</w:t>
      </w:r>
      <w:r>
        <w:rPr>
          <w:rFonts w:ascii="Helvetica" w:hAnsi="Helvetica" w:cs="Helvetica"/>
          <w:color w:val="000000"/>
          <w:spacing w:val="3"/>
        </w:rPr>
        <w:t> 的页面的路径，能返回来，只能有五层）</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wx.navigateTo({</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 xml:space="preserve">  url: </w:t>
      </w:r>
      <w:r>
        <w:rPr>
          <w:rStyle w:val="48"/>
          <w:rFonts w:ascii="Consolas" w:hAnsi="Consolas"/>
          <w:color w:val="718C00"/>
          <w:spacing w:val="3"/>
          <w:sz w:val="20"/>
          <w:szCs w:val="20"/>
        </w:rPr>
        <w:t>'../placeIntroduce/placeIntroduce?placeId=2'</w:t>
      </w:r>
      <w:r>
        <w:rPr>
          <w:rStyle w:val="28"/>
          <w:rFonts w:ascii="Consolas" w:hAnsi="Consolas"/>
          <w:color w:val="000000"/>
          <w:spacing w:val="3"/>
          <w:sz w:val="20"/>
          <w:szCs w:val="20"/>
        </w:rPr>
        <w:t>,</w:t>
      </w:r>
      <w:r>
        <w:rPr>
          <w:rStyle w:val="44"/>
          <w:rFonts w:ascii="Consolas" w:hAnsi="Consolas"/>
          <w:color w:val="8E908C"/>
          <w:spacing w:val="3"/>
          <w:sz w:val="20"/>
          <w:szCs w:val="20"/>
        </w:rPr>
        <w:t>//在路径后面拼接</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 xml:space="preserve">  })</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 xml:space="preserve">  另外一个页面通过onload(options)这个生命周期获取到placeId</w:t>
      </w:r>
    </w:p>
    <w:p>
      <w:pPr>
        <w:widowControl/>
        <w:numPr>
          <w:ilvl w:val="0"/>
          <w:numId w:val="227"/>
        </w:numPr>
        <w:spacing w:beforeAutospacing="1" w:afterAutospacing="1"/>
        <w:jc w:val="left"/>
        <w:rPr>
          <w:rFonts w:ascii="Helvetica" w:hAnsi="Helvetica" w:cs="Helvetica"/>
          <w:color w:val="000000"/>
          <w:spacing w:val="3"/>
        </w:rPr>
      </w:pPr>
      <w:r>
        <w:rPr>
          <w:rStyle w:val="28"/>
          <w:rFonts w:ascii="Consolas" w:hAnsi="Consolas"/>
          <w:color w:val="000000"/>
          <w:spacing w:val="3"/>
          <w:sz w:val="18"/>
          <w:szCs w:val="18"/>
          <w:shd w:val="clear" w:color="auto" w:fill="F7F7F7"/>
        </w:rPr>
        <w:t>wx.redirectTo</w:t>
      </w:r>
      <w:r>
        <w:rPr>
          <w:rFonts w:ascii="Helvetica" w:hAnsi="Helvetica" w:cs="Helvetica"/>
          <w:color w:val="000000"/>
          <w:spacing w:val="3"/>
        </w:rPr>
        <w:t> （非 </w:t>
      </w:r>
      <w:r>
        <w:rPr>
          <w:rStyle w:val="28"/>
          <w:rFonts w:ascii="Consolas" w:hAnsi="Consolas"/>
          <w:color w:val="000000"/>
          <w:spacing w:val="3"/>
          <w:sz w:val="18"/>
          <w:szCs w:val="18"/>
          <w:shd w:val="clear" w:color="auto" w:fill="F7F7F7"/>
        </w:rPr>
        <w:t>tabBar</w:t>
      </w:r>
      <w:r>
        <w:rPr>
          <w:rFonts w:ascii="Helvetica" w:hAnsi="Helvetica" w:cs="Helvetica"/>
          <w:color w:val="000000"/>
          <w:spacing w:val="3"/>
        </w:rPr>
        <w:t> 的页面的路径，不能返回来，不限层）</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wx.redirectTo （非 tabBar 的页面的路径，不能返回来，不限层）</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wx.redirectTo ({</w:t>
      </w:r>
    </w:p>
    <w:p>
      <w:pPr>
        <w:pStyle w:val="20"/>
        <w:numPr>
          <w:ilvl w:val="0"/>
          <w:numId w:val="227"/>
        </w:numPr>
        <w:shd w:val="clear" w:color="auto" w:fill="F7F7F7"/>
        <w:tabs>
          <w:tab w:val="clear" w:pos="720"/>
        </w:tabs>
        <w:rPr>
          <w:rStyle w:val="28"/>
          <w:rFonts w:ascii="Consolas" w:hAnsi="Consolas"/>
          <w:color w:val="000000"/>
          <w:spacing w:val="3"/>
          <w:sz w:val="20"/>
          <w:szCs w:val="20"/>
        </w:rPr>
      </w:pPr>
      <w:r>
        <w:rPr>
          <w:rStyle w:val="28"/>
          <w:rFonts w:ascii="Consolas" w:hAnsi="Consolas"/>
          <w:color w:val="000000"/>
          <w:spacing w:val="3"/>
          <w:sz w:val="20"/>
          <w:szCs w:val="20"/>
        </w:rPr>
        <w:t xml:space="preserve">  url: </w:t>
      </w:r>
      <w:r>
        <w:rPr>
          <w:rStyle w:val="48"/>
          <w:rFonts w:ascii="Consolas" w:hAnsi="Consolas"/>
          <w:color w:val="718C00"/>
          <w:spacing w:val="3"/>
          <w:sz w:val="20"/>
          <w:szCs w:val="20"/>
        </w:rPr>
        <w:t>'../placeIntroduce/placeIntroduce?placeId=2'</w:t>
      </w:r>
      <w:r>
        <w:rPr>
          <w:rStyle w:val="28"/>
          <w:rFonts w:ascii="Consolas" w:hAnsi="Consolas"/>
          <w:color w:val="000000"/>
          <w:spacing w:val="3"/>
          <w:sz w:val="20"/>
          <w:szCs w:val="20"/>
        </w:rPr>
        <w:t>,</w:t>
      </w:r>
      <w:r>
        <w:rPr>
          <w:rStyle w:val="44"/>
          <w:rFonts w:ascii="Consolas" w:hAnsi="Consolas"/>
          <w:color w:val="8E908C"/>
          <w:spacing w:val="3"/>
          <w:sz w:val="20"/>
          <w:szCs w:val="20"/>
        </w:rPr>
        <w:t>//在路径后面拼接</w:t>
      </w:r>
    </w:p>
    <w:p>
      <w:pPr>
        <w:spacing w:beforeAutospacing="1" w:afterAutospacing="1"/>
        <w:ind w:left="720"/>
        <w:rPr>
          <w:rFonts w:ascii="Helvetica" w:hAnsi="Helvetica" w:cs="Helvetica"/>
          <w:color w:val="000000"/>
          <w:spacing w:val="3"/>
        </w:rPr>
      </w:pPr>
      <w:r>
        <w:rPr>
          <w:rFonts w:ascii="Helvetica" w:hAnsi="Helvetica" w:cs="Helvetica"/>
          <w:color w:val="000000"/>
          <w:spacing w:val="3"/>
        </w:rPr>
        <w:t>参考</w:t>
      </w:r>
      <w:r>
        <w:fldChar w:fldCharType="begin"/>
      </w:r>
      <w:r>
        <w:instrText xml:space="preserve"> HYPERLINK "https://blog.csdn.net/weixin_30276935/article/details/97401135" \t "_blank" </w:instrText>
      </w:r>
      <w:r>
        <w:fldChar w:fldCharType="separate"/>
      </w:r>
      <w:r>
        <w:rPr>
          <w:rStyle w:val="27"/>
          <w:rFonts w:ascii="Helvetica" w:hAnsi="Helvetica" w:cs="Helvetica"/>
          <w:color w:val="4183C4"/>
          <w:spacing w:val="3"/>
        </w:rPr>
        <w:t>这里</w:t>
      </w:r>
      <w:r>
        <w:rPr>
          <w:rStyle w:val="27"/>
          <w:rFonts w:ascii="Helvetica" w:hAnsi="Helvetica" w:cs="Helvetica"/>
          <w:color w:val="4183C4"/>
          <w:spacing w:val="3"/>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小程序中的路由跳转switchTab navigateTo redirectTo的区别</w:t>
      </w:r>
    </w:p>
    <w:p>
      <w:pPr>
        <w:widowControl/>
        <w:numPr>
          <w:ilvl w:val="0"/>
          <w:numId w:val="228"/>
        </w:numPr>
        <w:spacing w:beforeAutospacing="1" w:afterAutospacing="1"/>
        <w:jc w:val="left"/>
        <w:rPr>
          <w:rFonts w:ascii="Helvetica" w:hAnsi="Helvetica" w:cs="Helvetica"/>
          <w:color w:val="000000"/>
          <w:spacing w:val="3"/>
        </w:rPr>
      </w:pPr>
      <w:r>
        <w:rPr>
          <w:rFonts w:ascii="Helvetica" w:hAnsi="Helvetica" w:cs="Helvetica"/>
          <w:color w:val="000000"/>
          <w:spacing w:val="3"/>
        </w:rPr>
        <w:t>wx.navigateTo()：保留当前页面，跳转到应用内的某个页面。但是不能跳到 </w:t>
      </w:r>
      <w:r>
        <w:rPr>
          <w:rStyle w:val="28"/>
          <w:rFonts w:ascii="Consolas" w:hAnsi="Consolas"/>
          <w:color w:val="000000"/>
          <w:spacing w:val="3"/>
          <w:sz w:val="18"/>
          <w:szCs w:val="18"/>
          <w:shd w:val="clear" w:color="auto" w:fill="F7F7F7"/>
        </w:rPr>
        <w:t>tabbar</w:t>
      </w:r>
      <w:r>
        <w:rPr>
          <w:rFonts w:ascii="Helvetica" w:hAnsi="Helvetica" w:cs="Helvetica"/>
          <w:color w:val="000000"/>
          <w:spacing w:val="3"/>
        </w:rPr>
        <w:t> 页面</w:t>
      </w:r>
    </w:p>
    <w:p>
      <w:pPr>
        <w:widowControl/>
        <w:numPr>
          <w:ilvl w:val="0"/>
          <w:numId w:val="228"/>
        </w:numPr>
        <w:spacing w:beforeAutospacing="1" w:afterAutospacing="1"/>
        <w:jc w:val="left"/>
        <w:rPr>
          <w:rFonts w:ascii="Helvetica" w:hAnsi="Helvetica" w:cs="Helvetica"/>
          <w:color w:val="000000"/>
          <w:spacing w:val="3"/>
        </w:rPr>
      </w:pPr>
      <w:r>
        <w:rPr>
          <w:rFonts w:ascii="Helvetica" w:hAnsi="Helvetica" w:cs="Helvetica"/>
          <w:color w:val="000000"/>
          <w:spacing w:val="3"/>
        </w:rPr>
        <w:t>wx.redirectTo()：关闭当前页面，跳转到应用内的某个页面。但是不允许跳转到 </w:t>
      </w:r>
      <w:r>
        <w:rPr>
          <w:rStyle w:val="28"/>
          <w:rFonts w:ascii="Consolas" w:hAnsi="Consolas"/>
          <w:color w:val="000000"/>
          <w:spacing w:val="3"/>
          <w:sz w:val="18"/>
          <w:szCs w:val="18"/>
          <w:shd w:val="clear" w:color="auto" w:fill="F7F7F7"/>
        </w:rPr>
        <w:t>tabbar</w:t>
      </w:r>
      <w:r>
        <w:rPr>
          <w:rFonts w:ascii="Helvetica" w:hAnsi="Helvetica" w:cs="Helvetica"/>
          <w:color w:val="000000"/>
          <w:spacing w:val="3"/>
        </w:rPr>
        <w:t> 页面</w:t>
      </w:r>
    </w:p>
    <w:p>
      <w:pPr>
        <w:widowControl/>
        <w:numPr>
          <w:ilvl w:val="0"/>
          <w:numId w:val="228"/>
        </w:numPr>
        <w:spacing w:beforeAutospacing="1" w:afterAutospacing="1"/>
        <w:jc w:val="left"/>
        <w:rPr>
          <w:rFonts w:ascii="Helvetica" w:hAnsi="Helvetica" w:cs="Helvetica"/>
          <w:color w:val="000000"/>
          <w:spacing w:val="3"/>
        </w:rPr>
      </w:pPr>
      <w:r>
        <w:rPr>
          <w:rFonts w:ascii="Helvetica" w:hAnsi="Helvetica" w:cs="Helvetica"/>
          <w:color w:val="000000"/>
          <w:spacing w:val="3"/>
        </w:rPr>
        <w:t>wx.switchTab()：跳转到 </w:t>
      </w:r>
      <w:r>
        <w:rPr>
          <w:rStyle w:val="28"/>
          <w:rFonts w:ascii="Consolas" w:hAnsi="Consolas"/>
          <w:color w:val="000000"/>
          <w:spacing w:val="3"/>
          <w:sz w:val="18"/>
          <w:szCs w:val="18"/>
          <w:shd w:val="clear" w:color="auto" w:fill="F7F7F7"/>
        </w:rPr>
        <w:t>abBar</w:t>
      </w:r>
      <w:r>
        <w:rPr>
          <w:rFonts w:ascii="Helvetica" w:hAnsi="Helvetica" w:cs="Helvetica"/>
          <w:color w:val="000000"/>
          <w:spacing w:val="3"/>
        </w:rPr>
        <w:t> 页面，并关闭其他所有非 </w:t>
      </w:r>
      <w:r>
        <w:rPr>
          <w:rStyle w:val="28"/>
          <w:rFonts w:ascii="Consolas" w:hAnsi="Consolas"/>
          <w:color w:val="000000"/>
          <w:spacing w:val="3"/>
          <w:sz w:val="18"/>
          <w:szCs w:val="18"/>
          <w:shd w:val="clear" w:color="auto" w:fill="F7F7F7"/>
        </w:rPr>
        <w:t>tabBar</w:t>
      </w:r>
      <w:r>
        <w:rPr>
          <w:rFonts w:ascii="Helvetica" w:hAnsi="Helvetica" w:cs="Helvetica"/>
          <w:color w:val="000000"/>
          <w:spacing w:val="3"/>
        </w:rPr>
        <w:t> 页面</w:t>
      </w:r>
    </w:p>
    <w:p>
      <w:pPr>
        <w:widowControl/>
        <w:numPr>
          <w:ilvl w:val="0"/>
          <w:numId w:val="228"/>
        </w:numPr>
        <w:spacing w:beforeAutospacing="1" w:afterAutospacing="1"/>
        <w:jc w:val="left"/>
        <w:rPr>
          <w:rFonts w:ascii="Helvetica" w:hAnsi="Helvetica" w:cs="Helvetica"/>
          <w:color w:val="000000"/>
          <w:spacing w:val="3"/>
        </w:rPr>
      </w:pPr>
      <w:r>
        <w:rPr>
          <w:rFonts w:ascii="Helvetica" w:hAnsi="Helvetica" w:cs="Helvetica"/>
          <w:color w:val="000000"/>
          <w:spacing w:val="3"/>
        </w:rPr>
        <w:t>wx.navigateBack()关闭当前页面，返回上一页面或多级页面。可通过 </w:t>
      </w:r>
      <w:r>
        <w:rPr>
          <w:rStyle w:val="28"/>
          <w:rFonts w:ascii="Consolas" w:hAnsi="Consolas"/>
          <w:color w:val="000000"/>
          <w:spacing w:val="3"/>
          <w:sz w:val="18"/>
          <w:szCs w:val="18"/>
          <w:shd w:val="clear" w:color="auto" w:fill="F7F7F7"/>
        </w:rPr>
        <w:t>getCurrentPages()</w:t>
      </w:r>
      <w:r>
        <w:rPr>
          <w:rFonts w:ascii="Helvetica" w:hAnsi="Helvetica" w:cs="Helvetica"/>
          <w:color w:val="000000"/>
          <w:spacing w:val="3"/>
        </w:rPr>
        <w:t> 获取当前的页面栈，决定需要返回几层</w:t>
      </w:r>
    </w:p>
    <w:p>
      <w:pPr>
        <w:widowControl/>
        <w:numPr>
          <w:ilvl w:val="0"/>
          <w:numId w:val="228"/>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wx.reLaunch()：关闭所有页面，打开到应用内的某个页面</w:t>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小程序tabbar实现原理</w:t>
      </w:r>
    </w:p>
    <w:p>
      <w:pPr>
        <w:widowControl/>
        <w:numPr>
          <w:ilvl w:val="0"/>
          <w:numId w:val="229"/>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要实现tabbar的导航条其实很简单，我们要实现全局的tabbar只需要在app.json文件中定义即可，局部的就在局部的tabbar文件中实现。</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来看看app.json代码：</w:t>
      </w:r>
    </w:p>
    <w:p>
      <w:pPr>
        <w:pStyle w:val="20"/>
        <w:shd w:val="clear" w:color="auto" w:fill="F7F7F7"/>
        <w:ind w:left="720"/>
        <w:rPr>
          <w:rStyle w:val="28"/>
          <w:rFonts w:ascii="Consolas" w:hAnsi="Consolas"/>
          <w:color w:val="858585"/>
          <w:spacing w:val="3"/>
          <w:sz w:val="20"/>
          <w:szCs w:val="20"/>
        </w:rPr>
      </w:pPr>
      <w:r>
        <w:rPr>
          <w:rStyle w:val="45"/>
          <w:rFonts w:ascii="Consolas" w:hAnsi="Consolas"/>
          <w:color w:val="8959A8"/>
          <w:spacing w:val="3"/>
          <w:sz w:val="20"/>
          <w:szCs w:val="20"/>
        </w:rPr>
        <w:t>export</w:t>
      </w:r>
      <w:r>
        <w:rPr>
          <w:rStyle w:val="28"/>
          <w:rFonts w:ascii="Consolas" w:hAnsi="Consolas"/>
          <w:color w:val="858585"/>
          <w:spacing w:val="3"/>
          <w:sz w:val="20"/>
          <w:szCs w:val="20"/>
        </w:rPr>
        <w:t xml:space="preserve"> </w:t>
      </w:r>
      <w:r>
        <w:rPr>
          <w:rStyle w:val="45"/>
          <w:rFonts w:ascii="Consolas" w:hAnsi="Consolas"/>
          <w:color w:val="8959A8"/>
          <w:spacing w:val="3"/>
          <w:sz w:val="20"/>
          <w:szCs w:val="20"/>
        </w:rPr>
        <w:t>default</w:t>
      </w: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pages: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'pages/index/index'</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"pages/search/search"</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'pages/news/news'</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'pages/attention/attention'</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'pages/collect/collect'</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'pages/comment/comment'</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'pages/my/my'</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"pages/detail/detail"</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"pages/chat/chat"</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49"/>
          <w:rFonts w:ascii="Consolas" w:hAnsi="Consolas"/>
          <w:color w:val="F5871F"/>
          <w:spacing w:val="3"/>
          <w:sz w:val="20"/>
          <w:szCs w:val="20"/>
        </w:rPr>
        <w:t>window</w:t>
      </w:r>
      <w:r>
        <w:rPr>
          <w:rStyle w:val="28"/>
          <w:rFonts w:ascii="Consolas" w:hAnsi="Consolas"/>
          <w:color w:val="858585"/>
          <w:spacing w:val="3"/>
          <w:sz w:val="20"/>
          <w:szCs w:val="20"/>
        </w:rPr>
        <w:t>: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backgroundTextStyle: </w:t>
      </w:r>
      <w:r>
        <w:rPr>
          <w:rStyle w:val="48"/>
          <w:rFonts w:ascii="Consolas" w:hAnsi="Consolas"/>
          <w:color w:val="718C00"/>
          <w:spacing w:val="3"/>
          <w:sz w:val="20"/>
          <w:szCs w:val="20"/>
        </w:rPr>
        <w:t>'light'</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navigationBarBackgroundColor: </w:t>
      </w:r>
      <w:r>
        <w:rPr>
          <w:rStyle w:val="48"/>
          <w:rFonts w:ascii="Consolas" w:hAnsi="Consolas"/>
          <w:color w:val="718C00"/>
          <w:spacing w:val="3"/>
          <w:sz w:val="20"/>
          <w:szCs w:val="20"/>
        </w:rPr>
        <w:t>'#fff'</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navigationBarTitleText: </w:t>
      </w:r>
      <w:r>
        <w:rPr>
          <w:rStyle w:val="48"/>
          <w:rFonts w:ascii="Consolas" w:hAnsi="Consolas"/>
          <w:color w:val="718C00"/>
          <w:spacing w:val="3"/>
          <w:sz w:val="20"/>
          <w:szCs w:val="20"/>
        </w:rPr>
        <w:t>'小红书'</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navigationBarTextStyle: </w:t>
      </w:r>
      <w:r>
        <w:rPr>
          <w:rStyle w:val="48"/>
          <w:rFonts w:ascii="Consolas" w:hAnsi="Consolas"/>
          <w:color w:val="718C00"/>
          <w:spacing w:val="3"/>
          <w:sz w:val="20"/>
          <w:szCs w:val="20"/>
        </w:rPr>
        <w:t>'black'</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enablePullDownRefresh: </w:t>
      </w:r>
      <w:r>
        <w:rPr>
          <w:rStyle w:val="51"/>
          <w:rFonts w:ascii="Consolas" w:hAnsi="Consolas"/>
          <w:color w:val="F5871F"/>
          <w:spacing w:val="3"/>
          <w:sz w:val="20"/>
          <w:szCs w:val="20"/>
        </w:rPr>
        <w:t>true</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tabBar: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"list"</w:t>
      </w:r>
      <w:r>
        <w:rPr>
          <w:rStyle w:val="28"/>
          <w:rFonts w:ascii="Consolas" w:hAnsi="Consolas"/>
          <w:color w:val="858585"/>
          <w:spacing w:val="3"/>
          <w:sz w:val="20"/>
          <w:szCs w:val="20"/>
        </w:rPr>
        <w:t>: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"pages/index/index"</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"text"</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"首页"</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"assets/tabbar/1.png"</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"selectedIconPath"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"assets/tabbar/2.png"</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"pages/news/news"</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"text"</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"消息"</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"assets/tabbar/news1.png"</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"selectedIconPath"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"assets/tabbar/news2.png"</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"pages/my/my"</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"text"</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"我的"</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"assets/tabbar/3.png"</w:t>
      </w: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"selectedIconPath"</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"assets/tabbar/4.png"</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permission: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"scope.userLocation"</w:t>
      </w:r>
      <w:r>
        <w:rPr>
          <w:rStyle w:val="28"/>
          <w:rFonts w:ascii="Consolas" w:hAnsi="Consolas"/>
          <w:color w:val="858585"/>
          <w:spacing w:val="3"/>
          <w:sz w:val="20"/>
          <w:szCs w:val="20"/>
        </w:rPr>
        <w:t>: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r>
        <w:rPr>
          <w:rStyle w:val="48"/>
          <w:rFonts w:ascii="Consolas" w:hAnsi="Consolas"/>
          <w:color w:val="718C00"/>
          <w:spacing w:val="3"/>
          <w:sz w:val="20"/>
          <w:szCs w:val="20"/>
        </w:rPr>
        <w:t>"desc"</w:t>
      </w:r>
      <w:r>
        <w:rPr>
          <w:rStyle w:val="28"/>
          <w:rFonts w:ascii="Consolas" w:hAnsi="Consolas"/>
          <w:color w:val="858585"/>
          <w:spacing w:val="3"/>
          <w:sz w:val="20"/>
          <w:szCs w:val="20"/>
        </w:rPr>
        <w:t xml:space="preserve">: </w:t>
      </w:r>
      <w:r>
        <w:rPr>
          <w:rStyle w:val="48"/>
          <w:rFonts w:ascii="Consolas" w:hAnsi="Consolas"/>
          <w:color w:val="718C00"/>
          <w:spacing w:val="3"/>
          <w:sz w:val="20"/>
          <w:szCs w:val="20"/>
        </w:rPr>
        <w:t>"为了更好的为你服务，请允许访问你的地址"</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 xml:space="preserve">  }</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0"/>
        <w:shd w:val="clear" w:color="auto" w:fill="F7F7F7"/>
        <w:ind w:left="720"/>
        <w:rPr>
          <w:rStyle w:val="28"/>
          <w:rFonts w:ascii="Consolas" w:hAnsi="Consolas"/>
          <w:color w:val="858585"/>
          <w:spacing w:val="3"/>
          <w:sz w:val="20"/>
          <w:szCs w:val="20"/>
        </w:rPr>
      </w:pPr>
      <w:r>
        <w:rPr>
          <w:rStyle w:val="28"/>
          <w:rFonts w:ascii="Consolas" w:hAnsi="Consolas"/>
          <w:color w:val="858585"/>
          <w:spacing w:val="3"/>
          <w:sz w:val="20"/>
          <w:szCs w:val="20"/>
        </w:rPr>
        <w:t>}</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参考</w:t>
      </w:r>
      <w:r>
        <w:fldChar w:fldCharType="begin"/>
      </w:r>
      <w:r>
        <w:instrText xml:space="preserve"> HYPERLINK "https://www.cnblogs.com/izhaofu/p/6278589.html"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小程序性能为什么那么好，为什么能做到即用即走的效果</w:t>
      </w:r>
    </w:p>
    <w:p>
      <w:pPr>
        <w:widowControl/>
        <w:numPr>
          <w:ilvl w:val="0"/>
          <w:numId w:val="230"/>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因为是轻量级的，代码包体积限制在2M以内，如果超过2M还可以进行分包，提高性能优化</w:t>
      </w:r>
    </w:p>
    <w:p>
      <w:pPr>
        <w:widowControl/>
        <w:numPr>
          <w:ilvl w:val="0"/>
          <w:numId w:val="230"/>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运行在微信端,很多功能只需要使用API来实现，就可以实现跟APP的一样的功能</w:t>
      </w:r>
    </w:p>
    <w:p>
      <w:pPr>
        <w:widowControl/>
        <w:numPr>
          <w:ilvl w:val="0"/>
          <w:numId w:val="230"/>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因为他的双线程的模型的原因，让小程序可以快速的一下将数据渲染出来呈现在用户的面前</w:t>
      </w:r>
    </w:p>
    <w:p>
      <w:pPr>
        <w:widowControl/>
        <w:numPr>
          <w:ilvl w:val="0"/>
          <w:numId w:val="230"/>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是基于卫星或者支付宝这样的宿主环境的，微信客户端提供双线程去执行wxml, wxss, js文件</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w:t>
      </w:r>
      <w:r>
        <w:fldChar w:fldCharType="begin"/>
      </w:r>
      <w:r>
        <w:instrText xml:space="preserve"> HYPERLINK "https://blog.csdn.net/xfy196/article/details/108232592"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如何自定义小程序的navigationBar</w:t>
      </w:r>
    </w:p>
    <w:p>
      <w:pPr>
        <w:widowControl/>
        <w:numPr>
          <w:ilvl w:val="0"/>
          <w:numId w:val="231"/>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思路</w:t>
      </w:r>
    </w:p>
    <w:p>
      <w:pPr>
        <w:pStyle w:val="21"/>
        <w:spacing w:before="0" w:beforeAutospacing="0" w:after="204" w:afterAutospacing="0"/>
        <w:ind w:left="720"/>
        <w:rPr>
          <w:rFonts w:ascii="Helvetica" w:hAnsi="Helvetica" w:cs="Helvetica"/>
          <w:color w:val="858585"/>
          <w:spacing w:val="3"/>
          <w:sz w:val="21"/>
          <w:szCs w:val="21"/>
        </w:rPr>
      </w:pPr>
      <w:r>
        <w:rPr>
          <w:rFonts w:ascii="Helvetica" w:hAnsi="Helvetica" w:cs="Helvetica"/>
          <w:color w:val="858585"/>
          <w:spacing w:val="3"/>
          <w:sz w:val="21"/>
          <w:szCs w:val="21"/>
        </w:rPr>
        <w:t>隐藏原生样式 获取胶囊按钮、状态栏相关数据以供后续计算 根据不同机型计算出该机型的导航栏高度，进行适配 编写新的导航栏 引用到页面</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参考</w:t>
      </w:r>
      <w:r>
        <w:fldChar w:fldCharType="begin"/>
      </w:r>
      <w:r>
        <w:instrText xml:space="preserve"> HYPERLINK "https://zhuanlan.zhihu.com/p/117244248" \t "_blank" </w:instrText>
      </w:r>
      <w:r>
        <w:fldChar w:fldCharType="separate"/>
      </w:r>
      <w:r>
        <w:rPr>
          <w:rStyle w:val="27"/>
          <w:rFonts w:ascii="Helvetica" w:hAnsi="Helvetica" w:cs="Helvetica"/>
          <w:color w:val="4183C4"/>
          <w:spacing w:val="3"/>
          <w:sz w:val="21"/>
          <w:szCs w:val="21"/>
        </w:rPr>
        <w:t>这里</w:t>
      </w:r>
      <w:r>
        <w:rPr>
          <w:rStyle w:val="27"/>
          <w:rFonts w:ascii="Helvetica" w:hAnsi="Helvetica" w:cs="Helvetica"/>
          <w:color w:val="4183C4"/>
          <w:spacing w:val="3"/>
          <w:sz w:val="21"/>
          <w:szCs w:val="21"/>
        </w:rPr>
        <w:fldChar w:fldCharType="end"/>
      </w:r>
    </w:p>
    <w:p>
      <w:pPr>
        <w:pStyle w:val="21"/>
        <w:spacing w:before="0" w:beforeAutospacing="0" w:after="204" w:afterAutospacing="0"/>
        <w:outlineLvl w:val="3"/>
        <w:rPr>
          <w:rFonts w:ascii="Helvetica" w:hAnsi="Helvetica" w:cs="Helvetica"/>
          <w:b/>
          <w:bCs/>
          <w:color w:val="000000"/>
          <w:spacing w:val="3"/>
          <w:sz w:val="32"/>
          <w:szCs w:val="32"/>
        </w:rPr>
      </w:pPr>
      <w:r>
        <w:rPr>
          <w:rFonts w:ascii="Segoe UI Symbol" w:hAnsi="Segoe UI Symbol" w:cs="Segoe UI Symbol"/>
          <w:b/>
          <w:bCs/>
          <w:color w:val="000000"/>
          <w:spacing w:val="3"/>
          <w:sz w:val="32"/>
          <w:szCs w:val="32"/>
        </w:rPr>
        <w:t>★★</w:t>
      </w:r>
      <w:r>
        <w:rPr>
          <w:rFonts w:ascii="Helvetica" w:hAnsi="Helvetica" w:cs="Helvetica"/>
          <w:b/>
          <w:bCs/>
          <w:color w:val="000000"/>
          <w:spacing w:val="3"/>
          <w:sz w:val="32"/>
          <w:szCs w:val="32"/>
        </w:rPr>
        <w:t xml:space="preserve"> 说说小程序中wx:if和hidden的区别</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相同点：</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wx:if 与 hidden 都用来控制小程序元素的显示</w:t>
      </w:r>
    </w:p>
    <w:p>
      <w:pPr>
        <w:pStyle w:val="21"/>
        <w:spacing w:before="0" w:beforeAutospacing="0" w:after="204" w:afterAutospacing="0"/>
        <w:rPr>
          <w:rFonts w:ascii="Helvetica" w:hAnsi="Helvetica" w:cs="Helvetica"/>
          <w:color w:val="858585"/>
          <w:spacing w:val="3"/>
          <w:sz w:val="21"/>
          <w:szCs w:val="21"/>
        </w:rPr>
      </w:pPr>
      <w:r>
        <w:rPr>
          <w:rFonts w:ascii="Helvetica" w:hAnsi="Helvetica" w:cs="Helvetica"/>
          <w:color w:val="858585"/>
          <w:spacing w:val="3"/>
          <w:sz w:val="21"/>
          <w:szCs w:val="21"/>
        </w:rPr>
        <w:t>不同点</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wx:if：</w:t>
      </w:r>
    </w:p>
    <w:p>
      <w:pPr>
        <w:widowControl/>
        <w:numPr>
          <w:ilvl w:val="0"/>
          <w:numId w:val="232"/>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1、条件为 true 时显示</w:t>
      </w:r>
    </w:p>
    <w:p>
      <w:pPr>
        <w:widowControl/>
        <w:numPr>
          <w:ilvl w:val="0"/>
          <w:numId w:val="232"/>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2、当元素显示时渲染</w:t>
      </w:r>
    </w:p>
    <w:p>
      <w:pPr>
        <w:widowControl/>
        <w:numPr>
          <w:ilvl w:val="0"/>
          <w:numId w:val="232"/>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3、元素变为不显示时销毁元素</w:t>
      </w:r>
    </w:p>
    <w:p>
      <w:pPr>
        <w:pStyle w:val="21"/>
        <w:spacing w:before="0" w:beforeAutospacing="0" w:after="204" w:afterAutospacing="0"/>
        <w:rPr>
          <w:rFonts w:ascii="Helvetica" w:hAnsi="Helvetica" w:cs="Helvetica"/>
          <w:color w:val="000000"/>
          <w:spacing w:val="3"/>
          <w:sz w:val="21"/>
          <w:szCs w:val="21"/>
        </w:rPr>
      </w:pPr>
      <w:r>
        <w:rPr>
          <w:rFonts w:ascii="Helvetica" w:hAnsi="Helvetica" w:cs="Helvetica"/>
          <w:color w:val="000000"/>
          <w:spacing w:val="3"/>
          <w:sz w:val="21"/>
          <w:szCs w:val="21"/>
        </w:rPr>
        <w:t>hidden：</w:t>
      </w:r>
    </w:p>
    <w:p>
      <w:pPr>
        <w:widowControl/>
        <w:numPr>
          <w:ilvl w:val="0"/>
          <w:numId w:val="23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1、条件为 false 时显示</w:t>
      </w:r>
    </w:p>
    <w:p>
      <w:pPr>
        <w:widowControl/>
        <w:numPr>
          <w:ilvl w:val="0"/>
          <w:numId w:val="23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2、当元素显示时渲染</w:t>
      </w:r>
    </w:p>
    <w:p>
      <w:pPr>
        <w:widowControl/>
        <w:numPr>
          <w:ilvl w:val="0"/>
          <w:numId w:val="23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3、元素变为不显示时保留元素</w:t>
      </w:r>
    </w:p>
    <w:p>
      <w:pPr>
        <w:widowControl/>
        <w:numPr>
          <w:ilvl w:val="0"/>
          <w:numId w:val="233"/>
        </w:numPr>
        <w:spacing w:before="100" w:beforeAutospacing="1" w:after="100" w:afterAutospacing="1"/>
        <w:jc w:val="left"/>
        <w:rPr>
          <w:rFonts w:ascii="Helvetica" w:hAnsi="Helvetica" w:cs="Helvetica"/>
          <w:color w:val="000000"/>
          <w:spacing w:val="3"/>
        </w:rPr>
      </w:pPr>
      <w:r>
        <w:rPr>
          <w:rFonts w:ascii="Helvetica" w:hAnsi="Helvetica" w:cs="Helvetica"/>
          <w:color w:val="000000"/>
          <w:spacing w:val="3"/>
        </w:rPr>
        <w:t>4、相当于使用了dispaly</w:t>
      </w:r>
    </w:p>
    <w:p>
      <w:pPr>
        <w:pStyle w:val="21"/>
        <w:spacing w:before="0" w:beforeAutospacing="0"/>
        <w:rPr>
          <w:rFonts w:ascii="Helvetica" w:hAnsi="Helvetica" w:cs="Helvetica"/>
          <w:color w:val="000000"/>
          <w:spacing w:val="3"/>
          <w:sz w:val="21"/>
          <w:szCs w:val="21"/>
        </w:rPr>
      </w:pPr>
      <w:r>
        <w:rPr>
          <w:rFonts w:ascii="Helvetica" w:hAnsi="Helvetica" w:cs="Helvetica"/>
          <w:color w:val="000000"/>
          <w:spacing w:val="3"/>
          <w:sz w:val="21"/>
          <w:szCs w:val="21"/>
        </w:rPr>
        <w:t>总结： 1、当元素频繁切换是否显示时使用 hidden ，因为 wx:if 会频繁地销毁渲染元素 2、当元素不频繁切换是否显示时使用 wx:if，因为 wx:if 会避免页面加载时渲染过多，导致页面加载缓慢</w:t>
      </w:r>
    </w:p>
    <w:p>
      <w:pPr>
        <w:rPr>
          <w:rFonts w:hint="eastAsia" w:eastAsiaTheme="minorEastAsia"/>
          <w:lang w:eastAsia="zh-CN"/>
        </w:rPr>
      </w:pPr>
      <w:r>
        <w:fldChar w:fldCharType="begin"/>
      </w:r>
      <w:r>
        <w:instrText xml:space="preserve"> HYPERLINK "https://lurongtao.gitee.io/felixbooks-interview2/browser/" </w:instrText>
      </w:r>
      <w:r>
        <w:fldChar w:fldCharType="separate"/>
      </w:r>
    </w:p>
    <w:p>
      <w:pPr>
        <w:rPr>
          <w:rFonts w:ascii="Helvetica" w:hAnsi="Helvetica" w:cs="Helvetica"/>
          <w:color w:val="CCCCCC"/>
          <w:spacing w:val="3"/>
          <w:sz w:val="60"/>
          <w:szCs w:val="60"/>
        </w:rPr>
      </w:pPr>
      <w:r>
        <w:rPr>
          <w:rFonts w:ascii="Helvetica" w:hAnsi="Helvetica" w:cs="Helvetica"/>
          <w:color w:val="CCCCCC"/>
          <w:spacing w:val="3"/>
          <w:sz w:val="60"/>
          <w:szCs w:val="60"/>
        </w:rPr>
        <w:fldChar w:fldCharType="end"/>
      </w:r>
    </w:p>
    <w:p/>
    <w:p/>
    <w:p/>
    <w:p/>
    <w:p/>
    <w:p>
      <w:pPr>
        <w:pStyle w:val="2"/>
      </w:pPr>
      <w:bookmarkStart w:id="10" w:name="javascript-面试题"/>
      <w:r>
        <w:t>HTML + CSS 面试题</w:t>
      </w:r>
    </w:p>
    <w:p>
      <w:pPr>
        <w:pStyle w:val="97"/>
        <w:rPr>
          <w:lang w:eastAsia="zh-CN"/>
        </w:rPr>
      </w:pPr>
      <w:r>
        <w:rPr>
          <w:lang w:eastAsia="zh-CN"/>
        </w:rPr>
        <w:t>1.**父元素和子元素宽高不固定 , 如何实现水平垂直居中</w:t>
      </w:r>
    </w:p>
    <w:p>
      <w:pPr>
        <w:pStyle w:val="114"/>
        <w:rPr>
          <w:rStyle w:val="147"/>
          <w:rFonts w:hint="eastAsia" w:eastAsiaTheme="minorEastAsia"/>
          <w:i w:val="0"/>
          <w:lang w:eastAsia="zh-CN"/>
        </w:rPr>
      </w:pPr>
      <w:r>
        <w:rPr>
          <w:rStyle w:val="147"/>
          <w:i w:val="0"/>
        </w:rPr>
        <w:t>- 弹性盒模型</w:t>
      </w:r>
    </w:p>
    <w:p>
      <w:pPr>
        <w:pStyle w:val="114"/>
        <w:rPr>
          <w:rStyle w:val="147"/>
          <w:rFonts w:hint="eastAsia" w:eastAsiaTheme="minorEastAsia"/>
          <w:i w:val="0"/>
          <w:lang w:eastAsia="zh-CN"/>
        </w:rPr>
      </w:pPr>
      <w:r>
        <w:rPr>
          <w:rStyle w:val="147"/>
          <w:i w:val="0"/>
        </w:rPr>
        <w:t xml:space="preserve"> - 父元素设置 : display:flex; justify-content:center; align-items:center</w:t>
      </w:r>
    </w:p>
    <w:p>
      <w:pPr>
        <w:pStyle w:val="114"/>
        <w:rPr>
          <w:rStyle w:val="147"/>
          <w:rFonts w:hint="eastAsia" w:eastAsiaTheme="minorEastAsia"/>
          <w:i w:val="0"/>
          <w:lang w:eastAsia="zh-CN"/>
        </w:rPr>
      </w:pPr>
      <w:r>
        <w:rPr>
          <w:rStyle w:val="147"/>
          <w:i w:val="0"/>
        </w:rPr>
        <w:t xml:space="preserve"> - 额外的骚操作 : 父元素设置弹性盒display:flex; 子元素可以设置margin:auto; 实现垂直水平居中</w:t>
      </w:r>
    </w:p>
    <w:p>
      <w:pPr>
        <w:pStyle w:val="114"/>
        <w:rPr>
          <w:rStyle w:val="147"/>
          <w:rFonts w:hint="eastAsia" w:eastAsiaTheme="minorEastAsia"/>
          <w:i w:val="0"/>
          <w:lang w:eastAsia="zh-CN"/>
        </w:rPr>
      </w:pPr>
      <w:r>
        <w:rPr>
          <w:rStyle w:val="147"/>
          <w:i w:val="0"/>
        </w:rPr>
        <w:t xml:space="preserve"> - 父元素设置 : position : relative</w:t>
      </w:r>
    </w:p>
    <w:p>
      <w:pPr>
        <w:pStyle w:val="114"/>
        <w:rPr>
          <w:rStyle w:val="147"/>
          <w:rFonts w:hint="eastAsia" w:eastAsiaTheme="minorEastAsia"/>
          <w:i w:val="0"/>
          <w:lang w:eastAsia="zh-CN"/>
        </w:rPr>
      </w:pPr>
      <w:r>
        <w:rPr>
          <w:rStyle w:val="147"/>
          <w:i w:val="0"/>
        </w:rPr>
        <w:t xml:space="preserve"> - 子元素设置 : position : absolute; top:50%;left:50%;trans</w:t>
      </w:r>
    </w:p>
    <w:p>
      <w:pPr>
        <w:pStyle w:val="114"/>
      </w:pPr>
      <w:r>
        <w:rPr>
          <w:rStyle w:val="147"/>
          <w:i w:val="0"/>
        </w:rPr>
        <w:t xml:space="preserve"> form:translate(-50%,-50%)</w:t>
      </w:r>
    </w:p>
    <w:p>
      <w:pPr>
        <w:pStyle w:val="97"/>
        <w:rPr>
          <w:lang w:eastAsia="zh-CN"/>
        </w:rPr>
      </w:pPr>
      <w:r>
        <w:rPr>
          <w:lang w:eastAsia="zh-CN"/>
        </w:rPr>
        <w:t>2.**分别实现色子中“一点”和“三点”的布局。</w:t>
      </w:r>
    </w:p>
    <w:p>
      <w:pPr>
        <w:pStyle w:val="9"/>
      </w:pPr>
      <w:r>
        <w:t>连接：</w:t>
      </w:r>
    </w:p>
    <w:p>
      <w:pPr>
        <w:pStyle w:val="114"/>
        <w:rPr>
          <w:rStyle w:val="147"/>
          <w:rFonts w:hint="eastAsia" w:eastAsiaTheme="minorEastAsia"/>
          <w:i w:val="0"/>
          <w:lang w:eastAsia="zh-CN"/>
        </w:rPr>
      </w:pPr>
      <w:r>
        <w:rPr>
          <w:rStyle w:val="147"/>
          <w:i w:val="0"/>
        </w:rPr>
        <w:t>/* 一点布局：原理就是将单个子元素垂直水平居中，利用弹性盒模型(display:flex)即可 */</w:t>
      </w:r>
    </w:p>
    <w:p>
      <w:pPr>
        <w:pStyle w:val="114"/>
        <w:rPr>
          <w:rStyle w:val="147"/>
          <w:rFonts w:hint="eastAsia" w:eastAsiaTheme="minorEastAsia"/>
          <w:i w:val="0"/>
          <w:lang w:eastAsia="zh-CN"/>
        </w:rPr>
      </w:pPr>
      <w:r>
        <w:rPr>
          <w:rStyle w:val="147"/>
          <w:i w:val="0"/>
        </w:rPr>
        <w:t>父元素设置 : display:flex; justify-content:center; align-items: center</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 三点布局: 同样是使用弹性盒模型(display:flex),只不过这次需要用到其他属性 */</w:t>
      </w:r>
    </w:p>
    <w:p>
      <w:pPr>
        <w:pStyle w:val="114"/>
        <w:rPr>
          <w:rStyle w:val="147"/>
          <w:rFonts w:hint="eastAsia" w:eastAsiaTheme="minorEastAsia"/>
          <w:i w:val="0"/>
          <w:lang w:eastAsia="zh-CN"/>
        </w:rPr>
      </w:pPr>
      <w:r>
        <w:rPr>
          <w:rStyle w:val="147"/>
          <w:i w:val="0"/>
        </w:rPr>
        <w:t>父元素设置 : display:flex; justify-content:space-between;</w:t>
      </w:r>
    </w:p>
    <w:p>
      <w:pPr>
        <w:pStyle w:val="114"/>
        <w:rPr>
          <w:rStyle w:val="147"/>
          <w:rFonts w:hint="eastAsia" w:eastAsiaTheme="minorEastAsia"/>
          <w:i w:val="0"/>
          <w:lang w:eastAsia="zh-CN"/>
        </w:rPr>
      </w:pPr>
      <w:r>
        <w:rPr>
          <w:rStyle w:val="147"/>
          <w:i w:val="0"/>
        </w:rPr>
        <w:t>子元素设置 : .child:nth-child(2){</w:t>
      </w:r>
    </w:p>
    <w:p>
      <w:pPr>
        <w:pStyle w:val="114"/>
        <w:rPr>
          <w:rStyle w:val="147"/>
          <w:rFonts w:hint="eastAsia" w:eastAsiaTheme="minorEastAsia"/>
          <w:i w:val="0"/>
          <w:lang w:eastAsia="zh-CN"/>
        </w:rPr>
      </w:pPr>
      <w:r>
        <w:rPr>
          <w:rStyle w:val="147"/>
          <w:i w:val="0"/>
        </w:rPr>
        <w:tab/>
      </w:r>
      <w:r>
        <w:rPr>
          <w:rStyle w:val="147"/>
          <w:i w:val="0"/>
        </w:rPr>
        <w:tab/>
      </w:r>
      <w:r>
        <w:rPr>
          <w:rStyle w:val="147"/>
          <w:i w:val="0"/>
        </w:rPr>
        <w:tab/>
      </w:r>
      <w:r>
        <w:rPr>
          <w:rStyle w:val="147"/>
          <w:i w:val="0"/>
        </w:rPr>
        <w:t>align-self:center;</w:t>
      </w:r>
    </w:p>
    <w:p>
      <w:pPr>
        <w:pStyle w:val="114"/>
        <w:rPr>
          <w:rStyle w:val="147"/>
          <w:rFonts w:hint="eastAsia" w:eastAsiaTheme="minorEastAsia"/>
          <w:i w:val="0"/>
          <w:lang w:eastAsia="zh-CN"/>
        </w:rPr>
      </w:pPr>
      <w:r>
        <w:rPr>
          <w:rStyle w:val="147"/>
          <w:i w:val="0"/>
        </w:rPr>
        <w:tab/>
      </w:r>
      <w:r>
        <w:rPr>
          <w:rStyle w:val="147"/>
          <w:i w:val="0"/>
        </w:rPr>
        <w:tab/>
      </w:r>
      <w:r>
        <w:rPr>
          <w:rStyle w:val="147"/>
          <w:i w:val="0"/>
        </w:rPr>
        <w:t>}</w:t>
      </w:r>
    </w:p>
    <w:p>
      <w:pPr>
        <w:pStyle w:val="114"/>
        <w:rPr>
          <w:rStyle w:val="147"/>
          <w:rFonts w:hint="eastAsia" w:eastAsiaTheme="minorEastAsia"/>
          <w:i w:val="0"/>
          <w:lang w:eastAsia="zh-CN"/>
        </w:rPr>
      </w:pPr>
      <w:r>
        <w:rPr>
          <w:rStyle w:val="147"/>
          <w:i w:val="0"/>
        </w:rPr>
        <w:tab/>
      </w:r>
      <w:r>
        <w:rPr>
          <w:rStyle w:val="147"/>
          <w:i w:val="0"/>
        </w:rPr>
        <w:tab/>
      </w:r>
      <w:r>
        <w:rPr>
          <w:rStyle w:val="147"/>
          <w:i w:val="0"/>
        </w:rPr>
        <w:tab/>
      </w:r>
      <w:r>
        <w:rPr>
          <w:rStyle w:val="147"/>
          <w:i w:val="0"/>
        </w:rPr>
        <w:t>.child:nth-child(3){</w:t>
      </w:r>
    </w:p>
    <w:p>
      <w:pPr>
        <w:pStyle w:val="114"/>
        <w:rPr>
          <w:rStyle w:val="147"/>
          <w:rFonts w:hint="eastAsia" w:eastAsiaTheme="minorEastAsia"/>
          <w:i w:val="0"/>
          <w:lang w:eastAsia="zh-CN"/>
        </w:rPr>
      </w:pPr>
      <w:r>
        <w:rPr>
          <w:rStyle w:val="147"/>
          <w:i w:val="0"/>
        </w:rPr>
        <w:tab/>
      </w:r>
      <w:r>
        <w:rPr>
          <w:rStyle w:val="147"/>
          <w:i w:val="0"/>
        </w:rPr>
        <w:tab/>
      </w:r>
      <w:r>
        <w:rPr>
          <w:rStyle w:val="147"/>
          <w:i w:val="0"/>
        </w:rPr>
        <w:tab/>
      </w:r>
      <w:r>
        <w:rPr>
          <w:rStyle w:val="147"/>
          <w:i w:val="0"/>
        </w:rPr>
        <w:t>align-self:flex-end;</w:t>
      </w:r>
    </w:p>
    <w:p>
      <w:pPr>
        <w:pStyle w:val="114"/>
      </w:pPr>
      <w:r>
        <w:rPr>
          <w:rStyle w:val="147"/>
          <w:i w:val="0"/>
        </w:rPr>
        <w:tab/>
      </w:r>
      <w:r>
        <w:rPr>
          <w:rStyle w:val="147"/>
          <w:i w:val="0"/>
        </w:rPr>
        <w:tab/>
      </w:r>
      <w:r>
        <w:rPr>
          <w:rStyle w:val="147"/>
          <w:i w:val="0"/>
        </w:rPr>
        <w:t>}</w:t>
      </w:r>
    </w:p>
    <w:p>
      <w:pPr>
        <w:pStyle w:val="97"/>
      </w:pPr>
      <w:r>
        <w:t>3.**简述选择器 ~ 和 + 的区别。</w:t>
      </w:r>
    </w:p>
    <w:p>
      <w:pPr>
        <w:pStyle w:val="114"/>
        <w:rPr>
          <w:rStyle w:val="147"/>
          <w:rFonts w:hint="eastAsia" w:eastAsiaTheme="minorEastAsia"/>
          <w:i w:val="0"/>
          <w:lang w:eastAsia="zh-CN"/>
        </w:rPr>
      </w:pPr>
      <w:r>
        <w:rPr>
          <w:rStyle w:val="147"/>
          <w:i w:val="0"/>
        </w:rPr>
        <w:t xml:space="preserve">~ 选择器的作用 : </w:t>
      </w:r>
    </w:p>
    <w:p>
      <w:pPr>
        <w:pStyle w:val="114"/>
        <w:rPr>
          <w:rStyle w:val="147"/>
          <w:rFonts w:hint="eastAsia" w:eastAsiaTheme="minorEastAsia"/>
          <w:i w:val="0"/>
          <w:lang w:eastAsia="zh-CN"/>
        </w:rPr>
      </w:pPr>
      <w:r>
        <w:rPr>
          <w:rStyle w:val="147"/>
          <w:i w:val="0"/>
        </w:rPr>
        <w:tab/>
      </w:r>
      <w:r>
        <w:rPr>
          <w:rStyle w:val="147"/>
          <w:i w:val="0"/>
        </w:rPr>
        <w:t>1.选取紧跟当前符合条件元素后面的同级元素</w:t>
      </w:r>
    </w:p>
    <w:p>
      <w:pPr>
        <w:pStyle w:val="114"/>
        <w:rPr>
          <w:rStyle w:val="147"/>
          <w:rFonts w:hint="eastAsia" w:eastAsiaTheme="minorEastAsia"/>
          <w:i w:val="0"/>
          <w:lang w:eastAsia="zh-CN"/>
        </w:rPr>
      </w:pPr>
      <w:r>
        <w:rPr>
          <w:rStyle w:val="147"/>
          <w:i w:val="0"/>
        </w:rPr>
        <w:tab/>
      </w:r>
      <w:r>
        <w:rPr>
          <w:rStyle w:val="147"/>
          <w:i w:val="0"/>
        </w:rPr>
        <w:t>2.可以匹配多个</w:t>
      </w:r>
    </w:p>
    <w:p>
      <w:pPr>
        <w:pStyle w:val="114"/>
        <w:rPr>
          <w:rStyle w:val="147"/>
          <w:rFonts w:hint="eastAsia" w:eastAsiaTheme="minorEastAsia"/>
          <w:i w:val="0"/>
          <w:lang w:eastAsia="zh-CN"/>
        </w:rPr>
      </w:pPr>
      <w:r>
        <w:rPr>
          <w:rStyle w:val="147"/>
          <w:i w:val="0"/>
        </w:rPr>
        <w:t>+ 选择器的作用 :</w:t>
      </w:r>
    </w:p>
    <w:p>
      <w:pPr>
        <w:pStyle w:val="114"/>
        <w:rPr>
          <w:rStyle w:val="147"/>
          <w:rFonts w:hint="eastAsia" w:eastAsiaTheme="minorEastAsia"/>
          <w:i w:val="0"/>
          <w:lang w:eastAsia="zh-CN"/>
        </w:rPr>
      </w:pPr>
      <w:r>
        <w:rPr>
          <w:rStyle w:val="147"/>
          <w:i w:val="0"/>
        </w:rPr>
        <w:tab/>
      </w:r>
      <w:r>
        <w:rPr>
          <w:rStyle w:val="147"/>
          <w:i w:val="0"/>
        </w:rPr>
        <w:t>1.选择紧跟在当前符合条件元素后面的同级元素</w:t>
      </w:r>
    </w:p>
    <w:p>
      <w:pPr>
        <w:pStyle w:val="114"/>
        <w:rPr>
          <w:rStyle w:val="147"/>
          <w:rFonts w:hint="eastAsia" w:eastAsiaTheme="minorEastAsia"/>
          <w:i w:val="0"/>
          <w:lang w:eastAsia="zh-CN"/>
        </w:rPr>
      </w:pPr>
      <w:r>
        <w:rPr>
          <w:rStyle w:val="147"/>
          <w:i w:val="0"/>
        </w:rPr>
        <w:tab/>
      </w:r>
      <w:r>
        <w:rPr>
          <w:rStyle w:val="147"/>
          <w:i w:val="0"/>
        </w:rPr>
        <w:t>2.只能匹配一个</w:t>
      </w:r>
    </w:p>
    <w:p>
      <w:pPr>
        <w:pStyle w:val="114"/>
        <w:rPr>
          <w:rStyle w:val="147"/>
          <w:rFonts w:hint="eastAsia" w:eastAsiaTheme="minorEastAsia"/>
          <w:i w:val="0"/>
          <w:lang w:eastAsia="zh-CN"/>
        </w:rPr>
      </w:pPr>
    </w:p>
    <w:p>
      <w:pPr>
        <w:pStyle w:val="114"/>
        <w:rPr>
          <w:rStyle w:val="117"/>
          <w:rFonts w:hint="eastAsia" w:eastAsiaTheme="minorEastAsia"/>
          <w:i w:val="0"/>
          <w:lang w:eastAsia="zh-CN"/>
        </w:rPr>
      </w:pPr>
      <w:r>
        <w:rPr>
          <w:rStyle w:val="147"/>
          <w:i w:val="0"/>
        </w:rPr>
        <w:t>例:</w:t>
      </w:r>
      <w:r>
        <w:rPr>
          <w:rStyle w:val="117"/>
          <w:i w:val="0"/>
        </w:rPr>
        <w:t>&lt;div</w:t>
      </w:r>
      <w:r>
        <w:rPr>
          <w:rStyle w:val="147"/>
          <w:i w:val="0"/>
        </w:rPr>
        <w:t xml:space="preserve"> </w:t>
      </w:r>
      <w:r>
        <w:rPr>
          <w:rStyle w:val="146"/>
          <w:i w:val="0"/>
        </w:rPr>
        <w:t>class</w:t>
      </w:r>
      <w:r>
        <w:rPr>
          <w:rStyle w:val="133"/>
          <w:i w:val="0"/>
        </w:rPr>
        <w:t>=</w:t>
      </w:r>
      <w:r>
        <w:rPr>
          <w:rStyle w:val="125"/>
          <w:i w:val="0"/>
        </w:rPr>
        <w:t>"box"</w:t>
      </w:r>
      <w:r>
        <w:rPr>
          <w:rStyle w:val="117"/>
          <w:i w:val="0"/>
        </w:rPr>
        <w:t>&gt;&lt;/div&gt;</w:t>
      </w:r>
    </w:p>
    <w:p>
      <w:pPr>
        <w:pStyle w:val="114"/>
        <w:rPr>
          <w:rStyle w:val="117"/>
          <w:rFonts w:hint="eastAsia" w:eastAsiaTheme="minorEastAsia"/>
          <w:i w:val="0"/>
          <w:lang w:eastAsia="zh-CN"/>
        </w:rPr>
      </w:pPr>
      <w:r>
        <w:rPr>
          <w:rStyle w:val="147"/>
          <w:i w:val="0"/>
        </w:rPr>
        <w:t xml:space="preserve">    </w:t>
      </w:r>
      <w:r>
        <w:rPr>
          <w:rStyle w:val="117"/>
          <w:i w:val="0"/>
        </w:rPr>
        <w:t>&lt;p</w:t>
      </w:r>
      <w:r>
        <w:rPr>
          <w:rStyle w:val="147"/>
          <w:i w:val="0"/>
        </w:rPr>
        <w:t xml:space="preserve"> </w:t>
      </w:r>
      <w:r>
        <w:rPr>
          <w:rStyle w:val="146"/>
          <w:i w:val="0"/>
        </w:rPr>
        <w:t>class</w:t>
      </w:r>
      <w:r>
        <w:rPr>
          <w:rStyle w:val="133"/>
          <w:i w:val="0"/>
        </w:rPr>
        <w:t>=</w:t>
      </w:r>
      <w:r>
        <w:rPr>
          <w:rStyle w:val="125"/>
          <w:i w:val="0"/>
        </w:rPr>
        <w:t>"one"</w:t>
      </w:r>
      <w:r>
        <w:rPr>
          <w:rStyle w:val="117"/>
          <w:i w:val="0"/>
        </w:rPr>
        <w:t>&gt;&lt;/p&gt;</w:t>
      </w:r>
    </w:p>
    <w:p>
      <w:pPr>
        <w:pStyle w:val="114"/>
        <w:rPr>
          <w:rStyle w:val="117"/>
          <w:rFonts w:hint="eastAsia" w:eastAsiaTheme="minorEastAsia"/>
          <w:i w:val="0"/>
          <w:lang w:eastAsia="zh-CN"/>
        </w:rPr>
      </w:pPr>
      <w:r>
        <w:rPr>
          <w:rStyle w:val="147"/>
          <w:i w:val="0"/>
        </w:rPr>
        <w:t xml:space="preserve">    </w:t>
      </w:r>
      <w:r>
        <w:rPr>
          <w:rStyle w:val="117"/>
          <w:i w:val="0"/>
        </w:rPr>
        <w:t>&lt;span</w:t>
      </w:r>
      <w:r>
        <w:rPr>
          <w:rStyle w:val="147"/>
          <w:i w:val="0"/>
        </w:rPr>
        <w:t xml:space="preserve"> </w:t>
      </w:r>
      <w:r>
        <w:rPr>
          <w:rStyle w:val="146"/>
          <w:i w:val="0"/>
        </w:rPr>
        <w:t>class</w:t>
      </w:r>
      <w:r>
        <w:rPr>
          <w:rStyle w:val="133"/>
          <w:i w:val="0"/>
        </w:rPr>
        <w:t>=</w:t>
      </w:r>
      <w:r>
        <w:rPr>
          <w:rStyle w:val="125"/>
          <w:i w:val="0"/>
        </w:rPr>
        <w:t>"two"</w:t>
      </w:r>
      <w:r>
        <w:rPr>
          <w:rStyle w:val="117"/>
          <w:i w:val="0"/>
        </w:rPr>
        <w:t>&gt;&lt;/span&gt;</w:t>
      </w:r>
    </w:p>
    <w:p>
      <w:pPr>
        <w:pStyle w:val="114"/>
        <w:rPr>
          <w:rStyle w:val="117"/>
          <w:rFonts w:hint="eastAsia" w:eastAsiaTheme="minorEastAsia"/>
          <w:i w:val="0"/>
          <w:lang w:eastAsia="zh-CN"/>
        </w:rPr>
      </w:pPr>
      <w:r>
        <w:rPr>
          <w:rStyle w:val="147"/>
          <w:i w:val="0"/>
        </w:rPr>
        <w:t xml:space="preserve">    </w:t>
      </w:r>
      <w:r>
        <w:rPr>
          <w:rStyle w:val="117"/>
          <w:i w:val="0"/>
        </w:rPr>
        <w:t>&lt;p</w:t>
      </w:r>
      <w:r>
        <w:rPr>
          <w:rStyle w:val="147"/>
          <w:i w:val="0"/>
        </w:rPr>
        <w:t xml:space="preserve"> </w:t>
      </w:r>
      <w:r>
        <w:rPr>
          <w:rStyle w:val="146"/>
          <w:i w:val="0"/>
        </w:rPr>
        <w:t>class</w:t>
      </w:r>
      <w:r>
        <w:rPr>
          <w:rStyle w:val="133"/>
          <w:i w:val="0"/>
        </w:rPr>
        <w:t>=</w:t>
      </w:r>
      <w:r>
        <w:rPr>
          <w:rStyle w:val="125"/>
          <w:i w:val="0"/>
        </w:rPr>
        <w:t>"three"</w:t>
      </w:r>
      <w:r>
        <w:rPr>
          <w:rStyle w:val="117"/>
          <w:i w:val="0"/>
        </w:rPr>
        <w:t>&gt;&lt;/p&gt;</w:t>
      </w:r>
    </w:p>
    <w:p>
      <w:pPr>
        <w:pStyle w:val="114"/>
        <w:rPr>
          <w:rStyle w:val="117"/>
          <w:rFonts w:hint="eastAsia" w:eastAsiaTheme="minorEastAsia"/>
          <w:i w:val="0"/>
          <w:lang w:eastAsia="zh-CN"/>
        </w:rPr>
      </w:pPr>
      <w:r>
        <w:rPr>
          <w:rStyle w:val="147"/>
          <w:i w:val="0"/>
        </w:rPr>
        <w:t xml:space="preserve">    </w:t>
      </w:r>
      <w:r>
        <w:rPr>
          <w:rStyle w:val="117"/>
          <w:i w:val="0"/>
        </w:rPr>
        <w:t>&lt;span</w:t>
      </w:r>
      <w:r>
        <w:rPr>
          <w:rStyle w:val="147"/>
          <w:i w:val="0"/>
        </w:rPr>
        <w:t xml:space="preserve"> </w:t>
      </w:r>
      <w:r>
        <w:rPr>
          <w:rStyle w:val="146"/>
          <w:i w:val="0"/>
        </w:rPr>
        <w:t>class</w:t>
      </w:r>
      <w:r>
        <w:rPr>
          <w:rStyle w:val="133"/>
          <w:i w:val="0"/>
        </w:rPr>
        <w:t>=</w:t>
      </w:r>
      <w:r>
        <w:rPr>
          <w:rStyle w:val="125"/>
          <w:i w:val="0"/>
        </w:rPr>
        <w:t>"four"</w:t>
      </w:r>
      <w:r>
        <w:rPr>
          <w:rStyle w:val="117"/>
          <w:i w:val="0"/>
        </w:rPr>
        <w:t>&gt;&lt;/span&gt;</w:t>
      </w:r>
    </w:p>
    <w:p>
      <w:pPr>
        <w:pStyle w:val="114"/>
        <w:rPr>
          <w:rStyle w:val="117"/>
          <w:rFonts w:hint="eastAsia" w:eastAsiaTheme="minorEastAsia"/>
          <w:i w:val="0"/>
          <w:lang w:eastAsia="zh-CN"/>
        </w:rPr>
      </w:pPr>
    </w:p>
    <w:p>
      <w:pPr>
        <w:pStyle w:val="114"/>
        <w:rPr>
          <w:rStyle w:val="147"/>
          <w:rFonts w:hint="eastAsia" w:eastAsiaTheme="minorEastAsia"/>
          <w:i w:val="0"/>
          <w:lang w:eastAsia="zh-CN"/>
        </w:rPr>
      </w:pPr>
      <w:r>
        <w:rPr>
          <w:rStyle w:val="147"/>
          <w:i w:val="0"/>
        </w:rPr>
        <w:tab/>
      </w:r>
      <w:r>
        <w:rPr>
          <w:rStyle w:val="147"/>
          <w:i w:val="0"/>
        </w:rPr>
        <w:t>.box ~ p : 可以选中box下的所有p元素,即是 one 和 three</w:t>
      </w:r>
    </w:p>
    <w:p>
      <w:pPr>
        <w:pStyle w:val="114"/>
      </w:pPr>
      <w:r>
        <w:rPr>
          <w:rStyle w:val="147"/>
          <w:i w:val="0"/>
        </w:rPr>
        <w:tab/>
      </w:r>
      <w:r>
        <w:rPr>
          <w:rStyle w:val="147"/>
          <w:i w:val="0"/>
        </w:rPr>
        <w:t xml:space="preserve">.box + span : 则匹配选中box相邻下符合条件的第一个元素,即是 two </w:t>
      </w:r>
    </w:p>
    <w:p>
      <w:pPr>
        <w:pStyle w:val="97"/>
        <w:rPr>
          <w:lang w:eastAsia="zh-CN"/>
        </w:rPr>
      </w:pPr>
      <w:r>
        <w:rPr>
          <w:lang w:eastAsia="zh-CN"/>
        </w:rPr>
        <w:t>4.**简述box-sizing的有效值以及所对应的盒模型规则。</w:t>
      </w:r>
    </w:p>
    <w:p>
      <w:pPr>
        <w:pStyle w:val="114"/>
        <w:rPr>
          <w:rStyle w:val="147"/>
          <w:rFonts w:hint="eastAsia" w:eastAsiaTheme="minorEastAsia"/>
          <w:i w:val="0"/>
          <w:lang w:eastAsia="zh-CN"/>
        </w:rPr>
      </w:pPr>
      <w:r>
        <w:rPr>
          <w:rStyle w:val="147"/>
          <w:i w:val="0"/>
        </w:rPr>
        <w:t>/* box-sizing值 */</w:t>
      </w:r>
    </w:p>
    <w:p>
      <w:pPr>
        <w:pStyle w:val="114"/>
        <w:rPr>
          <w:rStyle w:val="147"/>
          <w:rFonts w:hint="eastAsia" w:eastAsiaTheme="minorEastAsia"/>
          <w:i w:val="0"/>
          <w:lang w:eastAsia="zh-CN"/>
        </w:rPr>
      </w:pPr>
      <w:r>
        <w:rPr>
          <w:rStyle w:val="147"/>
          <w:i w:val="0"/>
        </w:rPr>
        <w:tab/>
      </w:r>
      <w:r>
        <w:rPr>
          <w:rStyle w:val="147"/>
          <w:i w:val="0"/>
        </w:rPr>
        <w:t>box-sizing: content-box/border-box/inherit</w:t>
      </w:r>
    </w:p>
    <w:p>
      <w:pPr>
        <w:pStyle w:val="114"/>
        <w:rPr>
          <w:rStyle w:val="147"/>
          <w:rFonts w:hint="eastAsia" w:eastAsiaTheme="minorEastAsia"/>
          <w:i w:val="0"/>
          <w:lang w:eastAsia="zh-CN"/>
        </w:rPr>
      </w:pPr>
      <w:r>
        <w:rPr>
          <w:rStyle w:val="147"/>
          <w:i w:val="0"/>
        </w:rPr>
        <w:t xml:space="preserve">    box-sizing属性用于更改，用于计算元素的高度和高度默认的CSS盒子模型，可以使用此属性来模拟不支持CSS盒子模型规范的浏览器行为。</w:t>
      </w:r>
    </w:p>
    <w:p>
      <w:pPr>
        <w:pStyle w:val="114"/>
        <w:rPr>
          <w:rStyle w:val="147"/>
          <w:rFonts w:hint="eastAsia" w:eastAsiaTheme="minorEastAsia"/>
          <w:i w:val="0"/>
          <w:lang w:eastAsia="zh-CN"/>
        </w:rPr>
      </w:pPr>
      <w:r>
        <w:rPr>
          <w:rStyle w:val="147"/>
          <w:i w:val="0"/>
        </w:rPr>
        <w:t>**content-box:</w:t>
      </w:r>
    </w:p>
    <w:p>
      <w:pPr>
        <w:pStyle w:val="114"/>
        <w:rPr>
          <w:rStyle w:val="147"/>
          <w:rFonts w:hint="eastAsia" w:eastAsiaTheme="minorEastAsia"/>
          <w:i w:val="0"/>
          <w:lang w:eastAsia="zh-CN"/>
        </w:rPr>
      </w:pPr>
      <w:r>
        <w:rPr>
          <w:rStyle w:val="147"/>
          <w:i w:val="0"/>
        </w:rPr>
        <w:tab/>
      </w:r>
      <w:r>
        <w:rPr>
          <w:rStyle w:val="147"/>
          <w:i w:val="0"/>
        </w:rPr>
        <w:t>1.box-sizing的默认属性</w:t>
      </w:r>
    </w:p>
    <w:p>
      <w:pPr>
        <w:pStyle w:val="114"/>
        <w:rPr>
          <w:rStyle w:val="147"/>
          <w:rFonts w:hint="eastAsia" w:eastAsiaTheme="minorEastAsia"/>
          <w:i w:val="0"/>
          <w:lang w:eastAsia="zh-CN"/>
        </w:rPr>
      </w:pPr>
      <w:r>
        <w:rPr>
          <w:rStyle w:val="147"/>
          <w:i w:val="0"/>
        </w:rPr>
        <w:tab/>
      </w:r>
      <w:r>
        <w:rPr>
          <w:rStyle w:val="147"/>
          <w:i w:val="0"/>
        </w:rPr>
        <w:t>2.是CSS中规定的宽度高度的显示行为</w:t>
      </w:r>
    </w:p>
    <w:p>
      <w:pPr>
        <w:pStyle w:val="114"/>
        <w:rPr>
          <w:rStyle w:val="147"/>
          <w:rFonts w:hint="eastAsia" w:eastAsiaTheme="minorEastAsia"/>
          <w:i w:val="0"/>
          <w:lang w:eastAsia="zh-CN"/>
        </w:rPr>
      </w:pPr>
      <w:r>
        <w:rPr>
          <w:rStyle w:val="147"/>
          <w:i w:val="0"/>
        </w:rPr>
        <w:tab/>
      </w:r>
      <w:r>
        <w:rPr>
          <w:rStyle w:val="147"/>
          <w:i w:val="0"/>
        </w:rPr>
        <w:t>3.在CSS中定义的宽度和高度就对应到元素的内容框(即元素容器本身)</w:t>
      </w:r>
    </w:p>
    <w:p>
      <w:pPr>
        <w:pStyle w:val="114"/>
        <w:rPr>
          <w:rStyle w:val="147"/>
          <w:rFonts w:hint="eastAsia" w:eastAsiaTheme="minorEastAsia"/>
          <w:i w:val="0"/>
          <w:lang w:eastAsia="zh-CN"/>
        </w:rPr>
      </w:pPr>
      <w:r>
        <w:rPr>
          <w:rStyle w:val="147"/>
          <w:i w:val="0"/>
        </w:rPr>
        <w:tab/>
      </w:r>
      <w:r>
        <w:rPr>
          <w:rStyle w:val="147"/>
          <w:i w:val="0"/>
        </w:rPr>
        <w:t>4.在CSS中定义的宽度和高度之外绘制元素的内边框和边框(即在元素本身上增加内边框和边框，容器占据空间大小计算方式:content(容器宽高)+margin(外边距)+border(边框))</w:t>
      </w:r>
    </w:p>
    <w:p>
      <w:pPr>
        <w:pStyle w:val="114"/>
        <w:rPr>
          <w:rStyle w:val="147"/>
          <w:rFonts w:hint="eastAsia" w:eastAsiaTheme="minorEastAsia"/>
          <w:i w:val="0"/>
          <w:lang w:eastAsia="zh-CN"/>
        </w:rPr>
      </w:pPr>
      <w:r>
        <w:rPr>
          <w:rStyle w:val="147"/>
          <w:i w:val="0"/>
        </w:rPr>
        <w:t>**border-box:</w:t>
      </w:r>
    </w:p>
    <w:p>
      <w:pPr>
        <w:pStyle w:val="114"/>
        <w:rPr>
          <w:rStyle w:val="147"/>
          <w:rFonts w:hint="eastAsia" w:eastAsiaTheme="minorEastAsia"/>
          <w:i w:val="0"/>
          <w:lang w:eastAsia="zh-CN"/>
        </w:rPr>
      </w:pPr>
      <w:r>
        <w:rPr>
          <w:rStyle w:val="147"/>
          <w:i w:val="0"/>
        </w:rPr>
        <w:tab/>
      </w:r>
      <w:r>
        <w:rPr>
          <w:rStyle w:val="147"/>
          <w:i w:val="0"/>
        </w:rPr>
        <w:t>1.在CSS中微元素设定的宽度和高度就决定了元素的边框值</w:t>
      </w:r>
    </w:p>
    <w:p>
      <w:pPr>
        <w:pStyle w:val="114"/>
        <w:rPr>
          <w:rStyle w:val="147"/>
          <w:rFonts w:hint="eastAsia" w:eastAsiaTheme="minorEastAsia"/>
          <w:i w:val="0"/>
          <w:lang w:eastAsia="zh-CN"/>
        </w:rPr>
      </w:pPr>
      <w:r>
        <w:rPr>
          <w:rStyle w:val="147"/>
          <w:i w:val="0"/>
        </w:rPr>
        <w:tab/>
      </w:r>
      <w:r>
        <w:rPr>
          <w:rStyle w:val="147"/>
          <w:i w:val="0"/>
        </w:rPr>
        <w:t>2.元素在设置内边距和边框是在已经设定好的宽度和高度之内进行绘制</w:t>
      </w:r>
    </w:p>
    <w:p>
      <w:pPr>
        <w:pStyle w:val="114"/>
        <w:rPr>
          <w:rStyle w:val="147"/>
          <w:rFonts w:hint="eastAsia" w:eastAsiaTheme="minorEastAsia"/>
          <w:i w:val="0"/>
          <w:lang w:eastAsia="zh-CN"/>
        </w:rPr>
      </w:pPr>
      <w:r>
        <w:rPr>
          <w:rStyle w:val="147"/>
          <w:i w:val="0"/>
        </w:rPr>
        <w:tab/>
      </w:r>
      <w:r>
        <w:rPr>
          <w:rStyle w:val="147"/>
          <w:i w:val="0"/>
        </w:rPr>
        <w:t>3.CSS中设定的宽度和高度减去边框和内间距才能得到元素内容所占的实际宽度和高度(容器占据空间大小计算方式:content(容器宽高)+padding(内边距)+border(边框)**inherit)</w:t>
      </w:r>
    </w:p>
    <w:p>
      <w:pPr>
        <w:pStyle w:val="114"/>
      </w:pPr>
      <w:r>
        <w:rPr>
          <w:rStyle w:val="147"/>
          <w:i w:val="0"/>
        </w:rPr>
        <w:tab/>
      </w:r>
      <w:r>
        <w:rPr>
          <w:rStyle w:val="147"/>
          <w:i w:val="0"/>
        </w:rPr>
        <w:t>4.规定元素是从父容器继承box-sizing的属性值</w:t>
      </w:r>
    </w:p>
    <w:p>
      <w:pPr>
        <w:pStyle w:val="97"/>
        <w:rPr>
          <w:lang w:eastAsia="zh-CN"/>
        </w:rPr>
      </w:pPr>
      <w:r>
        <w:rPr>
          <w:lang w:eastAsia="zh-CN"/>
        </w:rPr>
        <w:t>5.***html中元素的margin是否会叠加(合并)？如何解决？</w:t>
      </w:r>
    </w:p>
    <w:p>
      <w:pPr>
        <w:pStyle w:val="114"/>
        <w:rPr>
          <w:rStyle w:val="147"/>
          <w:i w:val="0"/>
          <w:lang w:eastAsia="zh-CN"/>
        </w:rPr>
      </w:pPr>
      <w:r>
        <w:rPr>
          <w:rStyle w:val="147"/>
          <w:i w:val="0"/>
          <w:lang w:eastAsia="zh-CN"/>
        </w:rPr>
        <w:t>/* 会叠加 */</w:t>
      </w:r>
    </w:p>
    <w:p>
      <w:pPr>
        <w:pStyle w:val="114"/>
        <w:rPr>
          <w:rStyle w:val="147"/>
          <w:i w:val="0"/>
          <w:lang w:eastAsia="zh-CN"/>
        </w:rPr>
      </w:pPr>
      <w:r>
        <w:rPr>
          <w:rStyle w:val="147"/>
          <w:i w:val="0"/>
          <w:lang w:eastAsia="zh-CN"/>
        </w:rPr>
        <w:t>问题详解1: flex布局对子元素的影响</w:t>
      </w:r>
    </w:p>
    <w:p>
      <w:pPr>
        <w:pStyle w:val="114"/>
        <w:rPr>
          <w:rStyle w:val="147"/>
          <w:i w:val="0"/>
          <w:lang w:eastAsia="zh-CN"/>
        </w:rPr>
      </w:pPr>
      <w:r>
        <w:rPr>
          <w:rStyle w:val="147"/>
          <w:i w:val="0"/>
          <w:lang w:eastAsia="zh-CN"/>
        </w:rPr>
        <w:tab/>
      </w:r>
      <w:r>
        <w:rPr>
          <w:rStyle w:val="147"/>
          <w:i w:val="0"/>
          <w:lang w:eastAsia="zh-CN"/>
        </w:rPr>
        <w:t>1.子元素的float、clear和vertical-align属性将会失效</w:t>
      </w:r>
    </w:p>
    <w:p>
      <w:pPr>
        <w:pStyle w:val="114"/>
        <w:rPr>
          <w:rStyle w:val="147"/>
          <w:i w:val="0"/>
          <w:lang w:eastAsia="zh-CN"/>
        </w:rPr>
      </w:pPr>
      <w:r>
        <w:rPr>
          <w:rStyle w:val="147"/>
          <w:i w:val="0"/>
          <w:lang w:eastAsia="zh-CN"/>
        </w:rPr>
        <w:tab/>
      </w:r>
      <w:r>
        <w:rPr>
          <w:rStyle w:val="147"/>
          <w:i w:val="0"/>
          <w:lang w:eastAsia="zh-CN"/>
        </w:rPr>
        <w:t>2.解决了margin传递、重叠(叠加)问题</w:t>
      </w:r>
    </w:p>
    <w:p>
      <w:pPr>
        <w:pStyle w:val="114"/>
        <w:rPr>
          <w:rStyle w:val="147"/>
          <w:i w:val="0"/>
          <w:lang w:eastAsia="zh-CN"/>
        </w:rPr>
      </w:pPr>
    </w:p>
    <w:p>
      <w:pPr>
        <w:pStyle w:val="114"/>
        <w:rPr>
          <w:rStyle w:val="147"/>
          <w:i w:val="0"/>
          <w:lang w:eastAsia="zh-CN"/>
        </w:rPr>
      </w:pPr>
      <w:r>
        <w:rPr>
          <w:rStyle w:val="147"/>
          <w:i w:val="0"/>
          <w:lang w:eastAsia="zh-CN"/>
        </w:rPr>
        <w:t>问题详解2: flex布局的margin传递叠加问题主要有以下两种</w:t>
      </w:r>
    </w:p>
    <w:p>
      <w:pPr>
        <w:pStyle w:val="114"/>
        <w:rPr>
          <w:rStyle w:val="147"/>
          <w:i w:val="0"/>
          <w:lang w:eastAsia="zh-CN"/>
        </w:rPr>
      </w:pPr>
      <w:r>
        <w:rPr>
          <w:rStyle w:val="147"/>
          <w:i w:val="0"/>
          <w:lang w:eastAsia="zh-CN"/>
        </w:rPr>
        <w:tab/>
      </w:r>
      <w:r>
        <w:rPr>
          <w:rStyle w:val="147"/>
          <w:i w:val="0"/>
          <w:lang w:eastAsia="zh-CN"/>
        </w:rPr>
        <w:t>1.父子间的margin，会由子级传递到父级</w:t>
      </w:r>
    </w:p>
    <w:p>
      <w:pPr>
        <w:pStyle w:val="114"/>
        <w:rPr>
          <w:rStyle w:val="147"/>
          <w:i w:val="0"/>
          <w:lang w:eastAsia="zh-CN"/>
        </w:rPr>
      </w:pPr>
      <w:r>
        <w:rPr>
          <w:rStyle w:val="147"/>
          <w:i w:val="0"/>
          <w:lang w:eastAsia="zh-CN"/>
        </w:rPr>
        <w:tab/>
      </w:r>
      <w:r>
        <w:rPr>
          <w:rStyle w:val="147"/>
          <w:i w:val="0"/>
          <w:lang w:eastAsia="zh-CN"/>
        </w:rPr>
        <w:t>——解决方法: margin传递的产生的原因是父级的高度没有被自动撑开，所以在父级增加属性: overflow:auto 即可解决</w:t>
      </w:r>
    </w:p>
    <w:p>
      <w:pPr>
        <w:pStyle w:val="114"/>
        <w:rPr>
          <w:rStyle w:val="147"/>
          <w:i w:val="0"/>
          <w:lang w:eastAsia="zh-CN"/>
        </w:rPr>
      </w:pPr>
      <w:r>
        <w:rPr>
          <w:rStyle w:val="147"/>
          <w:i w:val="0"/>
          <w:lang w:eastAsia="zh-CN"/>
        </w:rPr>
        <w:tab/>
      </w:r>
      <w:r>
        <w:rPr>
          <w:rStyle w:val="147"/>
          <w:i w:val="0"/>
          <w:lang w:eastAsia="zh-CN"/>
        </w:rPr>
        <w:t>2.兄弟间的margin值会重复叠加</w:t>
      </w:r>
    </w:p>
    <w:p>
      <w:pPr>
        <w:pStyle w:val="114"/>
        <w:rPr>
          <w:rStyle w:val="147"/>
          <w:i w:val="0"/>
          <w:lang w:eastAsia="zh-CN"/>
        </w:rPr>
      </w:pPr>
      <w:r>
        <w:rPr>
          <w:rStyle w:val="147"/>
          <w:i w:val="0"/>
          <w:lang w:eastAsia="zh-CN"/>
        </w:rPr>
        <w:tab/>
      </w:r>
      <w:r>
        <w:rPr>
          <w:rStyle w:val="147"/>
          <w:i w:val="0"/>
          <w:lang w:eastAsia="zh-CN"/>
        </w:rPr>
        <w:t>——解决方法: 浏览器为了保证列表的整齐，上下margin产生了叠加，不能直接解决。只能通过减少一个margin的方式。例如:margin-top:100px;</w:t>
      </w:r>
    </w:p>
    <w:p>
      <w:pPr>
        <w:pStyle w:val="114"/>
        <w:rPr>
          <w:lang w:eastAsia="zh-CN"/>
        </w:rPr>
      </w:pPr>
      <w:r>
        <w:rPr>
          <w:rStyle w:val="147"/>
          <w:i w:val="0"/>
          <w:lang w:eastAsia="zh-CN"/>
        </w:rPr>
        <w:t>margin-bottom:0px的方式解决。</w:t>
      </w:r>
    </w:p>
    <w:p>
      <w:pPr>
        <w:pStyle w:val="97"/>
        <w:rPr>
          <w:lang w:eastAsia="zh-CN"/>
        </w:rPr>
      </w:pPr>
      <w:r>
        <w:rPr>
          <w:lang w:eastAsia="zh-CN"/>
        </w:rPr>
        <w:t>6.**简述aligin-items和aligin-content的区别。</w:t>
      </w:r>
    </w:p>
    <w:p>
      <w:pPr>
        <w:pStyle w:val="114"/>
        <w:rPr>
          <w:rStyle w:val="147"/>
          <w:rFonts w:hint="eastAsia" w:eastAsiaTheme="minorEastAsia"/>
          <w:i w:val="0"/>
          <w:lang w:eastAsia="zh-CN"/>
        </w:rPr>
      </w:pPr>
      <w:r>
        <w:rPr>
          <w:rStyle w:val="147"/>
          <w:i w:val="0"/>
        </w:rPr>
        <w:t>align-items: 可以应用于所有的flex容器，它的作用是设置flex子项在每个flex行的交叉轴上的默认对齐方式(相对Y轴)</w:t>
      </w:r>
    </w:p>
    <w:p>
      <w:pPr>
        <w:pStyle w:val="114"/>
      </w:pPr>
      <w:r>
        <w:rPr>
          <w:rStyle w:val="147"/>
          <w:i w:val="0"/>
        </w:rPr>
        <w:t>align-content: 只适用于多行的flex容器，在使用前需在flex容器设置flex-wrap:wrap;表示子元素超出换行；align-content 它的作用是当flex容器在交叉轴上有多余的空间时，将子项作为一个整体进行对齐。</w:t>
      </w:r>
    </w:p>
    <w:p>
      <w:pPr>
        <w:pStyle w:val="97"/>
        <w:rPr>
          <w:lang w:eastAsia="zh-CN"/>
        </w:rPr>
      </w:pPr>
      <w:r>
        <w:rPr>
          <w:lang w:eastAsia="zh-CN"/>
        </w:rPr>
        <w:t>7.</w:t>
      </w:r>
      <w:r>
        <w:rPr>
          <w:i/>
          <w:iCs/>
          <w:lang w:eastAsia="zh-CN"/>
        </w:rPr>
        <w:t>*简述data-</w:t>
      </w:r>
      <w:r>
        <w:rPr>
          <w:lang w:eastAsia="zh-CN"/>
        </w:rPr>
        <w:t>属性的用法(如何设置，如何获取)，有何优势？</w:t>
      </w:r>
    </w:p>
    <w:p>
      <w:pPr>
        <w:pStyle w:val="114"/>
        <w:rPr>
          <w:rStyle w:val="147"/>
          <w:rFonts w:hint="eastAsia" w:eastAsiaTheme="minorEastAsia"/>
          <w:i w:val="0"/>
          <w:lang w:eastAsia="zh-CN"/>
        </w:rPr>
      </w:pPr>
      <w:r>
        <w:rPr>
          <w:rStyle w:val="147"/>
          <w:i w:val="0"/>
        </w:rPr>
        <w:t>data-*定义:</w:t>
      </w:r>
    </w:p>
    <w:p>
      <w:pPr>
        <w:pStyle w:val="114"/>
        <w:rPr>
          <w:rStyle w:val="147"/>
          <w:rFonts w:hint="eastAsia" w:eastAsiaTheme="minorEastAsia"/>
          <w:i w:val="0"/>
          <w:lang w:eastAsia="zh-CN"/>
        </w:rPr>
      </w:pPr>
      <w:r>
        <w:rPr>
          <w:rStyle w:val="147"/>
          <w:i w:val="0"/>
        </w:rPr>
        <w:tab/>
      </w:r>
      <w:r>
        <w:rPr>
          <w:rStyle w:val="147"/>
          <w:i w:val="0"/>
        </w:rPr>
        <w:t>1.是用于储存页面或应用程序的私有自定义数据</w:t>
      </w:r>
    </w:p>
    <w:p>
      <w:pPr>
        <w:pStyle w:val="114"/>
        <w:rPr>
          <w:rStyle w:val="147"/>
          <w:rFonts w:hint="eastAsia" w:eastAsiaTheme="minorEastAsia"/>
          <w:i w:val="0"/>
          <w:lang w:eastAsia="zh-CN"/>
        </w:rPr>
      </w:pPr>
      <w:r>
        <w:rPr>
          <w:rStyle w:val="147"/>
          <w:i w:val="0"/>
        </w:rPr>
        <w:tab/>
      </w:r>
      <w:r>
        <w:rPr>
          <w:rStyle w:val="147"/>
          <w:i w:val="0"/>
        </w:rPr>
        <w:t>2.赋予我们在所有html元素上嵌入自定义data属性的能力</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data-*用法:</w:t>
      </w:r>
    </w:p>
    <w:p>
      <w:pPr>
        <w:pStyle w:val="114"/>
        <w:rPr>
          <w:rStyle w:val="147"/>
          <w:rFonts w:hint="eastAsia" w:eastAsiaTheme="minorEastAsia"/>
          <w:i w:val="0"/>
          <w:lang w:eastAsia="zh-CN"/>
        </w:rPr>
      </w:pPr>
      <w:r>
        <w:rPr>
          <w:rStyle w:val="147"/>
          <w:i w:val="0"/>
        </w:rPr>
        <w:tab/>
      </w:r>
      <w:r>
        <w:rPr>
          <w:rStyle w:val="147"/>
          <w:i w:val="0"/>
        </w:rPr>
        <w:t>1.属性名不应该包含任何大写字母，并且在前缀“data-”之后必须有至少一个字符</w:t>
      </w:r>
    </w:p>
    <w:p>
      <w:pPr>
        <w:pStyle w:val="114"/>
        <w:rPr>
          <w:rStyle w:val="147"/>
          <w:rFonts w:hint="eastAsia" w:eastAsiaTheme="minorEastAsia"/>
          <w:i w:val="0"/>
          <w:lang w:eastAsia="zh-CN"/>
        </w:rPr>
      </w:pPr>
      <w:r>
        <w:rPr>
          <w:rStyle w:val="147"/>
          <w:i w:val="0"/>
        </w:rPr>
        <w:tab/>
      </w:r>
      <w:r>
        <w:rPr>
          <w:rStyle w:val="147"/>
          <w:i w:val="0"/>
        </w:rPr>
        <w:t>2.属性值可以是任意字符串</w:t>
      </w:r>
    </w:p>
    <w:p>
      <w:pPr>
        <w:pStyle w:val="114"/>
        <w:rPr>
          <w:rStyle w:val="147"/>
          <w:rFonts w:hint="eastAsia" w:eastAsiaTheme="minorEastAsia"/>
          <w:i w:val="0"/>
          <w:lang w:eastAsia="zh-CN"/>
        </w:rPr>
      </w:pPr>
      <w:r>
        <w:rPr>
          <w:rStyle w:val="147"/>
          <w:i w:val="0"/>
        </w:rPr>
        <w:tab/>
      </w:r>
      <w:r>
        <w:rPr>
          <w:rStyle w:val="147"/>
          <w:i w:val="0"/>
        </w:rPr>
        <w:t>3.一个元素可以拥有任意数量的data属性</w:t>
      </w:r>
    </w:p>
    <w:p>
      <w:pPr>
        <w:pStyle w:val="114"/>
        <w:rPr>
          <w:rStyle w:val="147"/>
          <w:rFonts w:hint="eastAsia" w:eastAsiaTheme="minorEastAsia"/>
          <w:i w:val="0"/>
          <w:lang w:eastAsia="zh-CN"/>
        </w:rPr>
      </w:pPr>
      <w:r>
        <w:rPr>
          <w:rStyle w:val="147"/>
          <w:i w:val="0"/>
        </w:rPr>
        <w:tab/>
      </w:r>
      <w:r>
        <w:rPr>
          <w:rStyle w:val="147"/>
          <w:i w:val="0"/>
        </w:rPr>
        <w:t>4.data属性无法储存对象，如需储存，可以通过对象序列化</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data-*如何设置、获取:</w:t>
      </w:r>
    </w:p>
    <w:p>
      <w:pPr>
        <w:pStyle w:val="114"/>
        <w:rPr>
          <w:rStyle w:val="147"/>
          <w:rFonts w:hint="eastAsia" w:eastAsiaTheme="minorEastAsia"/>
          <w:i w:val="0"/>
          <w:lang w:eastAsia="zh-CN"/>
        </w:rPr>
      </w:pPr>
      <w:r>
        <w:rPr>
          <w:rStyle w:val="147"/>
          <w:i w:val="0"/>
        </w:rPr>
        <w:tab/>
      </w:r>
      <w:r>
        <w:rPr>
          <w:rStyle w:val="147"/>
          <w:i w:val="0"/>
        </w:rPr>
        <w:t>1.如何设置</w:t>
      </w:r>
    </w:p>
    <w:p>
      <w:pPr>
        <w:pStyle w:val="114"/>
        <w:rPr>
          <w:rStyle w:val="147"/>
          <w:rFonts w:hint="eastAsia" w:eastAsiaTheme="minorEastAsia"/>
          <w:i w:val="0"/>
          <w:lang w:eastAsia="zh-CN"/>
        </w:rPr>
      </w:pPr>
      <w:r>
        <w:rPr>
          <w:rStyle w:val="147"/>
          <w:i w:val="0"/>
        </w:rPr>
        <w:tab/>
      </w:r>
      <w:r>
        <w:rPr>
          <w:rStyle w:val="147"/>
          <w:i w:val="0"/>
        </w:rPr>
        <w:tab/>
      </w:r>
      <w:r>
        <w:rPr>
          <w:rStyle w:val="147"/>
          <w:i w:val="0"/>
        </w:rPr>
        <w:t>通过javascript内置的setAttribute('data属性名'，'新内容')即可设置。</w:t>
      </w:r>
    </w:p>
    <w:p>
      <w:pPr>
        <w:pStyle w:val="114"/>
        <w:rPr>
          <w:rStyle w:val="147"/>
          <w:rFonts w:hint="eastAsia" w:eastAsiaTheme="minorEastAsia"/>
          <w:i w:val="0"/>
          <w:lang w:eastAsia="zh-CN"/>
        </w:rPr>
      </w:pPr>
      <w:r>
        <w:rPr>
          <w:rStyle w:val="147"/>
          <w:i w:val="0"/>
        </w:rPr>
        <w:tab/>
      </w:r>
      <w:r>
        <w:rPr>
          <w:rStyle w:val="147"/>
          <w:i w:val="0"/>
        </w:rPr>
        <w:tab/>
      </w:r>
      <w:r>
        <w:rPr>
          <w:rStyle w:val="147"/>
          <w:i w:val="0"/>
        </w:rPr>
        <w:t>通过改数据类型的(dataset) API设置的data值，IE10以上才支持；</w:t>
      </w:r>
    </w:p>
    <w:p>
      <w:pPr>
        <w:pStyle w:val="114"/>
        <w:rPr>
          <w:rStyle w:val="147"/>
          <w:rFonts w:hint="eastAsia" w:eastAsiaTheme="minorEastAsia"/>
          <w:i w:val="0"/>
          <w:lang w:eastAsia="zh-CN"/>
        </w:rPr>
      </w:pPr>
      <w:r>
        <w:rPr>
          <w:rStyle w:val="147"/>
          <w:i w:val="0"/>
        </w:rPr>
        <w:tab/>
      </w:r>
      <w:r>
        <w:rPr>
          <w:rStyle w:val="147"/>
          <w:i w:val="0"/>
        </w:rPr>
        <w:tab/>
      </w:r>
      <w:r>
        <w:rPr>
          <w:rStyle w:val="147"/>
          <w:i w:val="0"/>
        </w:rPr>
        <w:t>var button = document.queryselector('button')</w:t>
      </w:r>
    </w:p>
    <w:p>
      <w:pPr>
        <w:pStyle w:val="114"/>
        <w:rPr>
          <w:rStyle w:val="147"/>
          <w:rFonts w:hint="eastAsia" w:eastAsiaTheme="minorEastAsia"/>
          <w:i w:val="0"/>
          <w:lang w:eastAsia="zh-CN"/>
        </w:rPr>
      </w:pPr>
      <w:r>
        <w:rPr>
          <w:rStyle w:val="147"/>
          <w:i w:val="0"/>
        </w:rPr>
        <w:t>button.dataset.data属性名 = '新内容'；这里的data属性名是值data-后面的名字。</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ab/>
      </w:r>
      <w:r>
        <w:rPr>
          <w:rStyle w:val="147"/>
          <w:i w:val="0"/>
        </w:rPr>
        <w:t>2.如何获取</w:t>
      </w:r>
    </w:p>
    <w:p>
      <w:pPr>
        <w:pStyle w:val="114"/>
        <w:rPr>
          <w:rStyle w:val="147"/>
          <w:rFonts w:hint="eastAsia" w:eastAsiaTheme="minorEastAsia"/>
          <w:i w:val="0"/>
          <w:lang w:eastAsia="zh-CN"/>
        </w:rPr>
      </w:pPr>
      <w:r>
        <w:rPr>
          <w:rStyle w:val="147"/>
          <w:i w:val="0"/>
        </w:rPr>
        <w:tab/>
      </w:r>
      <w:r>
        <w:rPr>
          <w:rStyle w:val="147"/>
          <w:i w:val="0"/>
        </w:rPr>
        <w:tab/>
      </w:r>
      <w:r>
        <w:rPr>
          <w:rStyle w:val="147"/>
          <w:i w:val="0"/>
        </w:rPr>
        <w:t>通过javascript内置的getAttribute('data属性名')即可获取</w:t>
      </w:r>
    </w:p>
    <w:p>
      <w:pPr>
        <w:pStyle w:val="114"/>
        <w:rPr>
          <w:rStyle w:val="147"/>
          <w:rFonts w:hint="eastAsia" w:eastAsiaTheme="minorEastAsia"/>
          <w:i w:val="0"/>
          <w:lang w:eastAsia="zh-CN"/>
        </w:rPr>
      </w:pPr>
      <w:r>
        <w:rPr>
          <w:rStyle w:val="147"/>
          <w:i w:val="0"/>
        </w:rPr>
        <w:tab/>
      </w:r>
      <w:r>
        <w:rPr>
          <w:rStyle w:val="147"/>
          <w:i w:val="0"/>
        </w:rPr>
        <w:tab/>
      </w:r>
      <w:r>
        <w:rPr>
          <w:rStyle w:val="147"/>
          <w:i w:val="0"/>
        </w:rPr>
        <w:t>通过该数据类型的(dataset)API设置的data值，IE10以上才支持</w:t>
      </w:r>
    </w:p>
    <w:p>
      <w:pPr>
        <w:pStyle w:val="114"/>
        <w:rPr>
          <w:rStyle w:val="147"/>
          <w:rFonts w:hint="eastAsia" w:eastAsiaTheme="minorEastAsia"/>
          <w:i w:val="0"/>
          <w:lang w:eastAsia="zh-CN"/>
        </w:rPr>
      </w:pPr>
      <w:r>
        <w:rPr>
          <w:rStyle w:val="147"/>
          <w:i w:val="0"/>
        </w:rPr>
        <w:tab/>
      </w:r>
      <w:r>
        <w:rPr>
          <w:rStyle w:val="147"/>
          <w:i w:val="0"/>
        </w:rPr>
        <w:tab/>
      </w:r>
      <w:r>
        <w:rPr>
          <w:rStyle w:val="147"/>
          <w:i w:val="0"/>
        </w:rPr>
        <w:t>var button = document.queryselector('button')</w:t>
      </w:r>
    </w:p>
    <w:p>
      <w:pPr>
        <w:pStyle w:val="114"/>
        <w:rPr>
          <w:rStyle w:val="147"/>
          <w:rFonts w:hint="eastAsia" w:eastAsiaTheme="minorEastAsia"/>
          <w:i w:val="0"/>
          <w:lang w:eastAsia="zh-CN"/>
        </w:rPr>
      </w:pPr>
      <w:r>
        <w:rPr>
          <w:rStyle w:val="147"/>
          <w:i w:val="0"/>
        </w:rPr>
        <w:tab/>
      </w:r>
      <w:r>
        <w:rPr>
          <w:rStyle w:val="147"/>
          <w:i w:val="0"/>
        </w:rPr>
        <w:tab/>
      </w:r>
      <w:r>
        <w:rPr>
          <w:rStyle w:val="147"/>
          <w:i w:val="0"/>
        </w:rPr>
        <w:t>data = button.dataset.data属性名；这里的data属性名是指data-后面的名字。</w:t>
      </w:r>
    </w:p>
    <w:p>
      <w:pPr>
        <w:pStyle w:val="114"/>
        <w:rPr>
          <w:rStyle w:val="147"/>
          <w:rFonts w:hint="eastAsia" w:eastAsiaTheme="minorEastAsia"/>
          <w:i w:val="0"/>
          <w:lang w:eastAsia="zh-CN"/>
        </w:rPr>
      </w:pPr>
    </w:p>
    <w:p>
      <w:pPr>
        <w:pStyle w:val="114"/>
        <w:rPr>
          <w:rStyle w:val="147"/>
          <w:i w:val="0"/>
          <w:lang w:eastAsia="zh-CN"/>
        </w:rPr>
      </w:pPr>
      <w:r>
        <w:rPr>
          <w:rStyle w:val="147"/>
          <w:i w:val="0"/>
          <w:lang w:eastAsia="zh-CN"/>
        </w:rPr>
        <w:t>data-*优势:</w:t>
      </w:r>
    </w:p>
    <w:p>
      <w:pPr>
        <w:pStyle w:val="114"/>
        <w:rPr>
          <w:rStyle w:val="147"/>
          <w:i w:val="0"/>
          <w:lang w:eastAsia="zh-CN"/>
        </w:rPr>
      </w:pPr>
      <w:r>
        <w:rPr>
          <w:rStyle w:val="147"/>
          <w:i w:val="0"/>
          <w:lang w:eastAsia="zh-CN"/>
        </w:rPr>
        <w:tab/>
      </w:r>
      <w:r>
        <w:rPr>
          <w:rStyle w:val="147"/>
          <w:i w:val="0"/>
          <w:lang w:eastAsia="zh-CN"/>
        </w:rPr>
        <w:t>1.其储存的自定义数据能够被页面的JavaScript利用，可以创建更好的用户体验。</w:t>
      </w:r>
    </w:p>
    <w:p>
      <w:pPr>
        <w:pStyle w:val="114"/>
        <w:rPr>
          <w:rStyle w:val="147"/>
          <w:i w:val="0"/>
          <w:lang w:eastAsia="zh-CN"/>
        </w:rPr>
      </w:pPr>
      <w:r>
        <w:rPr>
          <w:rStyle w:val="147"/>
          <w:i w:val="0"/>
          <w:lang w:eastAsia="zh-CN"/>
        </w:rPr>
        <w:tab/>
      </w:r>
      <w:r>
        <w:rPr>
          <w:rStyle w:val="147"/>
          <w:i w:val="0"/>
          <w:lang w:eastAsia="zh-CN"/>
        </w:rPr>
        <w:t>2.可以通过JavaScript来构造数据、填充数据</w:t>
      </w:r>
    </w:p>
    <w:p>
      <w:pPr>
        <w:pStyle w:val="114"/>
        <w:rPr>
          <w:rStyle w:val="147"/>
          <w:i w:val="0"/>
          <w:lang w:eastAsia="zh-CN"/>
        </w:rPr>
      </w:pPr>
      <w:r>
        <w:rPr>
          <w:rStyle w:val="147"/>
          <w:i w:val="0"/>
          <w:lang w:eastAsia="zh-CN"/>
        </w:rPr>
        <w:tab/>
      </w:r>
      <w:r>
        <w:rPr>
          <w:rStyle w:val="147"/>
          <w:i w:val="0"/>
          <w:lang w:eastAsia="zh-CN"/>
        </w:rPr>
        <w:t>3.代码体积小、较为灵活</w:t>
      </w:r>
    </w:p>
    <w:p>
      <w:pPr>
        <w:pStyle w:val="114"/>
        <w:rPr>
          <w:lang w:eastAsia="zh-CN"/>
        </w:rPr>
      </w:pPr>
      <w:r>
        <w:rPr>
          <w:rStyle w:val="147"/>
          <w:i w:val="0"/>
          <w:lang w:eastAsia="zh-CN"/>
        </w:rPr>
        <w:tab/>
      </w:r>
      <w:r>
        <w:rPr>
          <w:rStyle w:val="147"/>
          <w:i w:val="0"/>
          <w:lang w:eastAsia="zh-CN"/>
        </w:rPr>
        <w:t>4.解决网站的外观和实用性之间产生的冲突</w:t>
      </w:r>
    </w:p>
    <w:p>
      <w:pPr>
        <w:pStyle w:val="97"/>
        <w:rPr>
          <w:lang w:eastAsia="zh-CN"/>
        </w:rPr>
      </w:pPr>
      <w:r>
        <w:rPr>
          <w:lang w:eastAsia="zh-CN"/>
        </w:rPr>
        <w:t>9.*什么是标准文档流</w:t>
      </w:r>
    </w:p>
    <w:p>
      <w:pPr>
        <w:pStyle w:val="114"/>
        <w:rPr>
          <w:rStyle w:val="147"/>
          <w:i w:val="0"/>
          <w:lang w:eastAsia="zh-CN"/>
        </w:rPr>
      </w:pPr>
      <w:r>
        <w:rPr>
          <w:rStyle w:val="147"/>
          <w:i w:val="0"/>
          <w:lang w:eastAsia="zh-CN"/>
        </w:rPr>
        <w:t>*** 标准文档流指的是元素排版布局过程中，元素会默认自动从左往右，从上往下的流式排列方式。当前面内容方式了变化，后面的内容位置也会随着方式变化。</w:t>
      </w:r>
    </w:p>
    <w:p>
      <w:pPr>
        <w:pStyle w:val="114"/>
        <w:rPr>
          <w:rStyle w:val="147"/>
          <w:i w:val="0"/>
          <w:lang w:eastAsia="zh-CN"/>
        </w:rPr>
      </w:pPr>
      <w:r>
        <w:rPr>
          <w:rStyle w:val="147"/>
          <w:i w:val="0"/>
          <w:lang w:eastAsia="zh-CN"/>
        </w:rPr>
        <w:t>*** HTML就是一种标准文档流文件</w:t>
      </w:r>
    </w:p>
    <w:p>
      <w:pPr>
        <w:pStyle w:val="114"/>
        <w:rPr>
          <w:lang w:eastAsia="zh-CN"/>
        </w:rPr>
      </w:pPr>
      <w:r>
        <w:rPr>
          <w:rStyle w:val="147"/>
          <w:i w:val="0"/>
          <w:lang w:eastAsia="zh-CN"/>
        </w:rPr>
        <w:t>*** 简单来说就是各种布局属性在html中所显示的效果，</w:t>
      </w:r>
    </w:p>
    <w:p>
      <w:pPr>
        <w:pStyle w:val="97"/>
        <w:rPr>
          <w:lang w:eastAsia="zh-CN"/>
        </w:rPr>
      </w:pPr>
      <w:r>
        <w:rPr>
          <w:lang w:eastAsia="zh-CN"/>
        </w:rPr>
        <w:t>10.*z-index是什么？在position的值什么时候可以触发？</w:t>
      </w:r>
    </w:p>
    <w:p>
      <w:pPr>
        <w:pStyle w:val="114"/>
        <w:rPr>
          <w:rStyle w:val="147"/>
          <w:i w:val="0"/>
          <w:lang w:eastAsia="zh-CN"/>
        </w:rPr>
      </w:pPr>
      <w:r>
        <w:rPr>
          <w:rStyle w:val="147"/>
          <w:i w:val="0"/>
          <w:lang w:eastAsia="zh-CN"/>
        </w:rPr>
        <w:t>z-index : 指的是一个元素在当前文档页面定位时重叠层显示的层级等级，默认为0，数值不限，越大显示层级越高。</w:t>
      </w:r>
    </w:p>
    <w:p>
      <w:pPr>
        <w:pStyle w:val="114"/>
        <w:rPr>
          <w:rStyle w:val="147"/>
          <w:i w:val="0"/>
          <w:lang w:eastAsia="zh-CN"/>
        </w:rPr>
      </w:pPr>
    </w:p>
    <w:p>
      <w:pPr>
        <w:pStyle w:val="114"/>
      </w:pPr>
      <w:r>
        <w:rPr>
          <w:rStyle w:val="147"/>
          <w:i w:val="0"/>
        </w:rPr>
        <w:t>触发机制 : 当position的值设置为absolute、relative和fixed是才能触发。</w:t>
      </w:r>
    </w:p>
    <w:p>
      <w:pPr>
        <w:pStyle w:val="97"/>
      </w:pPr>
      <w:r>
        <w:t>11.**CSS3如何实现圆角？</w:t>
      </w:r>
    </w:p>
    <w:p>
      <w:pPr>
        <w:pStyle w:val="114"/>
        <w:rPr>
          <w:rStyle w:val="147"/>
          <w:rFonts w:hint="eastAsia" w:eastAsiaTheme="minorEastAsia"/>
          <w:i w:val="0"/>
          <w:lang w:eastAsia="zh-CN"/>
        </w:rPr>
      </w:pPr>
      <w:r>
        <w:rPr>
          <w:rStyle w:val="147"/>
          <w:i w:val="0"/>
        </w:rPr>
        <w:t>border-radius属性</w:t>
      </w:r>
    </w:p>
    <w:p>
      <w:pPr>
        <w:pStyle w:val="114"/>
        <w:rPr>
          <w:rStyle w:val="147"/>
          <w:rFonts w:hint="eastAsia" w:eastAsiaTheme="minorEastAsia"/>
          <w:i w:val="0"/>
          <w:lang w:eastAsia="zh-CN"/>
        </w:rPr>
      </w:pPr>
      <w:r>
        <w:rPr>
          <w:rStyle w:val="147"/>
          <w:i w:val="0"/>
        </w:rPr>
        <w:t>1.四个值 : 左上角，右上角，右下角，左小角。</w:t>
      </w:r>
    </w:p>
    <w:p>
      <w:pPr>
        <w:pStyle w:val="114"/>
        <w:rPr>
          <w:rStyle w:val="147"/>
          <w:i w:val="0"/>
          <w:lang w:eastAsia="zh-CN"/>
        </w:rPr>
      </w:pPr>
      <w:r>
        <w:rPr>
          <w:rStyle w:val="147"/>
          <w:i w:val="0"/>
          <w:lang w:eastAsia="zh-CN"/>
        </w:rPr>
        <w:t>2.三个值 : 左上角，右上角和左小角，右下角。</w:t>
      </w:r>
    </w:p>
    <w:p>
      <w:pPr>
        <w:pStyle w:val="114"/>
        <w:rPr>
          <w:rStyle w:val="147"/>
          <w:i w:val="0"/>
          <w:lang w:eastAsia="zh-CN"/>
        </w:rPr>
      </w:pPr>
      <w:r>
        <w:rPr>
          <w:rStyle w:val="147"/>
          <w:i w:val="0"/>
          <w:lang w:eastAsia="zh-CN"/>
        </w:rPr>
        <w:t>3.两个值 : 左上角和右下角，右上角和左小角。</w:t>
      </w:r>
    </w:p>
    <w:p>
      <w:pPr>
        <w:pStyle w:val="114"/>
        <w:rPr>
          <w:rStyle w:val="147"/>
          <w:i w:val="0"/>
          <w:lang w:eastAsia="zh-CN"/>
        </w:rPr>
      </w:pPr>
      <w:r>
        <w:rPr>
          <w:rStyle w:val="147"/>
          <w:i w:val="0"/>
          <w:lang w:eastAsia="zh-CN"/>
        </w:rPr>
        <w:t>4.一个值 : 四个圆角值相同。</w:t>
      </w:r>
    </w:p>
    <w:p>
      <w:pPr>
        <w:pStyle w:val="114"/>
      </w:pPr>
      <w:r>
        <w:rPr>
          <w:rStyle w:val="147"/>
          <w:i w:val="0"/>
        </w:rPr>
        <w:t>只需要使用border-radius将四个角设置为相适应的尺寸即可实现圆角</w:t>
      </w:r>
    </w:p>
    <w:p>
      <w:pPr>
        <w:pStyle w:val="97"/>
      </w:pPr>
      <w:r>
        <w:t>12.**localstorage缓存 和 sessionStorage会话缓存</w:t>
      </w:r>
    </w:p>
    <w:p>
      <w:pPr>
        <w:pStyle w:val="114"/>
        <w:rPr>
          <w:rStyle w:val="147"/>
          <w:rFonts w:hint="eastAsia" w:eastAsiaTheme="minorEastAsia"/>
          <w:i w:val="0"/>
          <w:lang w:eastAsia="zh-CN"/>
        </w:rPr>
      </w:pPr>
      <w:r>
        <w:rPr>
          <w:rStyle w:val="147"/>
          <w:i w:val="0"/>
        </w:rPr>
        <w:t>(1)localhostorage缓存，将数据储存在本地客户端，只有用户手动清除才能清除缓存</w:t>
      </w:r>
    </w:p>
    <w:p>
      <w:pPr>
        <w:pStyle w:val="114"/>
        <w:rPr>
          <w:rStyle w:val="147"/>
          <w:rFonts w:hint="eastAsia" w:eastAsiaTheme="minorEastAsia"/>
          <w:i w:val="0"/>
          <w:lang w:eastAsia="zh-CN"/>
        </w:rPr>
      </w:pPr>
      <w:r>
        <w:rPr>
          <w:rStyle w:val="147"/>
          <w:i w:val="0"/>
        </w:rPr>
        <w:t>API : 1.localhostorage.setItem(key,value),键值对的形式缓存</w:t>
      </w:r>
    </w:p>
    <w:p>
      <w:pPr>
        <w:pStyle w:val="114"/>
        <w:rPr>
          <w:rStyle w:val="147"/>
          <w:rFonts w:hint="eastAsia" w:eastAsiaTheme="minorEastAsia"/>
          <w:i w:val="0"/>
          <w:lang w:eastAsia="zh-CN"/>
        </w:rPr>
      </w:pPr>
      <w:r>
        <w:rPr>
          <w:rStyle w:val="147"/>
          <w:i w:val="0"/>
        </w:rPr>
        <w:tab/>
      </w:r>
      <w:r>
        <w:rPr>
          <w:rStyle w:val="147"/>
          <w:i w:val="0"/>
        </w:rPr>
        <w:t xml:space="preserve">  2.localhostorage.getItem(key),根据键名来缓存值</w:t>
      </w:r>
    </w:p>
    <w:p>
      <w:pPr>
        <w:pStyle w:val="114"/>
        <w:rPr>
          <w:rStyle w:val="147"/>
          <w:rFonts w:hint="eastAsia" w:eastAsiaTheme="minorEastAsia"/>
          <w:i w:val="0"/>
          <w:lang w:eastAsia="zh-CN"/>
        </w:rPr>
      </w:pPr>
      <w:r>
        <w:rPr>
          <w:rStyle w:val="147"/>
          <w:i w:val="0"/>
        </w:rPr>
        <w:tab/>
      </w:r>
      <w:r>
        <w:rPr>
          <w:rStyle w:val="147"/>
          <w:i w:val="0"/>
        </w:rPr>
        <w:t xml:space="preserve">  3.localhostorage.length,获取总缓存数量</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(2)sesssionStorage 会话缓存，会话机制是指从打开浏览器开始访问页面的时候，到关闭这个页面的过程成为一个会话，sessionStorage储存的数据会随着页面关闭而销毁</w:t>
      </w:r>
    </w:p>
    <w:p>
      <w:pPr>
        <w:pStyle w:val="114"/>
        <w:rPr>
          <w:rStyle w:val="147"/>
          <w:rFonts w:hint="eastAsia" w:eastAsiaTheme="minorEastAsia"/>
          <w:i w:val="0"/>
          <w:lang w:eastAsia="zh-CN"/>
        </w:rPr>
      </w:pPr>
      <w:r>
        <w:rPr>
          <w:rStyle w:val="147"/>
          <w:i w:val="0"/>
        </w:rPr>
        <w:t>API : 1.sessionStorage.setItem(key,value),localStorage是以键值对的形式创建的；</w:t>
      </w:r>
    </w:p>
    <w:p>
      <w:pPr>
        <w:pStyle w:val="114"/>
        <w:rPr>
          <w:rStyle w:val="147"/>
          <w:rFonts w:hint="eastAsia" w:eastAsiaTheme="minorEastAsia"/>
          <w:i w:val="0"/>
          <w:lang w:eastAsia="zh-CN"/>
        </w:rPr>
      </w:pPr>
      <w:r>
        <w:rPr>
          <w:rStyle w:val="147"/>
          <w:i w:val="0"/>
        </w:rPr>
        <w:tab/>
      </w:r>
      <w:r>
        <w:rPr>
          <w:rStyle w:val="147"/>
          <w:i w:val="0"/>
        </w:rPr>
        <w:t xml:space="preserve">  2.sessionStorage.getItem(key),根据键名来获取缓存的值；</w:t>
      </w:r>
    </w:p>
    <w:p>
      <w:pPr>
        <w:pStyle w:val="114"/>
        <w:rPr>
          <w:rStyle w:val="147"/>
          <w:rFonts w:hint="eastAsia" w:eastAsiaTheme="minorEastAsia"/>
          <w:i w:val="0"/>
          <w:lang w:eastAsia="zh-CN"/>
        </w:rPr>
      </w:pPr>
      <w:r>
        <w:rPr>
          <w:rStyle w:val="147"/>
          <w:i w:val="0"/>
        </w:rPr>
        <w:tab/>
      </w:r>
      <w:r>
        <w:rPr>
          <w:rStyle w:val="147"/>
          <w:i w:val="0"/>
        </w:rPr>
        <w:t xml:space="preserve">  3.SessionStorage.length;获取总共缓存值得数量，localStor</w:t>
      </w:r>
    </w:p>
    <w:p>
      <w:pPr>
        <w:pStyle w:val="114"/>
      </w:pPr>
      <w:r>
        <w:rPr>
          <w:rStyle w:val="147"/>
          <w:i w:val="0"/>
        </w:rPr>
        <w:t>age返回的是个对象</w:t>
      </w:r>
    </w:p>
    <w:p>
      <w:pPr>
        <w:pStyle w:val="97"/>
        <w:rPr>
          <w:lang w:eastAsia="zh-CN"/>
        </w:rPr>
      </w:pPr>
      <w:r>
        <w:rPr>
          <w:lang w:eastAsia="zh-CN"/>
        </w:rPr>
        <w:t>13.**CSS3新增伪类有哪些？</w:t>
      </w:r>
    </w:p>
    <w:p>
      <w:pPr>
        <w:pStyle w:val="114"/>
        <w:rPr>
          <w:rStyle w:val="147"/>
          <w:i w:val="0"/>
          <w:lang w:eastAsia="zh-CN"/>
        </w:rPr>
      </w:pPr>
      <w:r>
        <w:rPr>
          <w:rStyle w:val="147"/>
          <w:i w:val="0"/>
          <w:lang w:eastAsia="zh-CN"/>
        </w:rPr>
        <w:t>常用的伪类:</w:t>
      </w:r>
    </w:p>
    <w:p>
      <w:pPr>
        <w:pStyle w:val="114"/>
        <w:rPr>
          <w:rStyle w:val="147"/>
          <w:i w:val="0"/>
          <w:lang w:eastAsia="zh-CN"/>
        </w:rPr>
      </w:pPr>
      <w:r>
        <w:rPr>
          <w:rStyle w:val="147"/>
          <w:i w:val="0"/>
          <w:lang w:eastAsia="zh-CN"/>
        </w:rPr>
        <w:tab/>
      </w:r>
      <w:r>
        <w:rPr>
          <w:rStyle w:val="147"/>
          <w:i w:val="0"/>
          <w:lang w:eastAsia="zh-CN"/>
        </w:rPr>
        <w:t>1. :link 选择所有未访问的链接</w:t>
      </w:r>
    </w:p>
    <w:p>
      <w:pPr>
        <w:pStyle w:val="114"/>
        <w:rPr>
          <w:rStyle w:val="147"/>
          <w:i w:val="0"/>
          <w:lang w:eastAsia="zh-CN"/>
        </w:rPr>
      </w:pPr>
      <w:r>
        <w:rPr>
          <w:rStyle w:val="147"/>
          <w:i w:val="0"/>
          <w:lang w:eastAsia="zh-CN"/>
        </w:rPr>
        <w:tab/>
      </w:r>
      <w:r>
        <w:rPr>
          <w:rStyle w:val="147"/>
          <w:i w:val="0"/>
          <w:lang w:eastAsia="zh-CN"/>
        </w:rPr>
        <w:t>2. :visited 选择所有访问过的链接</w:t>
      </w:r>
    </w:p>
    <w:p>
      <w:pPr>
        <w:pStyle w:val="114"/>
        <w:rPr>
          <w:rStyle w:val="147"/>
          <w:i w:val="0"/>
          <w:lang w:eastAsia="zh-CN"/>
        </w:rPr>
      </w:pPr>
      <w:r>
        <w:rPr>
          <w:rStyle w:val="147"/>
          <w:i w:val="0"/>
          <w:lang w:eastAsia="zh-CN"/>
        </w:rPr>
        <w:tab/>
      </w:r>
      <w:r>
        <w:rPr>
          <w:rStyle w:val="147"/>
          <w:i w:val="0"/>
          <w:lang w:eastAsia="zh-CN"/>
        </w:rPr>
        <w:t>3. :active 选择正在活动的链接(或理解为鼠标点击瞬间效果)</w:t>
      </w:r>
    </w:p>
    <w:p>
      <w:pPr>
        <w:pStyle w:val="114"/>
        <w:rPr>
          <w:rStyle w:val="147"/>
          <w:i w:val="0"/>
          <w:lang w:eastAsia="zh-CN"/>
        </w:rPr>
      </w:pPr>
      <w:r>
        <w:rPr>
          <w:rStyle w:val="147"/>
          <w:i w:val="0"/>
          <w:lang w:eastAsia="zh-CN"/>
        </w:rPr>
        <w:tab/>
      </w:r>
      <w:r>
        <w:rPr>
          <w:rStyle w:val="147"/>
          <w:i w:val="0"/>
          <w:lang w:eastAsia="zh-CN"/>
        </w:rPr>
        <w:t>4. :hover 鼠标放到链接后的状态</w:t>
      </w:r>
    </w:p>
    <w:p>
      <w:pPr>
        <w:pStyle w:val="114"/>
        <w:rPr>
          <w:rStyle w:val="147"/>
          <w:i w:val="0"/>
          <w:lang w:eastAsia="zh-CN"/>
        </w:rPr>
      </w:pPr>
      <w:r>
        <w:rPr>
          <w:rStyle w:val="147"/>
          <w:i w:val="0"/>
          <w:lang w:eastAsia="zh-CN"/>
        </w:rPr>
        <w:tab/>
      </w:r>
      <w:r>
        <w:rPr>
          <w:rStyle w:val="147"/>
          <w:i w:val="0"/>
          <w:lang w:eastAsia="zh-CN"/>
        </w:rPr>
        <w:t>5. :focus 选择元素输入后具有焦点</w:t>
      </w:r>
    </w:p>
    <w:p>
      <w:pPr>
        <w:pStyle w:val="114"/>
        <w:rPr>
          <w:rStyle w:val="147"/>
          <w:i w:val="0"/>
          <w:lang w:eastAsia="zh-CN"/>
        </w:rPr>
      </w:pPr>
      <w:r>
        <w:rPr>
          <w:rStyle w:val="147"/>
          <w:i w:val="0"/>
          <w:lang w:eastAsia="zh-CN"/>
        </w:rPr>
        <w:tab/>
      </w:r>
      <w:r>
        <w:rPr>
          <w:rStyle w:val="147"/>
          <w:i w:val="0"/>
          <w:lang w:eastAsia="zh-CN"/>
        </w:rPr>
        <w:t>6. :bedore 在元素之前插入内容</w:t>
      </w:r>
    </w:p>
    <w:p>
      <w:pPr>
        <w:pStyle w:val="114"/>
        <w:rPr>
          <w:lang w:eastAsia="zh-CN"/>
        </w:rPr>
      </w:pPr>
      <w:r>
        <w:rPr>
          <w:rStyle w:val="147"/>
          <w:i w:val="0"/>
          <w:lang w:eastAsia="zh-CN"/>
        </w:rPr>
        <w:tab/>
      </w:r>
      <w:r>
        <w:rPr>
          <w:rStyle w:val="147"/>
          <w:i w:val="0"/>
          <w:lang w:eastAsia="zh-CN"/>
        </w:rPr>
        <w:t>7. :after 在元素之后插入内容</w:t>
      </w:r>
    </w:p>
    <w:p>
      <w:pPr>
        <w:pStyle w:val="97"/>
        <w:rPr>
          <w:lang w:eastAsia="zh-CN"/>
        </w:rPr>
      </w:pPr>
      <w:r>
        <w:rPr>
          <w:lang w:eastAsia="zh-CN"/>
        </w:rPr>
        <w:t>16.**什么叫优雅降级和渐进增强?</w:t>
      </w:r>
    </w:p>
    <w:p>
      <w:pPr>
        <w:pStyle w:val="114"/>
        <w:rPr>
          <w:rStyle w:val="147"/>
          <w:i w:val="0"/>
          <w:lang w:eastAsia="zh-CN"/>
        </w:rPr>
      </w:pPr>
      <w:r>
        <w:rPr>
          <w:rStyle w:val="147"/>
          <w:i w:val="0"/>
          <w:lang w:eastAsia="zh-CN"/>
        </w:rPr>
        <w:t>渐进增强 :</w:t>
      </w:r>
    </w:p>
    <w:p>
      <w:pPr>
        <w:pStyle w:val="114"/>
        <w:rPr>
          <w:rStyle w:val="147"/>
          <w:i w:val="0"/>
          <w:lang w:eastAsia="zh-CN"/>
        </w:rPr>
      </w:pPr>
      <w:r>
        <w:rPr>
          <w:rStyle w:val="147"/>
          <w:i w:val="0"/>
          <w:lang w:eastAsia="zh-CN"/>
        </w:rPr>
        <w:tab/>
      </w:r>
      <w:r>
        <w:rPr>
          <w:rStyle w:val="147"/>
          <w:i w:val="0"/>
          <w:lang w:eastAsia="zh-CN"/>
        </w:rPr>
        <w:t>1.针对低版本浏览器进行构建页面，保证最基本的功能，然后在针对高级浏览器进行效果、交互等改进和追加功能达到更好的用户体验。</w:t>
      </w:r>
    </w:p>
    <w:p>
      <w:pPr>
        <w:pStyle w:val="114"/>
        <w:rPr>
          <w:rStyle w:val="147"/>
          <w:i w:val="0"/>
          <w:lang w:eastAsia="zh-CN"/>
        </w:rPr>
      </w:pPr>
      <w:r>
        <w:rPr>
          <w:rStyle w:val="147"/>
          <w:i w:val="0"/>
          <w:lang w:eastAsia="zh-CN"/>
        </w:rPr>
        <w:tab/>
      </w:r>
      <w:r>
        <w:rPr>
          <w:rStyle w:val="147"/>
          <w:i w:val="0"/>
          <w:lang w:eastAsia="zh-CN"/>
        </w:rPr>
        <w:t>2.渐进增强观点认为应关注于内容本身。内容是我们建立网站的诱因。有的网站展示它，有的则收集它，有的寻求，有的操作，还有的网站甚至会包含以上种种，但相同点是它们全都涉及到内容。这使得“渐进增强”成为一种更为合理的设计范例。</w:t>
      </w:r>
    </w:p>
    <w:p>
      <w:pPr>
        <w:pStyle w:val="114"/>
        <w:rPr>
          <w:rStyle w:val="147"/>
          <w:i w:val="0"/>
          <w:lang w:eastAsia="zh-CN"/>
        </w:rPr>
      </w:pPr>
    </w:p>
    <w:p>
      <w:pPr>
        <w:pStyle w:val="114"/>
        <w:rPr>
          <w:rStyle w:val="147"/>
          <w:i w:val="0"/>
          <w:lang w:eastAsia="zh-CN"/>
        </w:rPr>
      </w:pPr>
      <w:r>
        <w:rPr>
          <w:rStyle w:val="147"/>
          <w:i w:val="0"/>
          <w:lang w:eastAsia="zh-CN"/>
        </w:rPr>
        <w:t>优雅降级 :</w:t>
      </w:r>
    </w:p>
    <w:p>
      <w:pPr>
        <w:pStyle w:val="114"/>
        <w:rPr>
          <w:rStyle w:val="147"/>
          <w:i w:val="0"/>
          <w:lang w:eastAsia="zh-CN"/>
        </w:rPr>
      </w:pPr>
      <w:r>
        <w:rPr>
          <w:rStyle w:val="147"/>
          <w:i w:val="0"/>
          <w:lang w:eastAsia="zh-CN"/>
        </w:rPr>
        <w:tab/>
      </w:r>
      <w:r>
        <w:rPr>
          <w:rStyle w:val="147"/>
          <w:i w:val="0"/>
          <w:lang w:eastAsia="zh-CN"/>
        </w:rPr>
        <w:t>1.一开始就构建完整的功能，然后在针对低版本浏览器进行兼容</w:t>
      </w:r>
    </w:p>
    <w:p>
      <w:pPr>
        <w:pStyle w:val="114"/>
        <w:rPr>
          <w:rStyle w:val="147"/>
          <w:i w:val="0"/>
          <w:lang w:eastAsia="zh-CN"/>
        </w:rPr>
      </w:pPr>
      <w:r>
        <w:rPr>
          <w:rStyle w:val="147"/>
          <w:i w:val="0"/>
          <w:lang w:eastAsia="zh-CN"/>
        </w:rPr>
        <w:tab/>
      </w:r>
      <w:r>
        <w:rPr>
          <w:rStyle w:val="147"/>
          <w:i w:val="0"/>
          <w:lang w:eastAsia="zh-CN"/>
        </w:rPr>
        <w:t>2.优雅降级观点应该针对那些最高级、最完善的浏览器来设计网站。而将那些被认为“过时”或有功能缺失的浏览器下的测试工作安排在开发周期的最后阶段，并把测试对象限定为主流浏览器的前一个版本。</w:t>
      </w:r>
    </w:p>
    <w:p>
      <w:pPr>
        <w:pStyle w:val="114"/>
        <w:rPr>
          <w:rStyle w:val="147"/>
          <w:i w:val="0"/>
          <w:lang w:eastAsia="zh-CN"/>
        </w:rPr>
      </w:pPr>
    </w:p>
    <w:p>
      <w:pPr>
        <w:pStyle w:val="114"/>
        <w:rPr>
          <w:rStyle w:val="147"/>
          <w:i w:val="0"/>
          <w:lang w:eastAsia="zh-CN"/>
        </w:rPr>
      </w:pPr>
      <w:r>
        <w:rPr>
          <w:rStyle w:val="147"/>
          <w:i w:val="0"/>
          <w:lang w:eastAsia="zh-CN"/>
        </w:rPr>
        <w:t>区别 :</w:t>
      </w:r>
    </w:p>
    <w:p>
      <w:pPr>
        <w:pStyle w:val="114"/>
        <w:rPr>
          <w:rStyle w:val="147"/>
          <w:i w:val="0"/>
          <w:lang w:eastAsia="zh-CN"/>
        </w:rPr>
      </w:pPr>
      <w:r>
        <w:rPr>
          <w:rStyle w:val="147"/>
          <w:i w:val="0"/>
          <w:lang w:eastAsia="zh-CN"/>
        </w:rPr>
        <w:tab/>
      </w:r>
      <w:r>
        <w:rPr>
          <w:rStyle w:val="147"/>
          <w:i w:val="0"/>
          <w:lang w:eastAsia="zh-CN"/>
        </w:rPr>
        <w:t>1.优雅降级是从复杂的现状开始，并视图减少用户体验的供给</w:t>
      </w:r>
    </w:p>
    <w:p>
      <w:pPr>
        <w:pStyle w:val="114"/>
        <w:rPr>
          <w:rStyle w:val="147"/>
          <w:i w:val="0"/>
          <w:lang w:eastAsia="zh-CN"/>
        </w:rPr>
      </w:pPr>
      <w:r>
        <w:rPr>
          <w:rStyle w:val="147"/>
          <w:i w:val="0"/>
          <w:lang w:eastAsia="zh-CN"/>
        </w:rPr>
        <w:tab/>
      </w:r>
      <w:r>
        <w:rPr>
          <w:rStyle w:val="147"/>
          <w:i w:val="0"/>
          <w:lang w:eastAsia="zh-CN"/>
        </w:rPr>
        <w:t>2.渐进增强则是从一个非常基础的，能够其作用的版本开始的，并不断的扩充，以适应未来环境的需要</w:t>
      </w:r>
    </w:p>
    <w:p>
      <w:pPr>
        <w:pStyle w:val="114"/>
        <w:rPr>
          <w:lang w:eastAsia="zh-CN"/>
        </w:rPr>
      </w:pPr>
      <w:r>
        <w:rPr>
          <w:rStyle w:val="147"/>
          <w:i w:val="0"/>
          <w:lang w:eastAsia="zh-CN"/>
        </w:rPr>
        <w:tab/>
      </w:r>
      <w:r>
        <w:rPr>
          <w:rStyle w:val="147"/>
          <w:i w:val="0"/>
          <w:lang w:eastAsia="zh-CN"/>
        </w:rPr>
        <w:t>3.降级(功能衰减)意味着往回看；而渐进增强则意味着朝前看，同时保证其根基处于安全地带</w:t>
      </w:r>
    </w:p>
    <w:p>
      <w:pPr>
        <w:pStyle w:val="97"/>
        <w:rPr>
          <w:lang w:eastAsia="zh-CN"/>
        </w:rPr>
      </w:pPr>
      <w:r>
        <w:rPr>
          <w:lang w:eastAsia="zh-CN"/>
        </w:rPr>
        <w:t>17.***移动端适配怎么做？</w:t>
      </w:r>
    </w:p>
    <w:p>
      <w:pPr>
        <w:pStyle w:val="114"/>
        <w:rPr>
          <w:rStyle w:val="147"/>
          <w:i w:val="0"/>
          <w:lang w:eastAsia="zh-CN"/>
        </w:rPr>
      </w:pPr>
      <w:r>
        <w:rPr>
          <w:rStyle w:val="147"/>
          <w:i w:val="0"/>
          <w:lang w:eastAsia="zh-CN"/>
        </w:rPr>
        <w:t>方法一 : @media 媒体查询，通过查询设备的宽度来执行不同的 css 代码，最终达到界面的配置</w:t>
      </w:r>
    </w:p>
    <w:p>
      <w:pPr>
        <w:pStyle w:val="114"/>
        <w:rPr>
          <w:rStyle w:val="147"/>
          <w:i w:val="0"/>
          <w:lang w:eastAsia="zh-CN"/>
        </w:rPr>
      </w:pPr>
    </w:p>
    <w:p>
      <w:pPr>
        <w:pStyle w:val="114"/>
        <w:rPr>
          <w:rStyle w:val="147"/>
          <w:i w:val="0"/>
          <w:lang w:eastAsia="zh-CN"/>
        </w:rPr>
      </w:pPr>
      <w:r>
        <w:rPr>
          <w:rStyle w:val="147"/>
          <w:i w:val="0"/>
          <w:lang w:eastAsia="zh-CN"/>
        </w:rPr>
        <w:t>方法二 : flex弹性布局</w:t>
      </w:r>
    </w:p>
    <w:p>
      <w:pPr>
        <w:pStyle w:val="114"/>
        <w:rPr>
          <w:rStyle w:val="147"/>
          <w:i w:val="0"/>
          <w:lang w:eastAsia="zh-CN"/>
        </w:rPr>
      </w:pPr>
    </w:p>
    <w:p>
      <w:pPr>
        <w:pStyle w:val="114"/>
        <w:rPr>
          <w:lang w:eastAsia="zh-CN"/>
        </w:rPr>
      </w:pPr>
      <w:r>
        <w:rPr>
          <w:rStyle w:val="147"/>
          <w:i w:val="0"/>
          <w:lang w:eastAsia="zh-CN"/>
        </w:rPr>
        <w:t>方法三 : rem + viewport 缩放，屏幕宽度设定 rem 值，需要适配的元素都使用 rem 为单位，不需要适配的元素还是使用 px 为单位</w:t>
      </w:r>
    </w:p>
    <w:p>
      <w:pPr>
        <w:pStyle w:val="97"/>
        <w:rPr>
          <w:lang w:eastAsia="zh-CN"/>
        </w:rPr>
      </w:pPr>
      <w:r>
        <w:rPr>
          <w:lang w:eastAsia="zh-CN"/>
        </w:rPr>
        <w:t>18.**请问苹果原生浏览器中默认样式如何清除，例如button，input默认样式？</w:t>
      </w:r>
    </w:p>
    <w:p>
      <w:pPr>
        <w:pStyle w:val="114"/>
        <w:rPr>
          <w:rStyle w:val="147"/>
          <w:rFonts w:hint="eastAsia" w:eastAsiaTheme="minorEastAsia"/>
          <w:i w:val="0"/>
          <w:lang w:eastAsia="zh-CN"/>
        </w:rPr>
      </w:pPr>
      <w:r>
        <w:rPr>
          <w:rStyle w:val="147"/>
          <w:i w:val="0"/>
        </w:rPr>
        <w:t>清除苹果默认样式: css样式中加入 input，textarea,button {-webkit-appearance:none;border-radius:0px;border:none}</w:t>
      </w:r>
    </w:p>
    <w:p>
      <w:pPr>
        <w:pStyle w:val="114"/>
        <w:rPr>
          <w:rStyle w:val="147"/>
          <w:rFonts w:hint="eastAsia" w:eastAsiaTheme="minorEastAsia"/>
          <w:i w:val="0"/>
          <w:lang w:eastAsia="zh-CN"/>
        </w:rPr>
      </w:pPr>
    </w:p>
    <w:p>
      <w:pPr>
        <w:pStyle w:val="114"/>
      </w:pPr>
      <w:r>
        <w:rPr>
          <w:rStyle w:val="147"/>
          <w:i w:val="0"/>
        </w:rPr>
        <w:t>input、button默认样式: input[type="button"],input[type="submit"],input[type="reset"]{-webkit-appearance:none}</w:t>
      </w:r>
    </w:p>
    <w:p>
      <w:pPr>
        <w:pStyle w:val="97"/>
        <w:rPr>
          <w:lang w:eastAsia="zh-CN"/>
        </w:rPr>
      </w:pPr>
      <w:r>
        <w:rPr>
          <w:lang w:eastAsia="zh-CN"/>
        </w:rPr>
        <w:t>19.*CSS清除浮动的方法</w:t>
      </w:r>
    </w:p>
    <w:p>
      <w:pPr>
        <w:pStyle w:val="114"/>
        <w:rPr>
          <w:rStyle w:val="147"/>
          <w:i w:val="0"/>
          <w:lang w:eastAsia="zh-CN"/>
        </w:rPr>
      </w:pPr>
      <w:r>
        <w:rPr>
          <w:rStyle w:val="147"/>
          <w:i w:val="0"/>
          <w:lang w:eastAsia="zh-CN"/>
        </w:rPr>
        <w:t>1.在标签尾部添加空块级标签，设置样式属性为 : clear:both; 缺点: 如果页面浮动布局多，就要增加很多空div，不利于页面的优化。</w:t>
      </w:r>
    </w:p>
    <w:p>
      <w:pPr>
        <w:pStyle w:val="114"/>
        <w:rPr>
          <w:rStyle w:val="147"/>
          <w:rFonts w:hint="eastAsia" w:eastAsiaTheme="minorEastAsia"/>
          <w:i w:val="0"/>
          <w:lang w:eastAsia="zh-CN"/>
        </w:rPr>
      </w:pPr>
      <w:r>
        <w:rPr>
          <w:rStyle w:val="147"/>
          <w:i w:val="0"/>
        </w:rPr>
        <w:t>2.父级定义伪类after和zoom， .box:after{display:block;clear:</w:t>
      </w:r>
    </w:p>
    <w:p>
      <w:pPr>
        <w:pStyle w:val="114"/>
        <w:rPr>
          <w:rStyle w:val="147"/>
          <w:rFonts w:hint="eastAsia" w:eastAsiaTheme="minorEastAsia"/>
          <w:i w:val="0"/>
          <w:lang w:eastAsia="zh-CN"/>
        </w:rPr>
      </w:pPr>
      <w:r>
        <w:rPr>
          <w:rStyle w:val="147"/>
          <w:i w:val="0"/>
        </w:rPr>
        <w:t>both;content:"";visibility:hidden;height:0;} .box{zoom:1}</w:t>
      </w:r>
    </w:p>
    <w:p>
      <w:pPr>
        <w:pStyle w:val="114"/>
        <w:rPr>
          <w:rStyle w:val="147"/>
          <w:rFonts w:hint="eastAsia" w:eastAsiaTheme="minorEastAsia"/>
          <w:i w:val="0"/>
          <w:lang w:eastAsia="zh-CN"/>
        </w:rPr>
      </w:pPr>
      <w:r>
        <w:rPr>
          <w:rStyle w:val="147"/>
          <w:i w:val="0"/>
        </w:rPr>
        <w:t>3.简单粗暴，父级设置overflow:hidden,缺点是不能和position配合使用</w:t>
      </w:r>
    </w:p>
    <w:p>
      <w:pPr>
        <w:pStyle w:val="114"/>
        <w:rPr>
          <w:lang w:eastAsia="zh-CN"/>
        </w:rPr>
      </w:pPr>
      <w:r>
        <w:rPr>
          <w:rStyle w:val="147"/>
          <w:i w:val="0"/>
        </w:rPr>
        <w:t>4.直接给父元素单独设置高度(height)；缺点:只适合高度固定的布局，要给出精确的高度，如果高度和父级div不一样时，会产生问题。</w:t>
      </w:r>
      <w:r>
        <w:rPr>
          <w:rStyle w:val="147"/>
          <w:i w:val="0"/>
          <w:lang w:eastAsia="zh-CN"/>
        </w:rPr>
        <w:t>对于响应式布局会有很大的影响。</w:t>
      </w:r>
    </w:p>
    <w:p>
      <w:pPr>
        <w:pStyle w:val="97"/>
        <w:rPr>
          <w:lang w:eastAsia="zh-CN"/>
        </w:rPr>
      </w:pPr>
      <w:r>
        <w:rPr>
          <w:lang w:eastAsia="zh-CN"/>
        </w:rPr>
        <w:t>20.**PC端常用的布局方法</w:t>
      </w:r>
    </w:p>
    <w:p>
      <w:pPr>
        <w:pStyle w:val="114"/>
        <w:rPr>
          <w:rStyle w:val="113"/>
          <w:i w:val="0"/>
          <w:lang w:eastAsia="zh-CN"/>
        </w:rPr>
      </w:pPr>
      <w:r>
        <w:rPr>
          <w:rStyle w:val="113"/>
          <w:i w:val="0"/>
          <w:lang w:eastAsia="zh-CN"/>
        </w:rPr>
        <w:t>1.利用float+overflow实现</w:t>
      </w:r>
    </w:p>
    <w:p>
      <w:pPr>
        <w:pStyle w:val="114"/>
        <w:rPr>
          <w:rStyle w:val="113"/>
          <w:i w:val="0"/>
          <w:lang w:eastAsia="zh-CN"/>
        </w:rPr>
      </w:pPr>
      <w:r>
        <w:rPr>
          <w:rStyle w:val="113"/>
          <w:i w:val="0"/>
          <w:lang w:eastAsia="zh-CN"/>
        </w:rPr>
        <w:tab/>
      </w:r>
      <w:r>
        <w:rPr>
          <w:rStyle w:val="113"/>
          <w:i w:val="0"/>
          <w:lang w:eastAsia="zh-CN"/>
        </w:rPr>
        <w:t>左右定宽度，分布向两边浮动，中间如果没设置溢出处理默认宽度为100%，设置后就会截取两边的宽度从而实现中间自适应</w:t>
      </w:r>
    </w:p>
    <w:p>
      <w:pPr>
        <w:pStyle w:val="114"/>
        <w:rPr>
          <w:rStyle w:val="113"/>
          <w:i w:val="0"/>
          <w:lang w:eastAsia="zh-CN"/>
        </w:rPr>
      </w:pPr>
      <w:r>
        <w:rPr>
          <w:rStyle w:val="113"/>
          <w:i w:val="0"/>
          <w:lang w:eastAsia="zh-CN"/>
        </w:rPr>
        <w:t>2.flex布局</w:t>
      </w:r>
    </w:p>
    <w:p>
      <w:pPr>
        <w:pStyle w:val="114"/>
        <w:rPr>
          <w:rStyle w:val="113"/>
          <w:i w:val="0"/>
          <w:lang w:eastAsia="zh-CN"/>
        </w:rPr>
      </w:pPr>
      <w:r>
        <w:rPr>
          <w:rStyle w:val="113"/>
          <w:i w:val="0"/>
          <w:lang w:eastAsia="zh-CN"/>
        </w:rPr>
        <w:tab/>
      </w:r>
      <w:r>
        <w:rPr>
          <w:rStyle w:val="113"/>
          <w:i w:val="0"/>
          <w:lang w:eastAsia="zh-CN"/>
        </w:rPr>
        <w:t>通过flex相关的属性进行适配性的调整布局</w:t>
      </w:r>
    </w:p>
    <w:p>
      <w:pPr>
        <w:pStyle w:val="114"/>
        <w:rPr>
          <w:rStyle w:val="113"/>
          <w:i w:val="0"/>
          <w:lang w:eastAsia="zh-CN"/>
        </w:rPr>
      </w:pPr>
      <w:r>
        <w:rPr>
          <w:rStyle w:val="113"/>
          <w:i w:val="0"/>
          <w:lang w:eastAsia="zh-CN"/>
        </w:rPr>
        <w:t>3.Table表格布局</w:t>
      </w:r>
    </w:p>
    <w:p>
      <w:pPr>
        <w:pStyle w:val="114"/>
        <w:rPr>
          <w:rStyle w:val="113"/>
          <w:i w:val="0"/>
          <w:lang w:eastAsia="zh-CN"/>
        </w:rPr>
      </w:pPr>
      <w:r>
        <w:rPr>
          <w:rStyle w:val="113"/>
          <w:i w:val="0"/>
          <w:lang w:eastAsia="zh-CN"/>
        </w:rPr>
        <w:t>4.float+margin实现三列布局</w:t>
      </w:r>
    </w:p>
    <w:p>
      <w:pPr>
        <w:pStyle w:val="114"/>
        <w:rPr>
          <w:rStyle w:val="113"/>
          <w:i w:val="0"/>
          <w:lang w:eastAsia="zh-CN"/>
        </w:rPr>
      </w:pPr>
      <w:r>
        <w:rPr>
          <w:rStyle w:val="113"/>
          <w:i w:val="0"/>
          <w:lang w:eastAsia="zh-CN"/>
        </w:rPr>
        <w:t>5.定位absolute实现中间自适应</w:t>
      </w:r>
    </w:p>
    <w:p>
      <w:pPr>
        <w:pStyle w:val="114"/>
        <w:rPr>
          <w:rStyle w:val="113"/>
          <w:i w:val="0"/>
          <w:lang w:eastAsia="zh-CN"/>
        </w:rPr>
      </w:pPr>
      <w:r>
        <w:rPr>
          <w:rStyle w:val="113"/>
          <w:i w:val="0"/>
          <w:lang w:eastAsia="zh-CN"/>
        </w:rPr>
        <w:t>6.Grid网格布局</w:t>
      </w:r>
    </w:p>
    <w:p>
      <w:pPr>
        <w:pStyle w:val="114"/>
        <w:rPr>
          <w:rStyle w:val="113"/>
          <w:i w:val="0"/>
          <w:lang w:eastAsia="zh-CN"/>
        </w:rPr>
      </w:pPr>
      <w:r>
        <w:rPr>
          <w:rStyle w:val="113"/>
          <w:i w:val="0"/>
          <w:lang w:eastAsia="zh-CN"/>
        </w:rPr>
        <w:t>7.圣杯布局</w:t>
      </w:r>
    </w:p>
    <w:p>
      <w:pPr>
        <w:pStyle w:val="114"/>
        <w:rPr>
          <w:rStyle w:val="113"/>
          <w:i w:val="0"/>
          <w:lang w:eastAsia="zh-CN"/>
        </w:rPr>
      </w:pPr>
      <w:r>
        <w:rPr>
          <w:rStyle w:val="113"/>
          <w:i w:val="0"/>
          <w:lang w:eastAsia="zh-CN"/>
        </w:rPr>
        <w:t>8.双飞翼布局</w:t>
      </w:r>
    </w:p>
    <w:p>
      <w:pPr>
        <w:pStyle w:val="114"/>
        <w:rPr>
          <w:lang w:eastAsia="zh-CN"/>
        </w:rPr>
      </w:pPr>
      <w:r>
        <w:rPr>
          <w:rStyle w:val="113"/>
          <w:i w:val="0"/>
          <w:lang w:eastAsia="zh-CN"/>
        </w:rPr>
        <w:t>9.等高布局</w:t>
      </w:r>
    </w:p>
    <w:p>
      <w:pPr>
        <w:pStyle w:val="97"/>
        <w:rPr>
          <w:lang w:eastAsia="zh-CN"/>
        </w:rPr>
      </w:pPr>
      <w:r>
        <w:rPr>
          <w:lang w:eastAsia="zh-CN"/>
        </w:rPr>
        <w:t>21.**布局左边20%，中间自适应，右边200px，不能用定位</w:t>
      </w:r>
    </w:p>
    <w:p>
      <w:pPr>
        <w:pStyle w:val="114"/>
        <w:rPr>
          <w:rStyle w:val="117"/>
          <w:rFonts w:hint="eastAsia" w:eastAsiaTheme="minorEastAsia"/>
          <w:i w:val="0"/>
          <w:lang w:eastAsia="zh-CN"/>
        </w:rPr>
      </w:pPr>
      <w:r>
        <w:rPr>
          <w:rStyle w:val="147"/>
          <w:i w:val="0"/>
        </w:rPr>
        <w:t xml:space="preserve">布局: </w:t>
      </w:r>
      <w:r>
        <w:rPr>
          <w:rStyle w:val="117"/>
          <w:i w:val="0"/>
        </w:rPr>
        <w:t>&lt;div</w:t>
      </w:r>
      <w:r>
        <w:rPr>
          <w:rStyle w:val="147"/>
          <w:i w:val="0"/>
        </w:rPr>
        <w:t xml:space="preserve"> </w:t>
      </w:r>
      <w:r>
        <w:rPr>
          <w:rStyle w:val="146"/>
          <w:i w:val="0"/>
        </w:rPr>
        <w:t>class</w:t>
      </w:r>
      <w:r>
        <w:rPr>
          <w:rStyle w:val="147"/>
          <w:i w:val="0"/>
        </w:rPr>
        <w:t xml:space="preserve"> </w:t>
      </w:r>
      <w:r>
        <w:rPr>
          <w:rStyle w:val="133"/>
          <w:i w:val="0"/>
        </w:rPr>
        <w:t>=</w:t>
      </w:r>
      <w:r>
        <w:rPr>
          <w:rStyle w:val="125"/>
          <w:i w:val="0"/>
        </w:rPr>
        <w:t>"box"</w:t>
      </w:r>
      <w:r>
        <w:rPr>
          <w:rStyle w:val="117"/>
          <w:i w:val="0"/>
        </w:rPr>
        <w:t>&gt;</w:t>
      </w:r>
    </w:p>
    <w:p>
      <w:pPr>
        <w:pStyle w:val="114"/>
        <w:rPr>
          <w:rStyle w:val="117"/>
          <w:rFonts w:hint="eastAsia" w:eastAsiaTheme="minorEastAsia"/>
          <w:i w:val="0"/>
          <w:lang w:eastAsia="zh-CN"/>
        </w:rPr>
      </w:pPr>
      <w:r>
        <w:rPr>
          <w:rStyle w:val="147"/>
          <w:i w:val="0"/>
        </w:rPr>
        <w:t xml:space="preserve">        </w:t>
      </w:r>
      <w:r>
        <w:rPr>
          <w:rStyle w:val="117"/>
          <w:i w:val="0"/>
        </w:rPr>
        <w:t>&lt;div</w:t>
      </w:r>
      <w:r>
        <w:rPr>
          <w:rStyle w:val="147"/>
          <w:i w:val="0"/>
        </w:rPr>
        <w:t xml:space="preserve"> </w:t>
      </w:r>
      <w:r>
        <w:rPr>
          <w:rStyle w:val="146"/>
          <w:i w:val="0"/>
        </w:rPr>
        <w:t>class</w:t>
      </w:r>
      <w:r>
        <w:rPr>
          <w:rStyle w:val="133"/>
          <w:i w:val="0"/>
        </w:rPr>
        <w:t>=</w:t>
      </w:r>
      <w:r>
        <w:rPr>
          <w:rStyle w:val="125"/>
          <w:i w:val="0"/>
        </w:rPr>
        <w:t>"left"</w:t>
      </w:r>
      <w:r>
        <w:rPr>
          <w:rStyle w:val="117"/>
          <w:i w:val="0"/>
        </w:rPr>
        <w:t>&gt;</w:t>
      </w:r>
      <w:r>
        <w:rPr>
          <w:rStyle w:val="147"/>
          <w:i w:val="0"/>
        </w:rPr>
        <w:t>left</w:t>
      </w:r>
      <w:r>
        <w:rPr>
          <w:rStyle w:val="117"/>
          <w:i w:val="0"/>
        </w:rPr>
        <w:t>&lt;/div&gt;</w:t>
      </w:r>
    </w:p>
    <w:p>
      <w:pPr>
        <w:pStyle w:val="114"/>
        <w:rPr>
          <w:rStyle w:val="117"/>
          <w:rFonts w:hint="eastAsia" w:eastAsiaTheme="minorEastAsia"/>
          <w:i w:val="0"/>
          <w:lang w:eastAsia="zh-CN"/>
        </w:rPr>
      </w:pPr>
      <w:r>
        <w:rPr>
          <w:rStyle w:val="147"/>
          <w:i w:val="0"/>
        </w:rPr>
        <w:t xml:space="preserve">        </w:t>
      </w:r>
      <w:r>
        <w:rPr>
          <w:rStyle w:val="117"/>
          <w:i w:val="0"/>
        </w:rPr>
        <w:t>&lt;div</w:t>
      </w:r>
      <w:r>
        <w:rPr>
          <w:rStyle w:val="147"/>
          <w:i w:val="0"/>
        </w:rPr>
        <w:t xml:space="preserve"> </w:t>
      </w:r>
      <w:r>
        <w:rPr>
          <w:rStyle w:val="146"/>
          <w:i w:val="0"/>
        </w:rPr>
        <w:t>class</w:t>
      </w:r>
      <w:r>
        <w:rPr>
          <w:rStyle w:val="133"/>
          <w:i w:val="0"/>
        </w:rPr>
        <w:t>=</w:t>
      </w:r>
      <w:r>
        <w:rPr>
          <w:rStyle w:val="125"/>
          <w:i w:val="0"/>
        </w:rPr>
        <w:t>"right"</w:t>
      </w:r>
      <w:r>
        <w:rPr>
          <w:rStyle w:val="117"/>
          <w:i w:val="0"/>
        </w:rPr>
        <w:t>&gt;</w:t>
      </w:r>
      <w:r>
        <w:rPr>
          <w:rStyle w:val="147"/>
          <w:i w:val="0"/>
        </w:rPr>
        <w:t>right</w:t>
      </w:r>
      <w:r>
        <w:rPr>
          <w:rStyle w:val="117"/>
          <w:i w:val="0"/>
        </w:rPr>
        <w:t>&lt;/div&gt;</w:t>
      </w:r>
    </w:p>
    <w:p>
      <w:pPr>
        <w:pStyle w:val="114"/>
        <w:rPr>
          <w:rStyle w:val="117"/>
          <w:rFonts w:hint="eastAsia" w:eastAsiaTheme="minorEastAsia"/>
          <w:i w:val="0"/>
          <w:lang w:eastAsia="zh-CN"/>
        </w:rPr>
      </w:pPr>
      <w:r>
        <w:rPr>
          <w:rStyle w:val="147"/>
          <w:i w:val="0"/>
        </w:rPr>
        <w:t xml:space="preserve">        </w:t>
      </w:r>
      <w:r>
        <w:rPr>
          <w:rStyle w:val="117"/>
          <w:i w:val="0"/>
        </w:rPr>
        <w:t>&lt;div</w:t>
      </w:r>
      <w:r>
        <w:rPr>
          <w:rStyle w:val="147"/>
          <w:i w:val="0"/>
        </w:rPr>
        <w:t xml:space="preserve"> </w:t>
      </w:r>
      <w:r>
        <w:rPr>
          <w:rStyle w:val="146"/>
          <w:i w:val="0"/>
        </w:rPr>
        <w:t>class</w:t>
      </w:r>
      <w:r>
        <w:rPr>
          <w:rStyle w:val="133"/>
          <w:i w:val="0"/>
        </w:rPr>
        <w:t>=</w:t>
      </w:r>
      <w:r>
        <w:rPr>
          <w:rStyle w:val="125"/>
          <w:i w:val="0"/>
        </w:rPr>
        <w:t>"content"</w:t>
      </w:r>
      <w:r>
        <w:rPr>
          <w:rStyle w:val="117"/>
          <w:i w:val="0"/>
        </w:rPr>
        <w:t>&gt;</w:t>
      </w:r>
      <w:r>
        <w:rPr>
          <w:rStyle w:val="147"/>
          <w:i w:val="0"/>
        </w:rPr>
        <w:t>content</w:t>
      </w:r>
      <w:r>
        <w:rPr>
          <w:rStyle w:val="117"/>
          <w:i w:val="0"/>
        </w:rPr>
        <w:t>&lt;/div&gt;</w:t>
      </w:r>
    </w:p>
    <w:p>
      <w:pPr>
        <w:pStyle w:val="114"/>
        <w:rPr>
          <w:rStyle w:val="117"/>
          <w:rFonts w:hint="eastAsia" w:eastAsiaTheme="minorEastAsia"/>
          <w:i w:val="0"/>
          <w:lang w:eastAsia="zh-CN"/>
        </w:rPr>
      </w:pPr>
      <w:r>
        <w:rPr>
          <w:rStyle w:val="147"/>
          <w:i w:val="0"/>
        </w:rPr>
        <w:t xml:space="preserve">     </w:t>
      </w:r>
      <w:r>
        <w:rPr>
          <w:rStyle w:val="117"/>
          <w:i w:val="0"/>
        </w:rPr>
        <w:t>&lt;/div&gt;</w:t>
      </w:r>
    </w:p>
    <w:p>
      <w:pPr>
        <w:pStyle w:val="114"/>
        <w:rPr>
          <w:rStyle w:val="117"/>
          <w:rFonts w:hint="eastAsia" w:eastAsiaTheme="minorEastAsia"/>
          <w:i w:val="0"/>
          <w:lang w:eastAsia="zh-CN"/>
        </w:rPr>
      </w:pPr>
    </w:p>
    <w:p>
      <w:pPr>
        <w:pStyle w:val="114"/>
        <w:rPr>
          <w:rStyle w:val="147"/>
          <w:rFonts w:hint="eastAsia" w:eastAsiaTheme="minorEastAsia"/>
          <w:i w:val="0"/>
          <w:lang w:eastAsia="zh-CN"/>
        </w:rPr>
      </w:pPr>
      <w:r>
        <w:rPr>
          <w:rStyle w:val="147"/>
          <w:i w:val="0"/>
        </w:rPr>
        <w:t>样式:*,html,body{</w:t>
      </w:r>
    </w:p>
    <w:p>
      <w:pPr>
        <w:pStyle w:val="114"/>
        <w:rPr>
          <w:rStyle w:val="147"/>
          <w:rFonts w:hint="eastAsia" w:eastAsiaTheme="minorEastAsia"/>
          <w:i w:val="0"/>
          <w:lang w:eastAsia="zh-CN"/>
        </w:rPr>
      </w:pPr>
      <w:r>
        <w:rPr>
          <w:rStyle w:val="147"/>
          <w:i w:val="0"/>
        </w:rPr>
        <w:tab/>
      </w:r>
      <w:r>
        <w:rPr>
          <w:rStyle w:val="147"/>
          <w:i w:val="0"/>
        </w:rPr>
        <w:tab/>
      </w:r>
      <w:r>
        <w:rPr>
          <w:rStyle w:val="147"/>
          <w:i w:val="0"/>
        </w:rPr>
        <w:t>margin:0;</w:t>
      </w:r>
    </w:p>
    <w:p>
      <w:pPr>
        <w:pStyle w:val="114"/>
        <w:rPr>
          <w:rStyle w:val="147"/>
          <w:rFonts w:hint="eastAsia" w:eastAsiaTheme="minorEastAsia"/>
          <w:i w:val="0"/>
          <w:lang w:eastAsia="zh-CN"/>
        </w:rPr>
      </w:pPr>
      <w:r>
        <w:rPr>
          <w:rStyle w:val="147"/>
          <w:i w:val="0"/>
        </w:rPr>
        <w:tab/>
      </w:r>
      <w:r>
        <w:rPr>
          <w:rStyle w:val="147"/>
          <w:i w:val="0"/>
        </w:rPr>
        <w:tab/>
      </w:r>
      <w:r>
        <w:rPr>
          <w:rStyle w:val="147"/>
          <w:i w:val="0"/>
        </w:rPr>
        <w:t>padding:0;</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47"/>
          <w:rFonts w:hint="eastAsia" w:eastAsiaTheme="minorEastAsia"/>
          <w:i w:val="0"/>
          <w:lang w:eastAsia="zh-CN"/>
        </w:rPr>
      </w:pPr>
      <w:r>
        <w:rPr>
          <w:rStyle w:val="147"/>
          <w:i w:val="0"/>
        </w:rPr>
        <w:tab/>
      </w:r>
      <w:r>
        <w:rPr>
          <w:rStyle w:val="147"/>
          <w:i w:val="0"/>
        </w:rPr>
        <w:t>.box{</w:t>
      </w:r>
    </w:p>
    <w:p>
      <w:pPr>
        <w:pStyle w:val="114"/>
        <w:rPr>
          <w:rStyle w:val="147"/>
          <w:rFonts w:hint="eastAsia" w:eastAsiaTheme="minorEastAsia"/>
          <w:i w:val="0"/>
          <w:lang w:eastAsia="zh-CN"/>
        </w:rPr>
      </w:pPr>
      <w:r>
        <w:rPr>
          <w:rStyle w:val="147"/>
          <w:i w:val="0"/>
        </w:rPr>
        <w:tab/>
      </w:r>
      <w:r>
        <w:rPr>
          <w:rStyle w:val="147"/>
          <w:i w:val="0"/>
        </w:rPr>
        <w:tab/>
      </w:r>
      <w:r>
        <w:rPr>
          <w:rStyle w:val="147"/>
          <w:i w:val="0"/>
        </w:rPr>
        <w:t>width:1500px;</w:t>
      </w:r>
    </w:p>
    <w:p>
      <w:pPr>
        <w:pStyle w:val="114"/>
        <w:rPr>
          <w:rStyle w:val="147"/>
          <w:rFonts w:hint="eastAsia" w:eastAsiaTheme="minorEastAsia"/>
          <w:i w:val="0"/>
          <w:lang w:eastAsia="zh-CN"/>
        </w:rPr>
      </w:pPr>
      <w:r>
        <w:rPr>
          <w:rStyle w:val="147"/>
          <w:i w:val="0"/>
        </w:rPr>
        <w:tab/>
      </w:r>
      <w:r>
        <w:rPr>
          <w:rStyle w:val="147"/>
          <w:i w:val="0"/>
        </w:rPr>
        <w:tab/>
      </w:r>
      <w:r>
        <w:rPr>
          <w:rStyle w:val="147"/>
          <w:i w:val="0"/>
        </w:rPr>
        <w:t>height:500px;</w:t>
      </w:r>
    </w:p>
    <w:p>
      <w:pPr>
        <w:pStyle w:val="114"/>
        <w:rPr>
          <w:rStyle w:val="147"/>
          <w:rFonts w:hint="eastAsia" w:eastAsiaTheme="minorEastAsia"/>
          <w:i w:val="0"/>
          <w:lang w:eastAsia="zh-CN"/>
        </w:rPr>
      </w:pPr>
      <w:r>
        <w:rPr>
          <w:rStyle w:val="147"/>
          <w:i w:val="0"/>
        </w:rPr>
        <w:tab/>
      </w:r>
      <w:r>
        <w:rPr>
          <w:rStyle w:val="147"/>
          <w:i w:val="0"/>
        </w:rPr>
        <w:tab/>
      </w:r>
      <w:r>
        <w:rPr>
          <w:rStyle w:val="147"/>
          <w:i w:val="0"/>
        </w:rPr>
        <w:t>background-color:rgb(215.221.221);</w:t>
      </w:r>
    </w:p>
    <w:p>
      <w:pPr>
        <w:pStyle w:val="114"/>
        <w:rPr>
          <w:rStyle w:val="147"/>
          <w:rFonts w:hint="eastAsia" w:eastAsiaTheme="minorEastAsia"/>
          <w:i w:val="0"/>
          <w:lang w:eastAsia="zh-CN"/>
        </w:rPr>
      </w:pPr>
      <w:r>
        <w:rPr>
          <w:rStyle w:val="147"/>
          <w:i w:val="0"/>
        </w:rPr>
        <w:tab/>
      </w:r>
      <w:r>
        <w:rPr>
          <w:rStyle w:val="147"/>
          <w:i w:val="0"/>
        </w:rPr>
        <w:tab/>
      </w:r>
      <w:r>
        <w:rPr>
          <w:rStyle w:val="147"/>
          <w:i w:val="0"/>
        </w:rPr>
        <w:t>margin:0 auto;</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47"/>
          <w:rFonts w:hint="eastAsia" w:eastAsiaTheme="minorEastAsia"/>
          <w:i w:val="0"/>
          <w:lang w:eastAsia="zh-CN"/>
        </w:rPr>
      </w:pPr>
      <w:r>
        <w:rPr>
          <w:rStyle w:val="147"/>
          <w:i w:val="0"/>
        </w:rPr>
        <w:tab/>
      </w:r>
      <w:r>
        <w:rPr>
          <w:rStyle w:val="147"/>
          <w:i w:val="0"/>
        </w:rPr>
        <w:t>.left{</w:t>
      </w:r>
    </w:p>
    <w:p>
      <w:pPr>
        <w:pStyle w:val="114"/>
        <w:rPr>
          <w:rStyle w:val="147"/>
          <w:rFonts w:hint="eastAsia" w:eastAsiaTheme="minorEastAsia"/>
          <w:i w:val="0"/>
          <w:lang w:eastAsia="zh-CN"/>
        </w:rPr>
      </w:pPr>
      <w:r>
        <w:rPr>
          <w:rStyle w:val="147"/>
          <w:i w:val="0"/>
        </w:rPr>
        <w:tab/>
      </w:r>
      <w:r>
        <w:rPr>
          <w:rStyle w:val="147"/>
          <w:i w:val="0"/>
        </w:rPr>
        <w:tab/>
      </w:r>
      <w:r>
        <w:rPr>
          <w:rStyle w:val="147"/>
          <w:i w:val="0"/>
        </w:rPr>
        <w:t>width:20%;</w:t>
      </w:r>
    </w:p>
    <w:p>
      <w:pPr>
        <w:pStyle w:val="114"/>
        <w:rPr>
          <w:rStyle w:val="147"/>
          <w:rFonts w:hint="eastAsia" w:eastAsiaTheme="minorEastAsia"/>
          <w:i w:val="0"/>
          <w:lang w:eastAsia="zh-CN"/>
        </w:rPr>
      </w:pPr>
      <w:r>
        <w:rPr>
          <w:rStyle w:val="147"/>
          <w:i w:val="0"/>
        </w:rPr>
        <w:tab/>
      </w:r>
      <w:r>
        <w:rPr>
          <w:rStyle w:val="147"/>
          <w:i w:val="0"/>
        </w:rPr>
        <w:tab/>
      </w:r>
      <w:r>
        <w:rPr>
          <w:rStyle w:val="147"/>
          <w:i w:val="0"/>
        </w:rPr>
        <w:t>height:200px;</w:t>
      </w:r>
    </w:p>
    <w:p>
      <w:pPr>
        <w:pStyle w:val="114"/>
        <w:rPr>
          <w:rStyle w:val="147"/>
          <w:rFonts w:hint="eastAsia" w:eastAsiaTheme="minorEastAsia"/>
          <w:i w:val="0"/>
          <w:lang w:eastAsia="zh-CN"/>
        </w:rPr>
      </w:pPr>
      <w:r>
        <w:rPr>
          <w:rStyle w:val="147"/>
          <w:i w:val="0"/>
        </w:rPr>
        <w:tab/>
      </w:r>
      <w:r>
        <w:rPr>
          <w:rStyle w:val="147"/>
          <w:i w:val="0"/>
        </w:rPr>
        <w:tab/>
      </w:r>
      <w:r>
        <w:rPr>
          <w:rStyle w:val="147"/>
          <w:i w:val="0"/>
        </w:rPr>
        <w:t>background-color:chocolate;</w:t>
      </w:r>
    </w:p>
    <w:p>
      <w:pPr>
        <w:pStyle w:val="114"/>
        <w:rPr>
          <w:rStyle w:val="147"/>
          <w:rFonts w:hint="eastAsia" w:eastAsiaTheme="minorEastAsia"/>
          <w:i w:val="0"/>
          <w:lang w:eastAsia="zh-CN"/>
        </w:rPr>
      </w:pPr>
      <w:r>
        <w:rPr>
          <w:rStyle w:val="147"/>
          <w:i w:val="0"/>
        </w:rPr>
        <w:tab/>
      </w:r>
      <w:r>
        <w:rPr>
          <w:rStyle w:val="147"/>
          <w:i w:val="0"/>
        </w:rPr>
        <w:tab/>
      </w:r>
      <w:r>
        <w:rPr>
          <w:rStyle w:val="147"/>
          <w:i w:val="0"/>
        </w:rPr>
        <w:t>float:left;</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47"/>
          <w:rFonts w:hint="eastAsia" w:eastAsiaTheme="minorEastAsia"/>
          <w:i w:val="0"/>
          <w:lang w:eastAsia="zh-CN"/>
        </w:rPr>
      </w:pPr>
      <w:r>
        <w:rPr>
          <w:rStyle w:val="147"/>
          <w:i w:val="0"/>
        </w:rPr>
        <w:tab/>
      </w:r>
      <w:r>
        <w:rPr>
          <w:rStyle w:val="147"/>
          <w:i w:val="0"/>
        </w:rPr>
        <w:t>.right{</w:t>
      </w:r>
    </w:p>
    <w:p>
      <w:pPr>
        <w:pStyle w:val="114"/>
        <w:rPr>
          <w:rStyle w:val="147"/>
          <w:rFonts w:hint="eastAsia" w:eastAsiaTheme="minorEastAsia"/>
          <w:i w:val="0"/>
          <w:lang w:eastAsia="zh-CN"/>
        </w:rPr>
      </w:pPr>
      <w:r>
        <w:rPr>
          <w:rStyle w:val="147"/>
          <w:i w:val="0"/>
        </w:rPr>
        <w:tab/>
      </w:r>
      <w:r>
        <w:rPr>
          <w:rStyle w:val="147"/>
          <w:i w:val="0"/>
        </w:rPr>
        <w:tab/>
      </w:r>
      <w:r>
        <w:rPr>
          <w:rStyle w:val="147"/>
          <w:i w:val="0"/>
        </w:rPr>
        <w:t>width:200px;</w:t>
      </w:r>
    </w:p>
    <w:p>
      <w:pPr>
        <w:pStyle w:val="114"/>
        <w:rPr>
          <w:rStyle w:val="147"/>
          <w:rFonts w:hint="eastAsia" w:eastAsiaTheme="minorEastAsia"/>
          <w:i w:val="0"/>
          <w:lang w:eastAsia="zh-CN"/>
        </w:rPr>
      </w:pPr>
      <w:r>
        <w:rPr>
          <w:rStyle w:val="147"/>
          <w:i w:val="0"/>
        </w:rPr>
        <w:tab/>
      </w:r>
      <w:r>
        <w:rPr>
          <w:rStyle w:val="147"/>
          <w:i w:val="0"/>
        </w:rPr>
        <w:tab/>
      </w:r>
      <w:r>
        <w:rPr>
          <w:rStyle w:val="147"/>
          <w:i w:val="0"/>
        </w:rPr>
        <w:t>height:200px;</w:t>
      </w:r>
    </w:p>
    <w:p>
      <w:pPr>
        <w:pStyle w:val="114"/>
        <w:rPr>
          <w:rStyle w:val="147"/>
          <w:rFonts w:hint="eastAsia" w:eastAsiaTheme="minorEastAsia"/>
          <w:i w:val="0"/>
          <w:lang w:eastAsia="zh-CN"/>
        </w:rPr>
      </w:pPr>
      <w:r>
        <w:rPr>
          <w:rStyle w:val="147"/>
          <w:i w:val="0"/>
        </w:rPr>
        <w:tab/>
      </w:r>
      <w:r>
        <w:rPr>
          <w:rStyle w:val="147"/>
          <w:i w:val="0"/>
        </w:rPr>
        <w:tab/>
      </w:r>
      <w:r>
        <w:rPr>
          <w:rStyle w:val="147"/>
          <w:i w:val="0"/>
        </w:rPr>
        <w:t>float:right;</w:t>
      </w:r>
    </w:p>
    <w:p>
      <w:pPr>
        <w:pStyle w:val="114"/>
        <w:rPr>
          <w:rStyle w:val="147"/>
          <w:rFonts w:hint="eastAsia" w:eastAsiaTheme="minorEastAsia"/>
          <w:i w:val="0"/>
          <w:lang w:eastAsia="zh-CN"/>
        </w:rPr>
      </w:pPr>
      <w:r>
        <w:rPr>
          <w:rStyle w:val="147"/>
          <w:i w:val="0"/>
        </w:rPr>
        <w:tab/>
      </w:r>
      <w:r>
        <w:rPr>
          <w:rStyle w:val="147"/>
          <w:i w:val="0"/>
        </w:rPr>
        <w:tab/>
      </w:r>
      <w:r>
        <w:rPr>
          <w:rStyle w:val="147"/>
          <w:i w:val="0"/>
        </w:rPr>
        <w:t>background-color:cornflowerblue;</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47"/>
          <w:rFonts w:hint="eastAsia" w:eastAsiaTheme="minorEastAsia"/>
          <w:i w:val="0"/>
          <w:lang w:eastAsia="zh-CN"/>
        </w:rPr>
      </w:pPr>
      <w:r>
        <w:rPr>
          <w:rStyle w:val="147"/>
          <w:i w:val="0"/>
        </w:rPr>
        <w:tab/>
      </w:r>
      <w:r>
        <w:rPr>
          <w:rStyle w:val="147"/>
          <w:i w:val="0"/>
        </w:rPr>
        <w:t>.content{</w:t>
      </w:r>
    </w:p>
    <w:p>
      <w:pPr>
        <w:pStyle w:val="114"/>
        <w:rPr>
          <w:rStyle w:val="147"/>
          <w:rFonts w:hint="eastAsia" w:eastAsiaTheme="minorEastAsia"/>
          <w:i w:val="0"/>
          <w:lang w:eastAsia="zh-CN"/>
        </w:rPr>
      </w:pPr>
      <w:r>
        <w:rPr>
          <w:rStyle w:val="147"/>
          <w:i w:val="0"/>
        </w:rPr>
        <w:tab/>
      </w:r>
      <w:r>
        <w:rPr>
          <w:rStyle w:val="147"/>
          <w:i w:val="0"/>
        </w:rPr>
        <w:tab/>
      </w:r>
      <w:r>
        <w:rPr>
          <w:rStyle w:val="147"/>
          <w:i w:val="0"/>
        </w:rPr>
        <w:t>overflow:hidden;</w:t>
      </w:r>
    </w:p>
    <w:p>
      <w:pPr>
        <w:pStyle w:val="114"/>
        <w:rPr>
          <w:rStyle w:val="147"/>
          <w:rFonts w:hint="eastAsia" w:eastAsiaTheme="minorEastAsia"/>
          <w:i w:val="0"/>
          <w:lang w:eastAsia="zh-CN"/>
        </w:rPr>
      </w:pPr>
      <w:r>
        <w:rPr>
          <w:rStyle w:val="147"/>
          <w:i w:val="0"/>
        </w:rPr>
        <w:tab/>
      </w:r>
      <w:r>
        <w:rPr>
          <w:rStyle w:val="147"/>
          <w:i w:val="0"/>
        </w:rPr>
        <w:tab/>
      </w:r>
      <w:r>
        <w:rPr>
          <w:rStyle w:val="147"/>
          <w:i w:val="0"/>
        </w:rPr>
        <w:t>height:200px;</w:t>
      </w:r>
    </w:p>
    <w:p>
      <w:pPr>
        <w:pStyle w:val="114"/>
        <w:rPr>
          <w:rStyle w:val="147"/>
          <w:rFonts w:hint="eastAsia" w:eastAsiaTheme="minorEastAsia"/>
          <w:i w:val="0"/>
          <w:lang w:eastAsia="zh-CN"/>
        </w:rPr>
      </w:pPr>
      <w:r>
        <w:rPr>
          <w:rStyle w:val="147"/>
          <w:i w:val="0"/>
        </w:rPr>
        <w:tab/>
      </w:r>
      <w:r>
        <w:rPr>
          <w:rStyle w:val="147"/>
          <w:i w:val="0"/>
        </w:rPr>
        <w:tab/>
      </w:r>
      <w:r>
        <w:rPr>
          <w:rStyle w:val="147"/>
          <w:i w:val="0"/>
        </w:rPr>
        <w:t>background-color:darkblue;</w:t>
      </w:r>
    </w:p>
    <w:p>
      <w:pPr>
        <w:pStyle w:val="114"/>
      </w:pPr>
      <w:r>
        <w:rPr>
          <w:rStyle w:val="147"/>
          <w:i w:val="0"/>
        </w:rPr>
        <w:tab/>
      </w:r>
      <w:r>
        <w:rPr>
          <w:rStyle w:val="147"/>
          <w:i w:val="0"/>
        </w:rPr>
        <w:t>}</w:t>
      </w:r>
    </w:p>
    <w:p>
      <w:pPr>
        <w:pStyle w:val="97"/>
        <w:rPr>
          <w:lang w:eastAsia="zh-CN"/>
        </w:rPr>
      </w:pPr>
      <w:r>
        <w:rPr>
          <w:lang w:eastAsia="zh-CN"/>
        </w:rPr>
        <w:t>22.**行内元素和块级元素？img算什么？行内元素怎么转化为块级元素？</w:t>
      </w:r>
    </w:p>
    <w:p>
      <w:pPr>
        <w:pStyle w:val="114"/>
        <w:rPr>
          <w:rStyle w:val="147"/>
          <w:rFonts w:hint="eastAsia" w:eastAsiaTheme="minorEastAsia"/>
          <w:i w:val="0"/>
          <w:lang w:eastAsia="zh-CN"/>
        </w:rPr>
      </w:pPr>
      <w:r>
        <w:rPr>
          <w:rStyle w:val="147"/>
          <w:i w:val="0"/>
        </w:rPr>
        <w:t>行内元素:1.无法设置宽高；</w:t>
      </w:r>
    </w:p>
    <w:p>
      <w:pPr>
        <w:pStyle w:val="114"/>
        <w:rPr>
          <w:rStyle w:val="147"/>
          <w:rFonts w:hint="eastAsia" w:eastAsiaTheme="minorEastAsia"/>
          <w:i w:val="0"/>
          <w:lang w:eastAsia="zh-CN"/>
        </w:rPr>
      </w:pPr>
      <w:r>
        <w:rPr>
          <w:rStyle w:val="147"/>
          <w:i w:val="0"/>
        </w:rPr>
        <w:tab/>
      </w:r>
      <w:r>
        <w:rPr>
          <w:rStyle w:val="147"/>
          <w:i w:val="0"/>
        </w:rPr>
        <w:tab/>
      </w:r>
      <w:r>
        <w:rPr>
          <w:rStyle w:val="147"/>
          <w:i w:val="0"/>
        </w:rPr>
        <w:t>2.对margin仅设置左右有效，上下无效；</w:t>
      </w:r>
    </w:p>
    <w:p>
      <w:pPr>
        <w:pStyle w:val="114"/>
        <w:rPr>
          <w:rStyle w:val="147"/>
          <w:rFonts w:hint="eastAsia" w:eastAsiaTheme="minorEastAsia"/>
          <w:i w:val="0"/>
          <w:lang w:eastAsia="zh-CN"/>
        </w:rPr>
      </w:pPr>
      <w:r>
        <w:rPr>
          <w:rStyle w:val="147"/>
          <w:i w:val="0"/>
        </w:rPr>
        <w:tab/>
      </w:r>
      <w:r>
        <w:rPr>
          <w:rStyle w:val="147"/>
          <w:i w:val="0"/>
        </w:rPr>
        <w:tab/>
      </w:r>
      <w:r>
        <w:rPr>
          <w:rStyle w:val="147"/>
          <w:i w:val="0"/>
        </w:rPr>
        <w:t>3.padding上下左右有效；不会自动换行；</w:t>
      </w:r>
    </w:p>
    <w:p>
      <w:pPr>
        <w:pStyle w:val="114"/>
        <w:rPr>
          <w:rStyle w:val="147"/>
          <w:rFonts w:hint="eastAsia" w:eastAsiaTheme="minorEastAsia"/>
          <w:i w:val="0"/>
          <w:lang w:eastAsia="zh-CN"/>
        </w:rPr>
      </w:pPr>
      <w:r>
        <w:rPr>
          <w:rStyle w:val="147"/>
          <w:i w:val="0"/>
        </w:rPr>
        <w:t>块级元素:1.可以设置宽高</w:t>
      </w:r>
    </w:p>
    <w:p>
      <w:pPr>
        <w:pStyle w:val="114"/>
        <w:rPr>
          <w:rStyle w:val="147"/>
          <w:rFonts w:hint="eastAsia" w:eastAsiaTheme="minorEastAsia"/>
          <w:i w:val="0"/>
          <w:lang w:eastAsia="zh-CN"/>
        </w:rPr>
      </w:pPr>
      <w:r>
        <w:rPr>
          <w:rStyle w:val="147"/>
          <w:i w:val="0"/>
        </w:rPr>
        <w:tab/>
      </w:r>
      <w:r>
        <w:rPr>
          <w:rStyle w:val="147"/>
          <w:i w:val="0"/>
        </w:rPr>
        <w:tab/>
      </w:r>
      <w:r>
        <w:rPr>
          <w:rStyle w:val="147"/>
          <w:i w:val="0"/>
        </w:rPr>
        <w:t>2.margin和padding的上下左右均对其有效</w:t>
      </w:r>
    </w:p>
    <w:p>
      <w:pPr>
        <w:pStyle w:val="114"/>
        <w:rPr>
          <w:rStyle w:val="147"/>
          <w:rFonts w:hint="eastAsia" w:eastAsiaTheme="minorEastAsia"/>
          <w:i w:val="0"/>
          <w:lang w:eastAsia="zh-CN"/>
        </w:rPr>
      </w:pPr>
      <w:r>
        <w:rPr>
          <w:rStyle w:val="147"/>
          <w:i w:val="0"/>
        </w:rPr>
        <w:tab/>
      </w:r>
      <w:r>
        <w:rPr>
          <w:rStyle w:val="147"/>
          <w:i w:val="0"/>
        </w:rPr>
        <w:tab/>
      </w:r>
      <w:r>
        <w:rPr>
          <w:rStyle w:val="147"/>
          <w:i w:val="0"/>
        </w:rPr>
        <w:t>3.超出当前行会自动换行</w:t>
      </w:r>
    </w:p>
    <w:p>
      <w:pPr>
        <w:pStyle w:val="114"/>
        <w:rPr>
          <w:rStyle w:val="147"/>
          <w:rFonts w:hint="eastAsia" w:eastAsiaTheme="minorEastAsia"/>
          <w:i w:val="0"/>
          <w:lang w:eastAsia="zh-CN"/>
        </w:rPr>
      </w:pPr>
      <w:r>
        <w:rPr>
          <w:rStyle w:val="147"/>
          <w:i w:val="0"/>
        </w:rPr>
        <w:tab/>
      </w:r>
      <w:r>
        <w:rPr>
          <w:rStyle w:val="147"/>
          <w:i w:val="0"/>
        </w:rPr>
        <w:tab/>
      </w:r>
      <w:r>
        <w:rPr>
          <w:rStyle w:val="147"/>
          <w:i w:val="0"/>
        </w:rPr>
        <w:t>4.多个块状元素标签写在一起，默认排列方式为从上到下</w:t>
      </w:r>
    </w:p>
    <w:p>
      <w:pPr>
        <w:pStyle w:val="114"/>
        <w:rPr>
          <w:rStyle w:val="147"/>
          <w:rFonts w:hint="eastAsia" w:eastAsiaTheme="minorEastAsia"/>
          <w:i w:val="0"/>
          <w:lang w:eastAsia="zh-CN"/>
        </w:rPr>
      </w:pPr>
      <w:r>
        <w:rPr>
          <w:rStyle w:val="147"/>
          <w:i w:val="0"/>
        </w:rPr>
        <w:t>img:属于行内块元素(inline-block)，即有行内元素的属性也有块级元素的属性</w:t>
      </w:r>
    </w:p>
    <w:p>
      <w:pPr>
        <w:pStyle w:val="114"/>
        <w:rPr>
          <w:rStyle w:val="147"/>
          <w:rFonts w:hint="eastAsia" w:eastAsiaTheme="minorEastAsia"/>
          <w:i w:val="0"/>
          <w:lang w:eastAsia="zh-CN"/>
        </w:rPr>
      </w:pPr>
    </w:p>
    <w:p>
      <w:pPr>
        <w:pStyle w:val="114"/>
      </w:pPr>
      <w:r>
        <w:rPr>
          <w:rStyle w:val="147"/>
          <w:i w:val="0"/>
        </w:rPr>
        <w:t>元素之间的转化可以通过设置样式:display:block/inline/inline-block来改变自身的元素属性</w:t>
      </w:r>
    </w:p>
    <w:p>
      <w:pPr>
        <w:pStyle w:val="97"/>
      </w:pPr>
      <w:r>
        <w:t>24.**什么是CSS3 transform?animation?区别是什么？</w:t>
      </w:r>
    </w:p>
    <w:p>
      <w:pPr>
        <w:pStyle w:val="114"/>
        <w:rPr>
          <w:rStyle w:val="113"/>
          <w:rFonts w:hint="eastAsia" w:eastAsiaTheme="minorEastAsia"/>
          <w:i w:val="0"/>
          <w:lang w:eastAsia="zh-CN"/>
        </w:rPr>
      </w:pPr>
      <w:r>
        <w:rPr>
          <w:rStyle w:val="113"/>
          <w:i w:val="0"/>
        </w:rPr>
        <w:t>transform:1.transform 属性向元素应用 2D 或者 3D转换。该属性允许我们对元素进行旋转、缩放、移动或倾斜。</w:t>
      </w:r>
    </w:p>
    <w:p>
      <w:pPr>
        <w:pStyle w:val="114"/>
        <w:rPr>
          <w:rStyle w:val="113"/>
          <w:rFonts w:hint="eastAsia" w:eastAsiaTheme="minorEastAsia"/>
          <w:i w:val="0"/>
          <w:lang w:eastAsia="zh-CN"/>
        </w:rPr>
      </w:pPr>
      <w:r>
        <w:rPr>
          <w:rStyle w:val="113"/>
          <w:i w:val="0"/>
        </w:rPr>
        <w:tab/>
      </w:r>
      <w:r>
        <w:rPr>
          <w:rStyle w:val="113"/>
          <w:i w:val="0"/>
        </w:rPr>
        <w:tab/>
      </w:r>
      <w:r>
        <w:rPr>
          <w:rStyle w:val="113"/>
          <w:i w:val="0"/>
        </w:rPr>
        <w:t xml:space="preserve">  2.transform 属性是静态属性，需要配合 transition 和 animation 才能展现动画效果。你可以把它看成跟left 、top等属性一样，只是一个静态样式而已。</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animation:一个css3的动画属性，需要配合@keyframes使用</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区别:1.transition是css中检测指定属性变化进行自动补间动画的属性。</w:t>
      </w:r>
    </w:p>
    <w:p>
      <w:pPr>
        <w:pStyle w:val="114"/>
        <w:rPr>
          <w:lang w:eastAsia="zh-CN"/>
        </w:rPr>
      </w:pPr>
      <w:r>
        <w:rPr>
          <w:rStyle w:val="113"/>
          <w:i w:val="0"/>
        </w:rPr>
        <w:tab/>
      </w:r>
      <w:r>
        <w:rPr>
          <w:rStyle w:val="113"/>
          <w:i w:val="0"/>
          <w:lang w:eastAsia="zh-CN"/>
        </w:rPr>
        <w:t>2.animation是先指定好动画过程中的关键帧属性，进行动画的属性。</w:t>
      </w:r>
    </w:p>
    <w:p>
      <w:pPr>
        <w:pStyle w:val="97"/>
        <w:rPr>
          <w:lang w:eastAsia="zh-CN"/>
        </w:rPr>
      </w:pPr>
      <w:r>
        <w:rPr>
          <w:lang w:eastAsia="zh-CN"/>
        </w:rPr>
        <w:t>28.*如何理解html结构语义化？</w:t>
      </w:r>
    </w:p>
    <w:p>
      <w:pPr>
        <w:pStyle w:val="114"/>
        <w:rPr>
          <w:rStyle w:val="113"/>
          <w:i w:val="0"/>
          <w:lang w:eastAsia="zh-CN"/>
        </w:rPr>
      </w:pPr>
      <w:r>
        <w:rPr>
          <w:rStyle w:val="113"/>
          <w:i w:val="0"/>
          <w:lang w:eastAsia="zh-CN"/>
        </w:rPr>
        <w:t>为什么要语义化：</w:t>
      </w:r>
    </w:p>
    <w:p>
      <w:pPr>
        <w:pStyle w:val="114"/>
        <w:rPr>
          <w:rStyle w:val="113"/>
          <w:i w:val="0"/>
          <w:lang w:eastAsia="zh-CN"/>
        </w:rPr>
      </w:pPr>
      <w:r>
        <w:rPr>
          <w:rStyle w:val="113"/>
          <w:i w:val="0"/>
          <w:lang w:eastAsia="zh-CN"/>
        </w:rPr>
        <w:t>a.为了在没有css的情况下，页面也能呈现出很好的内容结构、代码结构</w:t>
      </w:r>
    </w:p>
    <w:p>
      <w:pPr>
        <w:pStyle w:val="114"/>
        <w:rPr>
          <w:rStyle w:val="113"/>
          <w:i w:val="0"/>
          <w:lang w:eastAsia="zh-CN"/>
        </w:rPr>
      </w:pPr>
      <w:r>
        <w:rPr>
          <w:rStyle w:val="113"/>
          <w:i w:val="0"/>
          <w:lang w:eastAsia="zh-CN"/>
        </w:rPr>
        <w:t>b.用户体验：列如title、alt用于解释名词或者解释图片信息的标签尽量填写有含义的词语，label标签的活用</w:t>
      </w:r>
    </w:p>
    <w:p>
      <w:pPr>
        <w:pStyle w:val="114"/>
        <w:rPr>
          <w:rStyle w:val="113"/>
          <w:i w:val="0"/>
          <w:lang w:eastAsia="zh-CN"/>
        </w:rPr>
      </w:pPr>
      <w:r>
        <w:rPr>
          <w:rStyle w:val="113"/>
          <w:i w:val="0"/>
          <w:lang w:eastAsia="zh-CN"/>
        </w:rPr>
        <w:t>c.有利于SEO：和搜索引擎建立良好沟通，有助于爬虫抓取更多有效信息：爬虫依赖于标签来确定上下文和各个关键字的权重</w:t>
      </w:r>
    </w:p>
    <w:p>
      <w:pPr>
        <w:pStyle w:val="114"/>
        <w:rPr>
          <w:rStyle w:val="113"/>
          <w:i w:val="0"/>
          <w:lang w:eastAsia="zh-CN"/>
        </w:rPr>
      </w:pPr>
      <w:r>
        <w:rPr>
          <w:rStyle w:val="113"/>
          <w:i w:val="0"/>
          <w:lang w:eastAsia="zh-CN"/>
        </w:rPr>
        <w:t>d.方便其他设备解析以有意义的方式来渲染页面</w:t>
      </w:r>
    </w:p>
    <w:p>
      <w:pPr>
        <w:pStyle w:val="114"/>
        <w:rPr>
          <w:lang w:eastAsia="zh-CN"/>
        </w:rPr>
      </w:pPr>
      <w:r>
        <w:rPr>
          <w:rStyle w:val="113"/>
          <w:i w:val="0"/>
          <w:lang w:eastAsia="zh-CN"/>
        </w:rPr>
        <w:t>e.便于团队开发和维护，语义化更具可读性，遵循W3C标准的团队都遵循这个标准，可以减少差异化</w:t>
      </w:r>
    </w:p>
    <w:p>
      <w:pPr>
        <w:pStyle w:val="97"/>
      </w:pPr>
      <w:r>
        <w:t>41.**a标签中active hover link visited 正确的设置顺序是什么？</w:t>
      </w:r>
    </w:p>
    <w:p>
      <w:pPr>
        <w:pStyle w:val="114"/>
        <w:rPr>
          <w:rStyle w:val="113"/>
          <w:rFonts w:hint="eastAsia" w:eastAsiaTheme="minorEastAsia"/>
          <w:i w:val="0"/>
          <w:lang w:eastAsia="zh-CN"/>
        </w:rPr>
      </w:pPr>
      <w:r>
        <w:rPr>
          <w:rStyle w:val="113"/>
          <w:i w:val="0"/>
        </w:rPr>
        <w:t>a标签的设置顺序：</w:t>
      </w:r>
    </w:p>
    <w:p>
      <w:pPr>
        <w:pStyle w:val="114"/>
        <w:rPr>
          <w:rStyle w:val="113"/>
          <w:rFonts w:hint="eastAsia" w:eastAsiaTheme="minorEastAsia"/>
          <w:i w:val="0"/>
          <w:lang w:eastAsia="zh-CN"/>
        </w:rPr>
      </w:pPr>
      <w:r>
        <w:rPr>
          <w:rStyle w:val="113"/>
          <w:i w:val="0"/>
        </w:rPr>
        <w:tab/>
      </w:r>
      <w:r>
        <w:rPr>
          <w:rStyle w:val="113"/>
          <w:i w:val="0"/>
        </w:rPr>
        <w:t>1.link ， 链接平常的状态</w:t>
      </w:r>
    </w:p>
    <w:p>
      <w:pPr>
        <w:pStyle w:val="114"/>
        <w:rPr>
          <w:rStyle w:val="113"/>
          <w:rFonts w:hint="eastAsia" w:eastAsiaTheme="minorEastAsia"/>
          <w:i w:val="0"/>
          <w:lang w:eastAsia="zh-CN"/>
        </w:rPr>
      </w:pPr>
      <w:r>
        <w:rPr>
          <w:rStyle w:val="113"/>
          <w:i w:val="0"/>
        </w:rPr>
        <w:tab/>
      </w:r>
      <w:r>
        <w:rPr>
          <w:rStyle w:val="113"/>
          <w:i w:val="0"/>
        </w:rPr>
        <w:t>2.hover ， 鼠标放置在链接上显示的样式</w:t>
      </w:r>
    </w:p>
    <w:p>
      <w:pPr>
        <w:pStyle w:val="114"/>
        <w:rPr>
          <w:rStyle w:val="113"/>
          <w:rFonts w:hint="eastAsia" w:eastAsiaTheme="minorEastAsia"/>
          <w:i w:val="0"/>
          <w:lang w:eastAsia="zh-CN"/>
        </w:rPr>
      </w:pPr>
      <w:r>
        <w:rPr>
          <w:rStyle w:val="113"/>
          <w:i w:val="0"/>
        </w:rPr>
        <w:tab/>
      </w:r>
      <w:r>
        <w:rPr>
          <w:rStyle w:val="113"/>
          <w:i w:val="0"/>
        </w:rPr>
        <w:t>3.active ， 链接被按下的样式</w:t>
      </w:r>
    </w:p>
    <w:p>
      <w:pPr>
        <w:pStyle w:val="114"/>
      </w:pPr>
      <w:r>
        <w:rPr>
          <w:rStyle w:val="113"/>
          <w:i w:val="0"/>
        </w:rPr>
        <w:tab/>
      </w:r>
      <w:r>
        <w:rPr>
          <w:rStyle w:val="113"/>
          <w:i w:val="0"/>
        </w:rPr>
        <w:t>4.visited ， 链接被访问过后的状态</w:t>
      </w:r>
    </w:p>
    <w:p>
      <w:pPr>
        <w:pStyle w:val="97"/>
        <w:rPr>
          <w:lang w:eastAsia="zh-CN"/>
        </w:rPr>
      </w:pPr>
      <w:r>
        <w:rPr>
          <w:lang w:eastAsia="zh-CN"/>
        </w:rPr>
        <w:t>42.***手机端上图片长时间点击会选中图片，如何处理？</w:t>
      </w:r>
    </w:p>
    <w:p>
      <w:pPr>
        <w:pStyle w:val="114"/>
        <w:rPr>
          <w:rStyle w:val="113"/>
          <w:rFonts w:hint="eastAsia" w:eastAsiaTheme="minorEastAsia"/>
          <w:i w:val="0"/>
          <w:lang w:eastAsia="zh-CN"/>
        </w:rPr>
      </w:pPr>
      <w:r>
        <w:rPr>
          <w:rStyle w:val="113"/>
          <w:i w:val="0"/>
        </w:rPr>
        <w:t>img{pointer-events:none},禁止事件，但会把整个标签的事件都禁用掉，不建议使用</w:t>
      </w:r>
    </w:p>
    <w:p>
      <w:pPr>
        <w:pStyle w:val="114"/>
        <w:rPr>
          <w:rStyle w:val="113"/>
          <w:rFonts w:hint="eastAsia" w:eastAsiaTheme="minorEastAsia"/>
          <w:i w:val="0"/>
          <w:lang w:eastAsia="zh-CN"/>
        </w:rPr>
      </w:pPr>
      <w:r>
        <w:rPr>
          <w:rStyle w:val="113"/>
          <w:i w:val="0"/>
        </w:rPr>
        <w:t>img{-webkit-user-select:none},用户选中状态</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推荐：</w:t>
      </w:r>
    </w:p>
    <w:p>
      <w:pPr>
        <w:pStyle w:val="114"/>
        <w:rPr>
          <w:rStyle w:val="113"/>
          <w:rFonts w:hint="eastAsia" w:eastAsiaTheme="minorEastAsia"/>
          <w:i w:val="0"/>
          <w:lang w:eastAsia="zh-CN"/>
        </w:rPr>
      </w:pPr>
      <w:r>
        <w:rPr>
          <w:rStyle w:val="113"/>
          <w:i w:val="0"/>
        </w:rPr>
        <w:tab/>
      </w:r>
      <w:r>
        <w:rPr>
          <w:rStyle w:val="113"/>
          <w:i w:val="0"/>
        </w:rPr>
        <w:t>img{</w:t>
      </w:r>
    </w:p>
    <w:p>
      <w:pPr>
        <w:pStyle w:val="114"/>
        <w:rPr>
          <w:rStyle w:val="113"/>
          <w:rFonts w:hint="eastAsia" w:eastAsiaTheme="minorEastAsia"/>
          <w:i w:val="0"/>
          <w:lang w:eastAsia="zh-CN"/>
        </w:rPr>
      </w:pPr>
      <w:r>
        <w:rPr>
          <w:rStyle w:val="113"/>
          <w:i w:val="0"/>
        </w:rPr>
        <w:tab/>
      </w:r>
      <w:r>
        <w:rPr>
          <w:rStyle w:val="113"/>
          <w:i w:val="0"/>
        </w:rPr>
        <w:tab/>
      </w:r>
      <w:r>
        <w:rPr>
          <w:rStyle w:val="113"/>
          <w:i w:val="0"/>
        </w:rPr>
        <w:t>-webkit-touch-callout:none;//触摸</w:t>
      </w:r>
    </w:p>
    <w:p>
      <w:pPr>
        <w:pStyle w:val="114"/>
        <w:rPr>
          <w:rStyle w:val="113"/>
          <w:rFonts w:hint="eastAsia" w:eastAsiaTheme="minorEastAsia"/>
          <w:i w:val="0"/>
          <w:lang w:eastAsia="zh-CN"/>
        </w:rPr>
      </w:pPr>
      <w:r>
        <w:rPr>
          <w:rStyle w:val="113"/>
          <w:i w:val="0"/>
        </w:rPr>
        <w:tab/>
      </w:r>
      <w:r>
        <w:rPr>
          <w:rStyle w:val="113"/>
          <w:i w:val="0"/>
        </w:rPr>
        <w:tab/>
      </w:r>
      <w:r>
        <w:rPr>
          <w:rStyle w:val="113"/>
          <w:i w:val="0"/>
        </w:rPr>
        <w:t>-webkit-user-select:none;</w:t>
      </w:r>
    </w:p>
    <w:p>
      <w:pPr>
        <w:pStyle w:val="114"/>
        <w:rPr>
          <w:rStyle w:val="113"/>
          <w:rFonts w:hint="eastAsia" w:eastAsiaTheme="minorEastAsia"/>
          <w:i w:val="0"/>
          <w:lang w:eastAsia="zh-CN"/>
        </w:rPr>
      </w:pPr>
      <w:r>
        <w:rPr>
          <w:rStyle w:val="113"/>
          <w:i w:val="0"/>
        </w:rPr>
        <w:tab/>
      </w:r>
      <w:r>
        <w:rPr>
          <w:rStyle w:val="113"/>
          <w:i w:val="0"/>
        </w:rPr>
        <w:tab/>
      </w:r>
      <w:r>
        <w:rPr>
          <w:rStyle w:val="113"/>
          <w:i w:val="0"/>
        </w:rPr>
        <w:t>-moz-user-select:none;</w:t>
      </w:r>
    </w:p>
    <w:p>
      <w:pPr>
        <w:pStyle w:val="114"/>
        <w:rPr>
          <w:rStyle w:val="113"/>
          <w:rFonts w:hint="eastAsia" w:eastAsiaTheme="minorEastAsia"/>
          <w:i w:val="0"/>
          <w:lang w:eastAsia="zh-CN"/>
        </w:rPr>
      </w:pPr>
      <w:r>
        <w:rPr>
          <w:rStyle w:val="113"/>
          <w:i w:val="0"/>
        </w:rPr>
        <w:tab/>
      </w:r>
      <w:r>
        <w:rPr>
          <w:rStyle w:val="113"/>
          <w:i w:val="0"/>
        </w:rPr>
        <w:tab/>
      </w:r>
      <w:r>
        <w:rPr>
          <w:rStyle w:val="113"/>
          <w:i w:val="0"/>
        </w:rPr>
        <w:t>-ms-user-select:none;</w:t>
      </w:r>
    </w:p>
    <w:p>
      <w:pPr>
        <w:pStyle w:val="114"/>
        <w:rPr>
          <w:rStyle w:val="113"/>
          <w:rFonts w:hint="eastAsia" w:eastAsiaTheme="minorEastAsia"/>
          <w:i w:val="0"/>
          <w:lang w:eastAsia="zh-CN"/>
        </w:rPr>
      </w:pPr>
      <w:r>
        <w:rPr>
          <w:rStyle w:val="113"/>
          <w:i w:val="0"/>
        </w:rPr>
        <w:tab/>
      </w:r>
      <w:r>
        <w:rPr>
          <w:rStyle w:val="113"/>
          <w:i w:val="0"/>
        </w:rPr>
        <w:tab/>
      </w:r>
      <w:r>
        <w:rPr>
          <w:rStyle w:val="113"/>
          <w:i w:val="0"/>
        </w:rPr>
        <w:t>user-select:none;</w:t>
      </w:r>
    </w:p>
    <w:p>
      <w:pPr>
        <w:pStyle w:val="114"/>
      </w:pPr>
      <w:r>
        <w:rPr>
          <w:rStyle w:val="113"/>
          <w:i w:val="0"/>
        </w:rPr>
        <w:tab/>
      </w:r>
      <w:r>
        <w:rPr>
          <w:rStyle w:val="113"/>
          <w:i w:val="0"/>
        </w:rPr>
        <w:t>}</w:t>
      </w:r>
    </w:p>
    <w:p>
      <w:pPr>
        <w:pStyle w:val="97"/>
        <w:rPr>
          <w:lang w:eastAsia="zh-CN"/>
        </w:rPr>
      </w:pPr>
      <w:r>
        <w:rPr>
          <w:lang w:eastAsia="zh-CN"/>
        </w:rPr>
        <w:t>44.**常见的视频编码格式有几种?视频格式有几种？</w:t>
      </w:r>
    </w:p>
    <w:p>
      <w:pPr>
        <w:pStyle w:val="114"/>
        <w:rPr>
          <w:rStyle w:val="113"/>
          <w:rFonts w:hint="eastAsia" w:eastAsiaTheme="minorEastAsia"/>
          <w:i w:val="0"/>
          <w:lang w:eastAsia="zh-CN"/>
        </w:rPr>
      </w:pPr>
      <w:r>
        <w:rPr>
          <w:rStyle w:val="113"/>
          <w:i w:val="0"/>
        </w:rPr>
        <w:t>常见的视频编码格式：H264,VP8,AVS,RMVB,WMV,QuickTime(mov)</w:t>
      </w:r>
    </w:p>
    <w:p>
      <w:pPr>
        <w:pStyle w:val="114"/>
        <w:rPr>
          <w:rStyle w:val="113"/>
          <w:rFonts w:hint="eastAsia" w:eastAsiaTheme="minorEastAsia"/>
          <w:i w:val="0"/>
          <w:lang w:eastAsia="zh-CN"/>
        </w:rPr>
      </w:pPr>
    </w:p>
    <w:p>
      <w:pPr>
        <w:pStyle w:val="114"/>
      </w:pPr>
      <w:r>
        <w:rPr>
          <w:rStyle w:val="113"/>
          <w:i w:val="0"/>
        </w:rPr>
        <w:t>视频格式有：MPEG,AVI,nAVI,ASF,MOV,3GP,WMV,DivX，XviD，RM，RMVB,FLV/F4V</w:t>
      </w:r>
    </w:p>
    <w:p>
      <w:pPr>
        <w:pStyle w:val="97"/>
        <w:rPr>
          <w:lang w:eastAsia="zh-CN"/>
        </w:rPr>
      </w:pPr>
      <w:r>
        <w:rPr>
          <w:lang w:eastAsia="zh-CN"/>
        </w:rPr>
        <w:t>45.**canvas在标签上设置宽高和在style中设置宽高有什么区别？</w:t>
      </w:r>
    </w:p>
    <w:p>
      <w:pPr>
        <w:pStyle w:val="114"/>
        <w:rPr>
          <w:rStyle w:val="113"/>
          <w:i w:val="0"/>
          <w:lang w:eastAsia="zh-CN"/>
        </w:rPr>
      </w:pPr>
      <w:r>
        <w:rPr>
          <w:rStyle w:val="113"/>
          <w:i w:val="0"/>
          <w:lang w:eastAsia="zh-CN"/>
        </w:rPr>
        <w:t>在canvas标签上设置宽高，canvas画布发生的变化不会影响到画布内容，及画布内容不会发生改变</w:t>
      </w:r>
    </w:p>
    <w:p>
      <w:pPr>
        <w:pStyle w:val="114"/>
        <w:rPr>
          <w:lang w:eastAsia="zh-CN"/>
        </w:rPr>
      </w:pPr>
      <w:r>
        <w:rPr>
          <w:rStyle w:val="113"/>
          <w:i w:val="0"/>
          <w:lang w:eastAsia="zh-CN"/>
        </w:rPr>
        <w:t>相反的，style样式中设置宽高则会影响到画布内容的改变</w:t>
      </w:r>
    </w:p>
    <w:p>
      <w:pPr>
        <w:pStyle w:val="97"/>
        <w:rPr>
          <w:lang w:eastAsia="zh-CN"/>
        </w:rPr>
      </w:pPr>
      <w:r>
        <w:rPr>
          <w:lang w:eastAsia="zh-CN"/>
        </w:rPr>
        <w:t>47.**解释css3的怪异盒模型和弹性盒模型</w:t>
      </w:r>
    </w:p>
    <w:p>
      <w:pPr>
        <w:pStyle w:val="114"/>
        <w:rPr>
          <w:rStyle w:val="113"/>
          <w:rFonts w:hint="eastAsia" w:eastAsiaTheme="minorEastAsia"/>
          <w:i w:val="0"/>
          <w:lang w:eastAsia="zh-CN"/>
        </w:rPr>
      </w:pPr>
      <w:r>
        <w:rPr>
          <w:rStyle w:val="113"/>
          <w:i w:val="0"/>
        </w:rPr>
        <w:t>在标准模式下的盒模型:</w:t>
      </w:r>
    </w:p>
    <w:p>
      <w:pPr>
        <w:pStyle w:val="114"/>
        <w:rPr>
          <w:rStyle w:val="113"/>
          <w:rFonts w:hint="eastAsia" w:eastAsiaTheme="minorEastAsia"/>
          <w:i w:val="0"/>
          <w:lang w:eastAsia="zh-CN"/>
        </w:rPr>
      </w:pPr>
      <w:r>
        <w:rPr>
          <w:rStyle w:val="113"/>
          <w:i w:val="0"/>
        </w:rPr>
        <w:t>盒子总宽度=width+padding+margin</w:t>
      </w:r>
    </w:p>
    <w:p>
      <w:pPr>
        <w:pStyle w:val="114"/>
        <w:rPr>
          <w:rStyle w:val="113"/>
          <w:rFonts w:hint="eastAsia" w:eastAsiaTheme="minorEastAsia"/>
          <w:i w:val="0"/>
          <w:lang w:eastAsia="zh-CN"/>
        </w:rPr>
      </w:pPr>
      <w:r>
        <w:rPr>
          <w:rStyle w:val="113"/>
          <w:i w:val="0"/>
        </w:rPr>
        <w:t>盒子总高度=height+padding+border+margin</w:t>
      </w:r>
    </w:p>
    <w:p>
      <w:pPr>
        <w:pStyle w:val="114"/>
        <w:rPr>
          <w:rStyle w:val="113"/>
          <w:rFonts w:hint="eastAsia" w:eastAsiaTheme="minorEastAsia"/>
          <w:i w:val="0"/>
          <w:lang w:eastAsia="zh-CN"/>
        </w:rPr>
      </w:pPr>
      <w:r>
        <w:rPr>
          <w:rStyle w:val="113"/>
          <w:i w:val="0"/>
        </w:rPr>
        <w:t>在怪异模式下的盒模型:</w:t>
      </w:r>
    </w:p>
    <w:p>
      <w:pPr>
        <w:pStyle w:val="114"/>
      </w:pPr>
      <w:r>
        <w:rPr>
          <w:rStyle w:val="113"/>
          <w:i w:val="0"/>
        </w:rPr>
        <w:t>盒子的总宽度和高度是包含内边距padding和边框border宽度在内的，盒子总宽度/高度=width/height + margin = 内容区宽度/高度 + padding + border + margin;</w:t>
      </w:r>
    </w:p>
    <w:p>
      <w:pPr>
        <w:pStyle w:val="2"/>
      </w:pPr>
      <w:r>
        <w:t>JavaScript 面试题</w:t>
      </w:r>
    </w:p>
    <w:p>
      <w:pPr>
        <w:pStyle w:val="97"/>
        <w:rPr>
          <w:lang w:eastAsia="zh-CN"/>
        </w:rPr>
      </w:pPr>
      <w:r>
        <w:rPr>
          <w:lang w:eastAsia="zh-CN"/>
        </w:rPr>
        <w:t>4. 说说你对 JavaScript 的作用域的理解。什么是作用域链？</w:t>
      </w:r>
    </w:p>
    <w:p>
      <w:pPr>
        <w:pStyle w:val="114"/>
        <w:rPr>
          <w:rStyle w:val="113"/>
          <w:i w:val="0"/>
          <w:lang w:eastAsia="zh-CN"/>
        </w:rPr>
      </w:pPr>
      <w:r>
        <w:rPr>
          <w:rStyle w:val="113"/>
          <w:i w:val="0"/>
          <w:lang w:eastAsia="zh-CN"/>
        </w:rPr>
        <w:t>在 JavaScript 中有两种作用域类型:</w:t>
      </w:r>
    </w:p>
    <w:p>
      <w:pPr>
        <w:pStyle w:val="114"/>
        <w:rPr>
          <w:rStyle w:val="113"/>
          <w:i w:val="0"/>
          <w:lang w:eastAsia="zh-CN"/>
        </w:rPr>
      </w:pPr>
      <w:r>
        <w:rPr>
          <w:rStyle w:val="113"/>
          <w:i w:val="0"/>
          <w:lang w:eastAsia="zh-CN"/>
        </w:rPr>
        <w:t>1、局部作用域:只能在函数内部访问它们</w:t>
      </w:r>
    </w:p>
    <w:p>
      <w:pPr>
        <w:pStyle w:val="114"/>
        <w:rPr>
          <w:rStyle w:val="113"/>
          <w:i w:val="0"/>
          <w:lang w:eastAsia="zh-CN"/>
        </w:rPr>
      </w:pPr>
      <w:r>
        <w:rPr>
          <w:rStyle w:val="113"/>
          <w:i w:val="0"/>
          <w:lang w:eastAsia="zh-CN"/>
        </w:rPr>
        <w:t>2、全局作用域:网页的所有脚本和函数都能够访问它</w:t>
      </w:r>
    </w:p>
    <w:p>
      <w:pPr>
        <w:pStyle w:val="114"/>
        <w:rPr>
          <w:rStyle w:val="113"/>
          <w:i w:val="0"/>
          <w:lang w:eastAsia="zh-CN"/>
        </w:rPr>
      </w:pPr>
      <w:r>
        <w:rPr>
          <w:rStyle w:val="113"/>
          <w:i w:val="0"/>
          <w:lang w:eastAsia="zh-CN"/>
        </w:rPr>
        <w:t>JavaScript 拥有函数作用域:每个函数创建一个新的作用域</w:t>
      </w:r>
    </w:p>
    <w:p>
      <w:pPr>
        <w:pStyle w:val="114"/>
        <w:rPr>
          <w:rStyle w:val="113"/>
          <w:i w:val="0"/>
          <w:lang w:eastAsia="zh-CN"/>
        </w:rPr>
      </w:pPr>
    </w:p>
    <w:p>
      <w:pPr>
        <w:pStyle w:val="114"/>
        <w:rPr>
          <w:rStyle w:val="113"/>
          <w:i w:val="0"/>
          <w:lang w:eastAsia="zh-CN"/>
        </w:rPr>
      </w:pPr>
      <w:r>
        <w:rPr>
          <w:rStyle w:val="113"/>
          <w:i w:val="0"/>
          <w:lang w:eastAsia="zh-CN"/>
        </w:rPr>
        <w:t>作用域决定了这些变量的可访问性(可见性)</w:t>
      </w:r>
    </w:p>
    <w:p>
      <w:pPr>
        <w:pStyle w:val="114"/>
        <w:rPr>
          <w:rStyle w:val="113"/>
          <w:i w:val="0"/>
          <w:lang w:eastAsia="zh-CN"/>
        </w:rPr>
      </w:pPr>
    </w:p>
    <w:p>
      <w:pPr>
        <w:pStyle w:val="114"/>
        <w:rPr>
          <w:rStyle w:val="113"/>
          <w:i w:val="0"/>
          <w:lang w:eastAsia="zh-CN"/>
        </w:rPr>
      </w:pPr>
      <w:r>
        <w:rPr>
          <w:rStyle w:val="113"/>
          <w:i w:val="0"/>
          <w:lang w:eastAsia="zh-CN"/>
        </w:rPr>
        <w:t>函数内部定义的变量从函数外部是不可访问的(不可见的)</w:t>
      </w:r>
    </w:p>
    <w:p>
      <w:pPr>
        <w:pStyle w:val="114"/>
        <w:rPr>
          <w:rStyle w:val="113"/>
          <w:i w:val="0"/>
          <w:lang w:eastAsia="zh-CN"/>
        </w:rPr>
      </w:pPr>
    </w:p>
    <w:p>
      <w:pPr>
        <w:pStyle w:val="114"/>
        <w:rPr>
          <w:rStyle w:val="113"/>
          <w:i w:val="0"/>
          <w:lang w:eastAsia="zh-CN"/>
        </w:rPr>
      </w:pPr>
      <w:r>
        <w:rPr>
          <w:rStyle w:val="113"/>
          <w:i w:val="0"/>
          <w:lang w:eastAsia="zh-CN"/>
        </w:rPr>
        <w:t>作用域链:</w:t>
      </w:r>
    </w:p>
    <w:p>
      <w:pPr>
        <w:pStyle w:val="114"/>
        <w:rPr>
          <w:rStyle w:val="113"/>
          <w:i w:val="0"/>
          <w:lang w:eastAsia="zh-CN"/>
        </w:rPr>
      </w:pPr>
      <w:r>
        <w:rPr>
          <w:rStyle w:val="113"/>
          <w:i w:val="0"/>
          <w:lang w:eastAsia="zh-CN"/>
        </w:rPr>
        <w:t>1、当查找变量的时候，会先从当前上下文的变量对象中查找。</w:t>
      </w:r>
    </w:p>
    <w:p>
      <w:pPr>
        <w:pStyle w:val="114"/>
        <w:rPr>
          <w:rStyle w:val="113"/>
          <w:i w:val="0"/>
          <w:lang w:eastAsia="zh-CN"/>
        </w:rPr>
      </w:pPr>
      <w:r>
        <w:rPr>
          <w:rStyle w:val="113"/>
          <w:i w:val="0"/>
          <w:lang w:eastAsia="zh-CN"/>
        </w:rPr>
        <w:t>2、如果没有找到，就会从父级执行上下文的变量对象中查找，一直找到全局上下文的变量对象，也就是全局对象。</w:t>
      </w:r>
    </w:p>
    <w:p>
      <w:pPr>
        <w:pStyle w:val="114"/>
        <w:rPr>
          <w:lang w:eastAsia="zh-CN"/>
        </w:rPr>
      </w:pPr>
      <w:r>
        <w:rPr>
          <w:rStyle w:val="113"/>
          <w:i w:val="0"/>
          <w:lang w:eastAsia="zh-CN"/>
        </w:rPr>
        <w:t>3、这样由多个执行上下文的变量对象构成的链表就叫做作用域链。</w:t>
      </w:r>
    </w:p>
    <w:p>
      <w:pPr>
        <w:pStyle w:val="97"/>
        <w:rPr>
          <w:lang w:eastAsia="zh-CN"/>
        </w:rPr>
      </w:pPr>
      <w:r>
        <w:rPr>
          <w:lang w:eastAsia="zh-CN"/>
        </w:rPr>
        <w:t>5.** 解释下 let 和 const 的块级作用域</w:t>
      </w:r>
    </w:p>
    <w:p>
      <w:pPr>
        <w:pStyle w:val="114"/>
        <w:rPr>
          <w:rStyle w:val="129"/>
          <w:i/>
          <w:lang w:eastAsia="zh-CN"/>
        </w:rPr>
      </w:pPr>
      <w:r>
        <w:rPr>
          <w:rStyle w:val="129"/>
          <w:i/>
          <w:lang w:eastAsia="zh-CN"/>
        </w:rPr>
        <w:t>/* -------- let ---------- */</w:t>
      </w:r>
    </w:p>
    <w:p>
      <w:pPr>
        <w:pStyle w:val="114"/>
        <w:rPr>
          <w:rStyle w:val="147"/>
          <w:i w:val="0"/>
          <w:lang w:eastAsia="zh-CN"/>
        </w:rPr>
      </w:pPr>
      <w:r>
        <w:rPr>
          <w:rStyle w:val="121"/>
          <w:i w:val="0"/>
          <w:lang w:eastAsia="zh-CN"/>
        </w:rPr>
        <w:t>1.</w:t>
      </w:r>
      <w:r>
        <w:rPr>
          <w:rStyle w:val="147"/>
          <w:i w:val="0"/>
          <w:lang w:eastAsia="zh-CN"/>
        </w:rPr>
        <w:t>let声明的仅在块级作用域内有效</w:t>
      </w:r>
    </w:p>
    <w:p>
      <w:pPr>
        <w:pStyle w:val="114"/>
        <w:rPr>
          <w:rStyle w:val="147"/>
          <w:i w:val="0"/>
          <w:lang w:eastAsia="zh-CN"/>
        </w:rPr>
      </w:pPr>
      <w:r>
        <w:rPr>
          <w:rStyle w:val="121"/>
          <w:i w:val="0"/>
          <w:lang w:eastAsia="zh-CN"/>
        </w:rPr>
        <w:t>2.</w:t>
      </w:r>
      <w:r>
        <w:rPr>
          <w:rStyle w:val="147"/>
          <w:i w:val="0"/>
          <w:lang w:eastAsia="zh-CN"/>
        </w:rPr>
        <w:t>let不会发生变量提升的现象，所以一定要在定义后使用，否则报错</w:t>
      </w:r>
    </w:p>
    <w:p>
      <w:pPr>
        <w:pStyle w:val="114"/>
        <w:rPr>
          <w:rStyle w:val="147"/>
          <w:i w:val="0"/>
          <w:lang w:eastAsia="zh-CN"/>
        </w:rPr>
      </w:pPr>
      <w:r>
        <w:rPr>
          <w:rStyle w:val="121"/>
          <w:i w:val="0"/>
          <w:lang w:eastAsia="zh-CN"/>
        </w:rPr>
        <w:t>3.</w:t>
      </w:r>
      <w:r>
        <w:rPr>
          <w:rStyle w:val="147"/>
          <w:i w:val="0"/>
          <w:lang w:eastAsia="zh-CN"/>
        </w:rPr>
        <w:t>暂时性死区</w:t>
      </w:r>
      <w:r>
        <w:rPr>
          <w:rStyle w:val="137"/>
          <w:i w:val="0"/>
          <w:lang w:eastAsia="zh-CN"/>
        </w:rPr>
        <w:t>:</w:t>
      </w:r>
      <w:r>
        <w:rPr>
          <w:rStyle w:val="147"/>
          <w:i w:val="0"/>
          <w:lang w:eastAsia="zh-CN"/>
        </w:rPr>
        <w:t>只要块级作用域内存在let命令，它所声明的变量就绑在这个区域，不再受外部影响</w:t>
      </w:r>
    </w:p>
    <w:p>
      <w:pPr>
        <w:pStyle w:val="114"/>
        <w:rPr>
          <w:rStyle w:val="147"/>
          <w:i w:val="0"/>
          <w:lang w:eastAsia="zh-CN"/>
        </w:rPr>
      </w:pPr>
      <w:r>
        <w:rPr>
          <w:rStyle w:val="121"/>
          <w:i w:val="0"/>
          <w:lang w:eastAsia="zh-CN"/>
        </w:rPr>
        <w:t>4.</w:t>
      </w:r>
      <w:r>
        <w:rPr>
          <w:rStyle w:val="147"/>
          <w:i w:val="0"/>
          <w:lang w:eastAsia="zh-CN"/>
        </w:rPr>
        <w:t>不允许重复声明，let不允许在相同作用域内，重复声明同一个变量</w:t>
      </w:r>
    </w:p>
    <w:p>
      <w:pPr>
        <w:pStyle w:val="114"/>
        <w:rPr>
          <w:rStyle w:val="147"/>
          <w:i w:val="0"/>
          <w:lang w:eastAsia="zh-CN"/>
        </w:rPr>
      </w:pPr>
    </w:p>
    <w:p>
      <w:pPr>
        <w:pStyle w:val="114"/>
        <w:rPr>
          <w:rStyle w:val="129"/>
          <w:i/>
          <w:lang w:eastAsia="zh-CN"/>
        </w:rPr>
      </w:pPr>
      <w:r>
        <w:rPr>
          <w:rStyle w:val="129"/>
          <w:i/>
          <w:lang w:eastAsia="zh-CN"/>
        </w:rPr>
        <w:t>/*---------- const --------*/</w:t>
      </w:r>
    </w:p>
    <w:p>
      <w:pPr>
        <w:pStyle w:val="114"/>
        <w:rPr>
          <w:rStyle w:val="147"/>
          <w:i w:val="0"/>
          <w:lang w:eastAsia="zh-CN"/>
        </w:rPr>
      </w:pPr>
      <w:r>
        <w:rPr>
          <w:rStyle w:val="121"/>
          <w:i w:val="0"/>
          <w:lang w:eastAsia="zh-CN"/>
        </w:rPr>
        <w:t>1.</w:t>
      </w:r>
      <w:r>
        <w:rPr>
          <w:rStyle w:val="147"/>
          <w:i w:val="0"/>
          <w:lang w:eastAsia="zh-CN"/>
        </w:rPr>
        <w:t>声明一个只读的常量。一旦声明，常量的值就不能改变</w:t>
      </w:r>
    </w:p>
    <w:p>
      <w:pPr>
        <w:pStyle w:val="114"/>
        <w:rPr>
          <w:rStyle w:val="147"/>
          <w:i w:val="0"/>
          <w:lang w:eastAsia="zh-CN"/>
        </w:rPr>
      </w:pPr>
      <w:r>
        <w:rPr>
          <w:rStyle w:val="121"/>
          <w:i w:val="0"/>
          <w:lang w:eastAsia="zh-CN"/>
        </w:rPr>
        <w:t>2.</w:t>
      </w:r>
      <w:r>
        <w:rPr>
          <w:rStyle w:val="147"/>
          <w:i w:val="0"/>
          <w:lang w:eastAsia="zh-CN"/>
        </w:rPr>
        <w:t>一旦声明，就要立即初始化，否则也报错</w:t>
      </w:r>
    </w:p>
    <w:p>
      <w:pPr>
        <w:pStyle w:val="114"/>
        <w:rPr>
          <w:rStyle w:val="147"/>
          <w:i w:val="0"/>
          <w:lang w:eastAsia="zh-CN"/>
        </w:rPr>
      </w:pPr>
      <w:r>
        <w:rPr>
          <w:rStyle w:val="121"/>
          <w:i w:val="0"/>
          <w:lang w:eastAsia="zh-CN"/>
        </w:rPr>
        <w:t>3.</w:t>
      </w:r>
      <w:r>
        <w:rPr>
          <w:rStyle w:val="147"/>
          <w:i w:val="0"/>
          <w:lang w:eastAsia="zh-CN"/>
        </w:rPr>
        <w:t>const命令声明的常量也不提升，同样存在暂时性死区，只能在声明的位置后使用</w:t>
      </w:r>
    </w:p>
    <w:p>
      <w:pPr>
        <w:pStyle w:val="114"/>
        <w:rPr>
          <w:lang w:eastAsia="zh-CN"/>
        </w:rPr>
      </w:pPr>
      <w:r>
        <w:rPr>
          <w:rStyle w:val="121"/>
          <w:i w:val="0"/>
          <w:lang w:eastAsia="zh-CN"/>
        </w:rPr>
        <w:t>4.</w:t>
      </w:r>
      <w:r>
        <w:rPr>
          <w:rStyle w:val="147"/>
          <w:i w:val="0"/>
          <w:lang w:eastAsia="zh-CN"/>
        </w:rPr>
        <w:t>也不可以重复使用</w:t>
      </w:r>
    </w:p>
    <w:p>
      <w:pPr>
        <w:pStyle w:val="97"/>
        <w:rPr>
          <w:lang w:eastAsia="zh-CN"/>
        </w:rPr>
      </w:pPr>
      <w:r>
        <w:rPr>
          <w:lang w:eastAsia="zh-CN"/>
        </w:rPr>
        <w:t>6. 说说你对执行上下文的理解</w:t>
      </w:r>
    </w:p>
    <w:p>
      <w:pPr>
        <w:pStyle w:val="114"/>
        <w:rPr>
          <w:rStyle w:val="113"/>
          <w:i w:val="0"/>
          <w:lang w:eastAsia="zh-CN"/>
        </w:rPr>
      </w:pPr>
      <w:r>
        <w:rPr>
          <w:rStyle w:val="113"/>
          <w:i w:val="0"/>
          <w:lang w:eastAsia="zh-CN"/>
        </w:rPr>
        <w:t>1.全局执行上下文:</w:t>
      </w:r>
    </w:p>
    <w:p>
      <w:pPr>
        <w:pStyle w:val="114"/>
        <w:rPr>
          <w:rStyle w:val="113"/>
          <w:i w:val="0"/>
          <w:lang w:eastAsia="zh-CN"/>
        </w:rPr>
      </w:pPr>
      <w:r>
        <w:rPr>
          <w:rStyle w:val="113"/>
          <w:i w:val="0"/>
          <w:lang w:eastAsia="zh-CN"/>
        </w:rPr>
        <w:tab/>
      </w:r>
      <w:r>
        <w:rPr>
          <w:rStyle w:val="113"/>
          <w:i w:val="0"/>
          <w:lang w:eastAsia="zh-CN"/>
        </w:rPr>
        <w:t>全局执行上下文只有一个，也就是我们熟知的 window 对象，我们能在全局作用域中通过 this 直接访问到它</w:t>
      </w:r>
    </w:p>
    <w:p>
      <w:pPr>
        <w:pStyle w:val="114"/>
        <w:rPr>
          <w:rStyle w:val="113"/>
          <w:i w:val="0"/>
          <w:lang w:eastAsia="zh-CN"/>
        </w:rPr>
      </w:pPr>
      <w:r>
        <w:rPr>
          <w:rStyle w:val="113"/>
          <w:i w:val="0"/>
          <w:lang w:eastAsia="zh-CN"/>
        </w:rPr>
        <w:t>2.函数执行上下文:</w:t>
      </w:r>
    </w:p>
    <w:p>
      <w:pPr>
        <w:pStyle w:val="114"/>
        <w:rPr>
          <w:rStyle w:val="113"/>
          <w:i w:val="0"/>
          <w:lang w:eastAsia="zh-CN"/>
        </w:rPr>
      </w:pPr>
      <w:r>
        <w:rPr>
          <w:rStyle w:val="113"/>
          <w:i w:val="0"/>
          <w:lang w:eastAsia="zh-CN"/>
        </w:rPr>
        <w:tab/>
      </w:r>
      <w:r>
        <w:rPr>
          <w:rStyle w:val="113"/>
          <w:i w:val="0"/>
          <w:lang w:eastAsia="zh-CN"/>
        </w:rPr>
        <w:t>函数执行上下文可存在无数个，每当一个函数被调用时都会创建一个函数上下文</w:t>
      </w:r>
    </w:p>
    <w:p>
      <w:pPr>
        <w:pStyle w:val="114"/>
        <w:rPr>
          <w:lang w:eastAsia="zh-CN"/>
        </w:rPr>
      </w:pPr>
      <w:r>
        <w:rPr>
          <w:rStyle w:val="113"/>
          <w:i w:val="0"/>
          <w:lang w:eastAsia="zh-CN"/>
        </w:rPr>
        <w:tab/>
      </w:r>
      <w:r>
        <w:rPr>
          <w:rStyle w:val="113"/>
          <w:i w:val="0"/>
          <w:lang w:eastAsia="zh-CN"/>
        </w:rPr>
        <w:t>需要注意的是，同一个函数被多次调用，都会创建一个新的上下文</w:t>
      </w:r>
    </w:p>
    <w:p>
      <w:pPr>
        <w:pStyle w:val="97"/>
        <w:rPr>
          <w:lang w:eastAsia="zh-CN"/>
        </w:rPr>
      </w:pPr>
      <w:r>
        <w:rPr>
          <w:lang w:eastAsia="zh-CN"/>
        </w:rPr>
        <w:t>7.*** 对闭包的看法，为什么要用闭包?说一下闭包的原理以及应用场景？闭包的this指向问题？</w:t>
      </w:r>
    </w:p>
    <w:p>
      <w:pPr>
        <w:pStyle w:val="114"/>
        <w:rPr>
          <w:rStyle w:val="113"/>
          <w:i w:val="0"/>
          <w:lang w:eastAsia="zh-CN"/>
        </w:rPr>
      </w:pPr>
      <w:r>
        <w:rPr>
          <w:rStyle w:val="113"/>
          <w:i w:val="0"/>
          <w:lang w:eastAsia="zh-CN"/>
        </w:rPr>
        <w:t>闭包的作用:</w:t>
      </w:r>
    </w:p>
    <w:p>
      <w:pPr>
        <w:pStyle w:val="114"/>
        <w:rPr>
          <w:rStyle w:val="113"/>
          <w:i w:val="0"/>
          <w:lang w:eastAsia="zh-CN"/>
        </w:rPr>
      </w:pPr>
      <w:r>
        <w:rPr>
          <w:rStyle w:val="113"/>
          <w:i w:val="0"/>
          <w:lang w:eastAsia="zh-CN"/>
        </w:rPr>
        <w:t>1.在外部访问函数内部的变量</w:t>
      </w:r>
    </w:p>
    <w:p>
      <w:pPr>
        <w:pStyle w:val="114"/>
        <w:rPr>
          <w:rStyle w:val="113"/>
          <w:i w:val="0"/>
          <w:lang w:eastAsia="zh-CN"/>
        </w:rPr>
      </w:pPr>
      <w:r>
        <w:rPr>
          <w:rStyle w:val="113"/>
          <w:i w:val="0"/>
          <w:lang w:eastAsia="zh-CN"/>
        </w:rPr>
        <w:t>2.让函数内的局部变量可以一直保存下去</w:t>
      </w:r>
    </w:p>
    <w:p>
      <w:pPr>
        <w:pStyle w:val="114"/>
        <w:rPr>
          <w:rStyle w:val="113"/>
          <w:i w:val="0"/>
          <w:lang w:eastAsia="zh-CN"/>
        </w:rPr>
      </w:pPr>
      <w:r>
        <w:rPr>
          <w:rStyle w:val="113"/>
          <w:i w:val="0"/>
          <w:lang w:eastAsia="zh-CN"/>
        </w:rPr>
        <w:t>3.模块化私有属性和公共属性</w:t>
      </w:r>
    </w:p>
    <w:p>
      <w:pPr>
        <w:pStyle w:val="114"/>
        <w:rPr>
          <w:rStyle w:val="113"/>
          <w:i w:val="0"/>
          <w:lang w:eastAsia="zh-CN"/>
        </w:rPr>
      </w:pPr>
    </w:p>
    <w:p>
      <w:pPr>
        <w:pStyle w:val="114"/>
        <w:rPr>
          <w:rStyle w:val="113"/>
          <w:i w:val="0"/>
          <w:lang w:eastAsia="zh-CN"/>
        </w:rPr>
      </w:pPr>
      <w:r>
        <w:rPr>
          <w:rStyle w:val="113"/>
          <w:i w:val="0"/>
          <w:lang w:eastAsia="zh-CN"/>
        </w:rPr>
        <w:t>闭包的原理:</w:t>
      </w:r>
    </w:p>
    <w:p>
      <w:pPr>
        <w:pStyle w:val="114"/>
        <w:rPr>
          <w:rStyle w:val="113"/>
          <w:i w:val="0"/>
          <w:lang w:eastAsia="zh-CN"/>
        </w:rPr>
      </w:pPr>
      <w:r>
        <w:rPr>
          <w:rStyle w:val="113"/>
          <w:i w:val="0"/>
          <w:lang w:eastAsia="zh-CN"/>
        </w:rPr>
        <w:t>全局变量生存周期是永久，局部变量生存周期随着函数的调用结束而销毁</w:t>
      </w:r>
    </w:p>
    <w:p>
      <w:pPr>
        <w:pStyle w:val="114"/>
        <w:rPr>
          <w:rStyle w:val="113"/>
          <w:i w:val="0"/>
          <w:lang w:eastAsia="zh-CN"/>
        </w:rPr>
      </w:pPr>
      <w:r>
        <w:rPr>
          <w:rStyle w:val="113"/>
          <w:i w:val="0"/>
          <w:lang w:eastAsia="zh-CN"/>
        </w:rPr>
        <w:t>闭包就是 : 在函数中定义且成为该函数内部返回的函数的自由变量的变量，该变量不会随着外部函数调用结束而销毁</w:t>
      </w:r>
    </w:p>
    <w:p>
      <w:pPr>
        <w:pStyle w:val="114"/>
        <w:rPr>
          <w:rStyle w:val="113"/>
          <w:i w:val="0"/>
          <w:lang w:eastAsia="zh-CN"/>
        </w:rPr>
      </w:pPr>
      <w:r>
        <w:rPr>
          <w:rStyle w:val="113"/>
          <w:i w:val="0"/>
          <w:lang w:eastAsia="zh-CN"/>
        </w:rPr>
        <w:t>(注:不光是变量，函数内声明的函数也可以形成闭包)</w:t>
      </w:r>
    </w:p>
    <w:p>
      <w:pPr>
        <w:pStyle w:val="114"/>
        <w:rPr>
          <w:lang w:eastAsia="zh-CN"/>
        </w:rPr>
      </w:pPr>
      <w:r>
        <w:rPr>
          <w:rStyle w:val="113"/>
          <w:i w:val="0"/>
          <w:lang w:eastAsia="zh-CN"/>
        </w:rPr>
        <w:t>当函数可以记住并访问所在的词法作用域，即使函数是在当前词法作用域之外执行，这是就产生了闭包</w:t>
      </w:r>
    </w:p>
    <w:p>
      <w:pPr>
        <w:pStyle w:val="97"/>
        <w:rPr>
          <w:lang w:eastAsia="zh-CN"/>
        </w:rPr>
      </w:pPr>
      <w:r>
        <w:rPr>
          <w:lang w:eastAsia="zh-CN"/>
        </w:rPr>
        <w:t>8.*** 简述闭包的问题以及优化</w:t>
      </w:r>
    </w:p>
    <w:p>
      <w:pPr>
        <w:pStyle w:val="114"/>
        <w:rPr>
          <w:rStyle w:val="113"/>
          <w:i w:val="0"/>
          <w:lang w:eastAsia="zh-CN"/>
        </w:rPr>
      </w:pPr>
      <w:r>
        <w:rPr>
          <w:rStyle w:val="113"/>
          <w:i w:val="0"/>
          <w:lang w:eastAsia="zh-CN"/>
        </w:rPr>
        <w:t>闭包的缺点:占用内存空间 大量使用闭包会造成 栈溢出</w:t>
      </w:r>
    </w:p>
    <w:p>
      <w:pPr>
        <w:pStyle w:val="114"/>
        <w:rPr>
          <w:lang w:eastAsia="zh-CN"/>
        </w:rPr>
      </w:pPr>
      <w:r>
        <w:rPr>
          <w:rStyle w:val="113"/>
          <w:i w:val="0"/>
          <w:lang w:eastAsia="zh-CN"/>
        </w:rPr>
        <w:t>由于闭包会一直占用内存空间，直到页面销毁，我们可以主动将已使用的闭包销毁:将闭包函数赋值为 null 可以销毁闭包</w:t>
      </w:r>
    </w:p>
    <w:p>
      <w:pPr>
        <w:pStyle w:val="97"/>
      </w:pPr>
      <w:r>
        <w:t>9.*** 如何确定 this 指向?改变 this 指向的方式有哪些?</w:t>
      </w:r>
    </w:p>
    <w:p>
      <w:pPr>
        <w:pStyle w:val="114"/>
        <w:rPr>
          <w:rStyle w:val="113"/>
          <w:rFonts w:hint="eastAsia" w:eastAsiaTheme="minorEastAsia"/>
          <w:i w:val="0"/>
          <w:lang w:eastAsia="zh-CN"/>
        </w:rPr>
      </w:pPr>
      <w:r>
        <w:rPr>
          <w:rStyle w:val="113"/>
          <w:i w:val="0"/>
        </w:rPr>
        <w:t>this指向:</w:t>
      </w:r>
    </w:p>
    <w:p>
      <w:pPr>
        <w:pStyle w:val="114"/>
        <w:rPr>
          <w:rStyle w:val="113"/>
          <w:rFonts w:hint="eastAsia" w:eastAsiaTheme="minorEastAsia"/>
          <w:i w:val="0"/>
          <w:lang w:eastAsia="zh-CN"/>
        </w:rPr>
      </w:pPr>
      <w:r>
        <w:rPr>
          <w:rStyle w:val="113"/>
          <w:i w:val="0"/>
        </w:rPr>
        <w:t>1、全局上下文(函数外)</w:t>
      </w:r>
    </w:p>
    <w:p>
      <w:pPr>
        <w:pStyle w:val="114"/>
        <w:rPr>
          <w:rStyle w:val="113"/>
          <w:rFonts w:hint="eastAsia" w:eastAsiaTheme="minorEastAsia"/>
          <w:i w:val="0"/>
          <w:lang w:eastAsia="zh-CN"/>
        </w:rPr>
      </w:pPr>
      <w:r>
        <w:rPr>
          <w:rStyle w:val="113"/>
          <w:i w:val="0"/>
        </w:rPr>
        <w:t>无论是否为严格模式，均指向全局对象。注意:严格模式下全局对象为 undifined</w:t>
      </w:r>
    </w:p>
    <w:p>
      <w:pPr>
        <w:pStyle w:val="114"/>
        <w:rPr>
          <w:rStyle w:val="113"/>
          <w:rFonts w:hint="eastAsia" w:eastAsiaTheme="minorEastAsia"/>
          <w:i w:val="0"/>
          <w:lang w:eastAsia="zh-CN"/>
        </w:rPr>
      </w:pPr>
      <w:r>
        <w:rPr>
          <w:rStyle w:val="113"/>
          <w:i w:val="0"/>
        </w:rPr>
        <w:t>2、函数上下文(函数内)</w:t>
      </w:r>
    </w:p>
    <w:p>
      <w:pPr>
        <w:pStyle w:val="114"/>
        <w:rPr>
          <w:rStyle w:val="113"/>
          <w:rFonts w:hint="eastAsia" w:eastAsiaTheme="minorEastAsia"/>
          <w:i w:val="0"/>
          <w:lang w:eastAsia="zh-CN"/>
        </w:rPr>
      </w:pPr>
      <w:r>
        <w:rPr>
          <w:rStyle w:val="113"/>
          <w:i w:val="0"/>
        </w:rPr>
        <w:t>默认的，指向函数的调用对象，且是最直接的调用对象:</w:t>
      </w:r>
    </w:p>
    <w:p>
      <w:pPr>
        <w:pStyle w:val="114"/>
        <w:rPr>
          <w:rStyle w:val="113"/>
          <w:rFonts w:hint="eastAsia" w:eastAsiaTheme="minorEastAsia"/>
          <w:i w:val="0"/>
          <w:lang w:eastAsia="zh-CN"/>
        </w:rPr>
      </w:pPr>
      <w:r>
        <w:rPr>
          <w:rStyle w:val="113"/>
          <w:i w:val="0"/>
        </w:rPr>
        <w:t>简单调用，指向全局对象注意:严格模式下全局对象为 undifined ，某些浏览器未实现此标准也可能是 window</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改变 this 指向的方式:</w:t>
      </w:r>
    </w:p>
    <w:p>
      <w:pPr>
        <w:pStyle w:val="114"/>
        <w:rPr>
          <w:rStyle w:val="113"/>
          <w:rFonts w:hint="eastAsia" w:eastAsiaTheme="minorEastAsia"/>
          <w:i w:val="0"/>
          <w:lang w:eastAsia="zh-CN"/>
        </w:rPr>
      </w:pPr>
      <w:r>
        <w:rPr>
          <w:rStyle w:val="113"/>
          <w:i w:val="0"/>
        </w:rPr>
        <w:t>(1) new 关键字改变 this 指向</w:t>
      </w:r>
    </w:p>
    <w:p>
      <w:pPr>
        <w:pStyle w:val="114"/>
        <w:rPr>
          <w:rStyle w:val="113"/>
          <w:rFonts w:hint="eastAsia" w:eastAsiaTheme="minorEastAsia"/>
          <w:i w:val="0"/>
          <w:lang w:eastAsia="zh-CN"/>
        </w:rPr>
      </w:pPr>
      <w:r>
        <w:rPr>
          <w:rStyle w:val="113"/>
          <w:i w:val="0"/>
        </w:rPr>
        <w:t>(2) call( )</w:t>
      </w:r>
    </w:p>
    <w:p>
      <w:pPr>
        <w:pStyle w:val="114"/>
        <w:rPr>
          <w:rStyle w:val="113"/>
          <w:rFonts w:hint="eastAsia" w:eastAsiaTheme="minorEastAsia"/>
          <w:i w:val="0"/>
          <w:lang w:eastAsia="zh-CN"/>
        </w:rPr>
      </w:pPr>
      <w:r>
        <w:rPr>
          <w:rStyle w:val="113"/>
          <w:i w:val="0"/>
        </w:rPr>
        <w:t>(3) apply( )</w:t>
      </w:r>
    </w:p>
    <w:p>
      <w:pPr>
        <w:pStyle w:val="114"/>
      </w:pPr>
      <w:r>
        <w:rPr>
          <w:rStyle w:val="113"/>
          <w:i w:val="0"/>
        </w:rPr>
        <w:t>(4) bind( )</w:t>
      </w:r>
    </w:p>
    <w:p>
      <w:pPr>
        <w:pStyle w:val="97"/>
      </w:pPr>
      <w:r>
        <w:t>10.*** 介绍箭头函数的 this</w:t>
      </w:r>
    </w:p>
    <w:p>
      <w:pPr>
        <w:pStyle w:val="114"/>
        <w:rPr>
          <w:rStyle w:val="113"/>
          <w:rFonts w:hint="eastAsia" w:eastAsiaTheme="minorEastAsia"/>
          <w:i w:val="0"/>
          <w:lang w:eastAsia="zh-CN"/>
        </w:rPr>
      </w:pPr>
      <w:r>
        <w:rPr>
          <w:rStyle w:val="113"/>
          <w:i w:val="0"/>
        </w:rPr>
        <w:t>由于箭头函数不绑定 this，它会捕获其所在(即定义的位置)上下文的 this 值，作为自己的 this 值</w:t>
      </w:r>
    </w:p>
    <w:p>
      <w:pPr>
        <w:pStyle w:val="114"/>
        <w:rPr>
          <w:rStyle w:val="113"/>
          <w:rFonts w:hint="eastAsia" w:eastAsiaTheme="minorEastAsia"/>
          <w:i w:val="0"/>
          <w:lang w:eastAsia="zh-CN"/>
        </w:rPr>
      </w:pPr>
      <w:r>
        <w:rPr>
          <w:rStyle w:val="113"/>
          <w:i w:val="0"/>
        </w:rPr>
        <w:t>1、所以 call() / apply() / bind() 方法对于箭头函数来说只是传入参数，对它的 this 毫无影响</w:t>
      </w:r>
    </w:p>
    <w:p>
      <w:pPr>
        <w:pStyle w:val="114"/>
        <w:rPr>
          <w:rStyle w:val="113"/>
          <w:rFonts w:hint="eastAsia" w:eastAsiaTheme="minorEastAsia"/>
          <w:i w:val="0"/>
          <w:lang w:eastAsia="zh-CN"/>
        </w:rPr>
      </w:pPr>
      <w:r>
        <w:rPr>
          <w:rStyle w:val="113"/>
          <w:i w:val="0"/>
        </w:rPr>
        <w:t>2、考虑到 this 是词法层面上的，严格模式中与 this 相关的规则都将会被忽略</w:t>
      </w:r>
    </w:p>
    <w:p>
      <w:pPr>
        <w:pStyle w:val="114"/>
        <w:rPr>
          <w:rStyle w:val="113"/>
          <w:rFonts w:hint="eastAsia" w:eastAsiaTheme="minorEastAsia"/>
          <w:i w:val="0"/>
          <w:lang w:eastAsia="zh-CN"/>
        </w:rPr>
      </w:pPr>
    </w:p>
    <w:p>
      <w:pPr>
        <w:pStyle w:val="114"/>
      </w:pPr>
      <w:r>
        <w:rPr>
          <w:rStyle w:val="113"/>
          <w:i w:val="0"/>
        </w:rPr>
        <w:t>作为方法的箭头函数 this 指向全局 window 对象，而普通函数则指向调用它的对象</w:t>
      </w:r>
    </w:p>
    <w:p>
      <w:pPr>
        <w:pStyle w:val="97"/>
        <w:rPr>
          <w:lang w:eastAsia="zh-CN"/>
        </w:rPr>
      </w:pPr>
      <w:r>
        <w:rPr>
          <w:lang w:eastAsia="zh-CN"/>
        </w:rPr>
        <w:t>16.</w:t>
      </w:r>
      <w:r>
        <w:rPr>
          <w:b/>
          <w:bCs/>
          <w:i/>
          <w:iCs/>
          <w:lang w:eastAsia="zh-CN"/>
        </w:rPr>
        <w:t>11.</w:t>
      </w:r>
      <w:r>
        <w:rPr>
          <w:lang w:eastAsia="zh-CN"/>
        </w:rPr>
        <w:t xml:space="preserve"> 谈一下你对原型链的理解</w:t>
      </w:r>
    </w:p>
    <w:p>
      <w:pPr>
        <w:pStyle w:val="114"/>
        <w:rPr>
          <w:rStyle w:val="113"/>
          <w:i w:val="0"/>
          <w:lang w:eastAsia="zh-CN"/>
        </w:rPr>
      </w:pPr>
      <w:r>
        <w:rPr>
          <w:rStyle w:val="113"/>
          <w:i w:val="0"/>
          <w:lang w:eastAsia="zh-CN"/>
        </w:rPr>
        <w:t>原型链:</w:t>
      </w:r>
    </w:p>
    <w:p>
      <w:pPr>
        <w:pStyle w:val="114"/>
        <w:rPr>
          <w:rStyle w:val="113"/>
          <w:i w:val="0"/>
          <w:lang w:eastAsia="zh-CN"/>
        </w:rPr>
      </w:pPr>
      <w:r>
        <w:rPr>
          <w:rStyle w:val="113"/>
          <w:i w:val="0"/>
          <w:lang w:eastAsia="zh-CN"/>
        </w:rPr>
        <w:t>因为每个对象和原型都有原型，对象的原型指向原型对象</w:t>
      </w:r>
    </w:p>
    <w:p>
      <w:pPr>
        <w:pStyle w:val="114"/>
        <w:rPr>
          <w:lang w:eastAsia="zh-CN"/>
        </w:rPr>
      </w:pPr>
      <w:r>
        <w:rPr>
          <w:rStyle w:val="113"/>
          <w:i w:val="0"/>
          <w:lang w:eastAsia="zh-CN"/>
        </w:rPr>
        <w:t>而父的原型又指向父的父，这种原型层层连接器起来就构成了原型链</w:t>
      </w:r>
    </w:p>
    <w:p>
      <w:pPr>
        <w:pStyle w:val="97"/>
        <w:rPr>
          <w:lang w:eastAsia="zh-CN"/>
        </w:rPr>
      </w:pPr>
      <w:r>
        <w:rPr>
          <w:lang w:eastAsia="zh-CN"/>
        </w:rPr>
        <w:t>13. 你对事件循环有了解吗？说说看</w:t>
      </w:r>
    </w:p>
    <w:p>
      <w:pPr>
        <w:pStyle w:val="114"/>
        <w:rPr>
          <w:rStyle w:val="113"/>
          <w:rFonts w:hint="eastAsia" w:eastAsiaTheme="minorEastAsia"/>
          <w:i w:val="0"/>
          <w:lang w:eastAsia="zh-CN"/>
        </w:rPr>
      </w:pPr>
      <w:r>
        <w:rPr>
          <w:rStyle w:val="113"/>
          <w:i w:val="0"/>
        </w:rPr>
        <w:t>Event Loop(事件循环)中，每一次循环称为 tick，每一次 tick 的任务如下:</w:t>
      </w:r>
    </w:p>
    <w:p>
      <w:pPr>
        <w:pStyle w:val="114"/>
        <w:rPr>
          <w:rStyle w:val="113"/>
          <w:rFonts w:hint="eastAsia" w:eastAsiaTheme="minorEastAsia"/>
          <w:i w:val="0"/>
          <w:lang w:eastAsia="zh-CN"/>
        </w:rPr>
      </w:pPr>
      <w:r>
        <w:rPr>
          <w:rStyle w:val="113"/>
          <w:i w:val="0"/>
        </w:rPr>
        <w:tab/>
      </w:r>
      <w:r>
        <w:rPr>
          <w:rStyle w:val="113"/>
          <w:i w:val="0"/>
        </w:rPr>
        <w:t>* 执行栈选择最先进入队列的宏任务(通常是 script 整体代码)，如果 有则执行</w:t>
      </w:r>
    </w:p>
    <w:p>
      <w:pPr>
        <w:pStyle w:val="114"/>
        <w:rPr>
          <w:rStyle w:val="113"/>
          <w:rFonts w:hint="eastAsia" w:eastAsiaTheme="minorEastAsia"/>
          <w:i w:val="0"/>
          <w:lang w:eastAsia="zh-CN"/>
        </w:rPr>
      </w:pPr>
      <w:r>
        <w:rPr>
          <w:rStyle w:val="113"/>
          <w:i w:val="0"/>
        </w:rPr>
        <w:t xml:space="preserve">    * 检查是否存在 Microtask,如果存在则不停的执行，直至清空 microtask 队列</w:t>
      </w:r>
    </w:p>
    <w:p>
      <w:pPr>
        <w:pStyle w:val="114"/>
        <w:rPr>
          <w:rStyle w:val="113"/>
          <w:rFonts w:hint="eastAsia" w:eastAsiaTheme="minorEastAsia"/>
          <w:i w:val="0"/>
          <w:lang w:eastAsia="zh-CN"/>
        </w:rPr>
      </w:pPr>
      <w:r>
        <w:rPr>
          <w:rStyle w:val="113"/>
          <w:i w:val="0"/>
        </w:rPr>
        <w:t xml:space="preserve">    * 更新 render(每一次事件循环，浏览器都可能会去更新渲染)</w:t>
      </w:r>
    </w:p>
    <w:p>
      <w:pPr>
        <w:pStyle w:val="114"/>
      </w:pPr>
      <w:r>
        <w:rPr>
          <w:rStyle w:val="113"/>
          <w:i w:val="0"/>
        </w:rPr>
        <w:t xml:space="preserve">    * 重复以上步骤</w:t>
      </w:r>
    </w:p>
    <w:p>
      <w:pPr>
        <w:pStyle w:val="97"/>
        <w:rPr>
          <w:lang w:eastAsia="zh-CN"/>
        </w:rPr>
      </w:pPr>
      <w:r>
        <w:rPr>
          <w:lang w:eastAsia="zh-CN"/>
        </w:rPr>
        <w:t>16.*** 异步解决方案有哪些?</w:t>
      </w:r>
    </w:p>
    <w:p>
      <w:pPr>
        <w:pStyle w:val="114"/>
        <w:rPr>
          <w:rStyle w:val="147"/>
          <w:i w:val="0"/>
          <w:lang w:eastAsia="zh-CN"/>
        </w:rPr>
      </w:pPr>
      <w:r>
        <w:rPr>
          <w:rStyle w:val="147"/>
          <w:i w:val="0"/>
          <w:lang w:eastAsia="zh-CN"/>
        </w:rPr>
        <w:t>1、回调函数 callback</w:t>
      </w:r>
    </w:p>
    <w:p>
      <w:pPr>
        <w:pStyle w:val="114"/>
        <w:rPr>
          <w:rStyle w:val="147"/>
          <w:i w:val="0"/>
          <w:lang w:eastAsia="zh-CN"/>
        </w:rPr>
      </w:pPr>
      <w:r>
        <w:rPr>
          <w:rStyle w:val="147"/>
          <w:i w:val="0"/>
          <w:lang w:eastAsia="zh-CN"/>
        </w:rPr>
        <w:t>被作为实参传入另一个函数，并在该外部函数内被调用，用以来完成某些任务的函数。如 setTimeOut，ajax请求，readFile等。</w:t>
      </w:r>
    </w:p>
    <w:p>
      <w:pPr>
        <w:pStyle w:val="114"/>
        <w:rPr>
          <w:rStyle w:val="147"/>
          <w:i w:val="0"/>
          <w:lang w:eastAsia="zh-CN"/>
        </w:rPr>
      </w:pPr>
      <w:r>
        <w:rPr>
          <w:rStyle w:val="117"/>
          <w:i w:val="0"/>
          <w:lang w:eastAsia="zh-CN"/>
        </w:rPr>
        <w:t>function</w:t>
      </w:r>
      <w:r>
        <w:rPr>
          <w:rStyle w:val="147"/>
          <w:i w:val="0"/>
          <w:lang w:eastAsia="zh-CN"/>
        </w:rPr>
        <w:t xml:space="preserve"> </w:t>
      </w:r>
      <w:r>
        <w:rPr>
          <w:rStyle w:val="134"/>
          <w:i w:val="0"/>
          <w:lang w:eastAsia="zh-CN"/>
        </w:rPr>
        <w:t>greeting</w:t>
      </w:r>
      <w:r>
        <w:rPr>
          <w:rStyle w:val="147"/>
          <w:i w:val="0"/>
          <w:lang w:eastAsia="zh-CN"/>
        </w:rPr>
        <w:t>(name){</w:t>
      </w:r>
    </w:p>
    <w:p>
      <w:pPr>
        <w:pStyle w:val="114"/>
        <w:rPr>
          <w:rStyle w:val="137"/>
          <w:i w:val="0"/>
          <w:lang w:eastAsia="zh-CN"/>
        </w:rPr>
      </w:pPr>
      <w:r>
        <w:rPr>
          <w:rStyle w:val="147"/>
          <w:i w:val="0"/>
          <w:lang w:eastAsia="zh-CN"/>
        </w:rPr>
        <w:t xml:space="preserve">    </w:t>
      </w:r>
      <w:r>
        <w:rPr>
          <w:rStyle w:val="134"/>
          <w:i w:val="0"/>
          <w:lang w:eastAsia="zh-CN"/>
        </w:rPr>
        <w:t>alert</w:t>
      </w:r>
      <w:r>
        <w:rPr>
          <w:rStyle w:val="147"/>
          <w:i w:val="0"/>
          <w:lang w:eastAsia="zh-CN"/>
        </w:rPr>
        <w:t>(</w:t>
      </w:r>
      <w:r>
        <w:rPr>
          <w:rStyle w:val="125"/>
          <w:i w:val="0"/>
          <w:lang w:eastAsia="zh-CN"/>
        </w:rPr>
        <w:t>'Hello'</w:t>
      </w:r>
      <w:r>
        <w:rPr>
          <w:rStyle w:val="147"/>
          <w:i w:val="0"/>
          <w:lang w:eastAsia="zh-CN"/>
        </w:rPr>
        <w:t xml:space="preserve"> </w:t>
      </w:r>
      <w:r>
        <w:rPr>
          <w:rStyle w:val="137"/>
          <w:i w:val="0"/>
          <w:lang w:eastAsia="zh-CN"/>
        </w:rPr>
        <w:t>+</w:t>
      </w:r>
      <w:r>
        <w:rPr>
          <w:rStyle w:val="147"/>
          <w:i w:val="0"/>
          <w:lang w:eastAsia="zh-CN"/>
        </w:rPr>
        <w:t xml:space="preserve"> name)</w:t>
      </w:r>
      <w:r>
        <w:rPr>
          <w:rStyle w:val="137"/>
          <w:i w:val="0"/>
          <w:lang w:eastAsia="zh-CN"/>
        </w:rPr>
        <w:t>;</w:t>
      </w:r>
    </w:p>
    <w:p>
      <w:pPr>
        <w:pStyle w:val="114"/>
        <w:rPr>
          <w:rStyle w:val="147"/>
          <w:i w:val="0"/>
          <w:lang w:eastAsia="zh-CN"/>
        </w:rPr>
      </w:pPr>
      <w:r>
        <w:rPr>
          <w:rStyle w:val="147"/>
          <w:i w:val="0"/>
          <w:lang w:eastAsia="zh-CN"/>
        </w:rPr>
        <w:t>}</w:t>
      </w:r>
    </w:p>
    <w:p>
      <w:pPr>
        <w:pStyle w:val="114"/>
        <w:rPr>
          <w:rStyle w:val="147"/>
          <w:i w:val="0"/>
          <w:lang w:eastAsia="zh-CN"/>
        </w:rPr>
      </w:pPr>
    </w:p>
    <w:p>
      <w:pPr>
        <w:pStyle w:val="114"/>
        <w:rPr>
          <w:rStyle w:val="147"/>
          <w:i w:val="0"/>
          <w:lang w:eastAsia="zh-CN"/>
        </w:rPr>
      </w:pPr>
      <w:r>
        <w:rPr>
          <w:rStyle w:val="117"/>
          <w:i w:val="0"/>
          <w:lang w:eastAsia="zh-CN"/>
        </w:rPr>
        <w:t>function</w:t>
      </w:r>
      <w:r>
        <w:rPr>
          <w:rStyle w:val="147"/>
          <w:i w:val="0"/>
          <w:lang w:eastAsia="zh-CN"/>
        </w:rPr>
        <w:t xml:space="preserve"> </w:t>
      </w:r>
      <w:r>
        <w:rPr>
          <w:rStyle w:val="134"/>
          <w:i w:val="0"/>
          <w:lang w:eastAsia="zh-CN"/>
        </w:rPr>
        <w:t>processUserInput</w:t>
      </w:r>
      <w:r>
        <w:rPr>
          <w:rStyle w:val="147"/>
          <w:i w:val="0"/>
          <w:lang w:eastAsia="zh-CN"/>
        </w:rPr>
        <w:t>(callback){</w:t>
      </w:r>
    </w:p>
    <w:p>
      <w:pPr>
        <w:pStyle w:val="114"/>
        <w:rPr>
          <w:rStyle w:val="137"/>
          <w:i w:val="0"/>
          <w:lang w:eastAsia="zh-CN"/>
        </w:rPr>
      </w:pPr>
      <w:r>
        <w:rPr>
          <w:rStyle w:val="147"/>
          <w:i w:val="0"/>
          <w:lang w:eastAsia="zh-CN"/>
        </w:rPr>
        <w:t xml:space="preserve">    </w:t>
      </w:r>
      <w:r>
        <w:rPr>
          <w:rStyle w:val="117"/>
          <w:i w:val="0"/>
          <w:lang w:eastAsia="zh-CN"/>
        </w:rPr>
        <w:t>var</w:t>
      </w:r>
      <w:r>
        <w:rPr>
          <w:rStyle w:val="147"/>
          <w:i w:val="0"/>
          <w:lang w:eastAsia="zh-CN"/>
        </w:rPr>
        <w:t xml:space="preserve"> name </w:t>
      </w:r>
      <w:r>
        <w:rPr>
          <w:rStyle w:val="137"/>
          <w:i w:val="0"/>
          <w:lang w:eastAsia="zh-CN"/>
        </w:rPr>
        <w:t>=</w:t>
      </w:r>
      <w:r>
        <w:rPr>
          <w:rStyle w:val="147"/>
          <w:i w:val="0"/>
          <w:lang w:eastAsia="zh-CN"/>
        </w:rPr>
        <w:t xml:space="preserve"> </w:t>
      </w:r>
      <w:r>
        <w:rPr>
          <w:rStyle w:val="134"/>
          <w:i w:val="0"/>
          <w:lang w:eastAsia="zh-CN"/>
        </w:rPr>
        <w:t>prompt</w:t>
      </w:r>
      <w:r>
        <w:rPr>
          <w:rStyle w:val="147"/>
          <w:i w:val="0"/>
          <w:lang w:eastAsia="zh-CN"/>
        </w:rPr>
        <w:t>(</w:t>
      </w:r>
      <w:r>
        <w:rPr>
          <w:rStyle w:val="125"/>
          <w:i w:val="0"/>
          <w:lang w:eastAsia="zh-CN"/>
        </w:rPr>
        <w:t>'请输入你的名字'</w:t>
      </w:r>
      <w:r>
        <w:rPr>
          <w:rStyle w:val="147"/>
          <w:i w:val="0"/>
          <w:lang w:eastAsia="zh-CN"/>
        </w:rPr>
        <w:t>)</w:t>
      </w:r>
      <w:r>
        <w:rPr>
          <w:rStyle w:val="137"/>
          <w:i w:val="0"/>
          <w:lang w:eastAsia="zh-CN"/>
        </w:rPr>
        <w:t>;</w:t>
      </w:r>
    </w:p>
    <w:p>
      <w:pPr>
        <w:pStyle w:val="114"/>
        <w:rPr>
          <w:rStyle w:val="137"/>
          <w:i w:val="0"/>
          <w:lang w:eastAsia="zh-CN"/>
        </w:rPr>
      </w:pPr>
      <w:r>
        <w:rPr>
          <w:rStyle w:val="147"/>
          <w:i w:val="0"/>
          <w:lang w:eastAsia="zh-CN"/>
        </w:rPr>
        <w:t xml:space="preserve">    </w:t>
      </w:r>
      <w:r>
        <w:rPr>
          <w:rStyle w:val="134"/>
          <w:i w:val="0"/>
          <w:lang w:eastAsia="zh-CN"/>
        </w:rPr>
        <w:t>callback</w:t>
      </w:r>
      <w:r>
        <w:rPr>
          <w:rStyle w:val="147"/>
          <w:i w:val="0"/>
          <w:lang w:eastAsia="zh-CN"/>
        </w:rPr>
        <w:t>(name)</w:t>
      </w:r>
      <w:r>
        <w:rPr>
          <w:rStyle w:val="137"/>
          <w:i w:val="0"/>
          <w:lang w:eastAsia="zh-CN"/>
        </w:rPr>
        <w:t>;</w:t>
      </w:r>
    </w:p>
    <w:p>
      <w:pPr>
        <w:pStyle w:val="114"/>
        <w:rPr>
          <w:rStyle w:val="147"/>
          <w:i w:val="0"/>
          <w:lang w:eastAsia="zh-CN"/>
        </w:rPr>
      </w:pPr>
      <w:r>
        <w:rPr>
          <w:rStyle w:val="147"/>
          <w:i w:val="0"/>
          <w:lang w:eastAsia="zh-CN"/>
        </w:rPr>
        <w:t>}</w:t>
      </w:r>
    </w:p>
    <w:p>
      <w:pPr>
        <w:pStyle w:val="114"/>
        <w:rPr>
          <w:rStyle w:val="137"/>
          <w:i w:val="0"/>
          <w:lang w:eastAsia="zh-CN"/>
        </w:rPr>
      </w:pPr>
      <w:r>
        <w:rPr>
          <w:rStyle w:val="134"/>
          <w:i w:val="0"/>
          <w:lang w:eastAsia="zh-CN"/>
        </w:rPr>
        <w:t>processUserInput</w:t>
      </w:r>
      <w:r>
        <w:rPr>
          <w:rStyle w:val="147"/>
          <w:i w:val="0"/>
          <w:lang w:eastAsia="zh-CN"/>
        </w:rPr>
        <w:t>(greeting)</w:t>
      </w:r>
      <w:r>
        <w:rPr>
          <w:rStyle w:val="137"/>
          <w:i w:val="0"/>
          <w:lang w:eastAsia="zh-CN"/>
        </w:rPr>
        <w:t>;</w:t>
      </w:r>
    </w:p>
    <w:p>
      <w:pPr>
        <w:pStyle w:val="114"/>
        <w:rPr>
          <w:rStyle w:val="137"/>
          <w:i w:val="0"/>
          <w:lang w:eastAsia="zh-CN"/>
        </w:rPr>
      </w:pPr>
    </w:p>
    <w:p>
      <w:pPr>
        <w:pStyle w:val="114"/>
        <w:rPr>
          <w:rStyle w:val="147"/>
          <w:i w:val="0"/>
          <w:lang w:eastAsia="zh-CN"/>
        </w:rPr>
      </w:pPr>
      <w:r>
        <w:rPr>
          <w:rStyle w:val="147"/>
          <w:i w:val="0"/>
          <w:lang w:eastAsia="zh-CN"/>
        </w:rPr>
        <w:t>优点</w:t>
      </w:r>
      <w:r>
        <w:rPr>
          <w:rStyle w:val="137"/>
          <w:i w:val="0"/>
          <w:lang w:eastAsia="zh-CN"/>
        </w:rPr>
        <w:t>:</w:t>
      </w:r>
      <w:r>
        <w:rPr>
          <w:rStyle w:val="147"/>
          <w:i w:val="0"/>
          <w:lang w:eastAsia="zh-CN"/>
        </w:rPr>
        <w:t>解决了异步的问题</w:t>
      </w:r>
    </w:p>
    <w:p>
      <w:pPr>
        <w:pStyle w:val="114"/>
        <w:rPr>
          <w:rStyle w:val="147"/>
          <w:i w:val="0"/>
          <w:lang w:eastAsia="zh-CN"/>
        </w:rPr>
      </w:pPr>
      <w:r>
        <w:rPr>
          <w:rStyle w:val="147"/>
          <w:i w:val="0"/>
          <w:lang w:eastAsia="zh-CN"/>
        </w:rPr>
        <w:t>缺点</w:t>
      </w:r>
      <w:r>
        <w:rPr>
          <w:rStyle w:val="137"/>
          <w:i w:val="0"/>
          <w:lang w:eastAsia="zh-CN"/>
        </w:rPr>
        <w:t>:</w:t>
      </w:r>
      <w:r>
        <w:rPr>
          <w:rStyle w:val="147"/>
          <w:i w:val="0"/>
          <w:lang w:eastAsia="zh-CN"/>
        </w:rPr>
        <w:t>回调地狱</w:t>
      </w:r>
      <w:r>
        <w:rPr>
          <w:rStyle w:val="137"/>
          <w:i w:val="0"/>
          <w:lang w:eastAsia="zh-CN"/>
        </w:rPr>
        <w:t>:</w:t>
      </w:r>
      <w:r>
        <w:rPr>
          <w:rStyle w:val="147"/>
          <w:i w:val="0"/>
          <w:lang w:eastAsia="zh-CN"/>
        </w:rPr>
        <w:t>多个回调函数嵌套的情况，使代码看起来很混乱，不易于维护</w:t>
      </w:r>
    </w:p>
    <w:p>
      <w:pPr>
        <w:pStyle w:val="114"/>
        <w:rPr>
          <w:rStyle w:val="147"/>
          <w:i w:val="0"/>
          <w:lang w:eastAsia="zh-CN"/>
        </w:rPr>
      </w:pPr>
    </w:p>
    <w:p>
      <w:pPr>
        <w:pStyle w:val="114"/>
        <w:rPr>
          <w:rStyle w:val="147"/>
          <w:i w:val="0"/>
          <w:lang w:eastAsia="zh-CN"/>
        </w:rPr>
      </w:pPr>
      <w:r>
        <w:rPr>
          <w:rStyle w:val="147"/>
          <w:i w:val="0"/>
          <w:lang w:eastAsia="zh-CN"/>
        </w:rPr>
        <w:t>2、事件分布订阅</w:t>
      </w:r>
    </w:p>
    <w:p>
      <w:pPr>
        <w:pStyle w:val="114"/>
        <w:rPr>
          <w:rStyle w:val="147"/>
          <w:i w:val="0"/>
          <w:lang w:eastAsia="zh-CN"/>
        </w:rPr>
      </w:pPr>
      <w:r>
        <w:rPr>
          <w:rStyle w:val="147"/>
          <w:i w:val="0"/>
          <w:lang w:eastAsia="zh-CN"/>
        </w:rPr>
        <w:t>当一个任务执行完成后，会发布一个事件，当这个事件有一个或多个“订阅者”的时候，会接收到这个事件的发布，执行相应的任务，这种模式叫发布式订阅模式。</w:t>
      </w:r>
    </w:p>
    <w:p>
      <w:pPr>
        <w:pStyle w:val="114"/>
        <w:rPr>
          <w:rStyle w:val="147"/>
          <w:rFonts w:hint="eastAsia" w:eastAsiaTheme="minorEastAsia"/>
          <w:i w:val="0"/>
          <w:lang w:eastAsia="zh-CN"/>
        </w:rPr>
      </w:pPr>
      <w:r>
        <w:rPr>
          <w:rStyle w:val="138"/>
          <w:i w:val="0"/>
        </w:rPr>
        <w:t>document</w:t>
      </w:r>
      <w:r>
        <w:rPr>
          <w:rStyle w:val="137"/>
          <w:i w:val="0"/>
        </w:rPr>
        <w:t>.</w:t>
      </w:r>
      <w:r>
        <w:rPr>
          <w:rStyle w:val="141"/>
          <w:i w:val="0"/>
        </w:rPr>
        <w:t>body</w:t>
      </w:r>
      <w:r>
        <w:rPr>
          <w:rStyle w:val="137"/>
          <w:i w:val="0"/>
        </w:rPr>
        <w:t>.</w:t>
      </w:r>
      <w:r>
        <w:rPr>
          <w:rStyle w:val="134"/>
          <w:i w:val="0"/>
        </w:rPr>
        <w:t>addEventListener</w:t>
      </w:r>
      <w:r>
        <w:rPr>
          <w:rStyle w:val="147"/>
          <w:i w:val="0"/>
        </w:rPr>
        <w:t>(</w:t>
      </w:r>
      <w:r>
        <w:rPr>
          <w:rStyle w:val="125"/>
          <w:i w:val="0"/>
        </w:rPr>
        <w:t>'click'</w:t>
      </w:r>
      <w:r>
        <w:rPr>
          <w:rStyle w:val="137"/>
          <w:i w:val="0"/>
        </w:rPr>
        <w:t>,</w:t>
      </w:r>
      <w:r>
        <w:rPr>
          <w:rStyle w:val="117"/>
          <w:i w:val="0"/>
        </w:rPr>
        <w:t>function</w:t>
      </w:r>
      <w:r>
        <w:rPr>
          <w:rStyle w:val="147"/>
          <w:i w:val="0"/>
        </w:rPr>
        <w:t>(){</w:t>
      </w:r>
    </w:p>
    <w:p>
      <w:pPr>
        <w:pStyle w:val="114"/>
        <w:rPr>
          <w:rStyle w:val="137"/>
          <w:rFonts w:hint="eastAsia" w:eastAsiaTheme="minorEastAsia"/>
          <w:i w:val="0"/>
          <w:lang w:eastAsia="zh-CN"/>
        </w:rPr>
      </w:pPr>
      <w:r>
        <w:rPr>
          <w:rStyle w:val="147"/>
          <w:i w:val="0"/>
        </w:rPr>
        <w:t xml:space="preserve">    </w:t>
      </w:r>
      <w:r>
        <w:rPr>
          <w:rStyle w:val="134"/>
          <w:i w:val="0"/>
        </w:rPr>
        <w:t>alert</w:t>
      </w:r>
      <w:r>
        <w:rPr>
          <w:rStyle w:val="147"/>
          <w:i w:val="0"/>
        </w:rPr>
        <w:t>(</w:t>
      </w:r>
      <w:r>
        <w:rPr>
          <w:rStyle w:val="125"/>
          <w:i w:val="0"/>
        </w:rPr>
        <w:t>'订阅了'</w:t>
      </w:r>
      <w:r>
        <w:rPr>
          <w:rStyle w:val="147"/>
          <w:i w:val="0"/>
        </w:rPr>
        <w:t>)</w:t>
      </w:r>
      <w:r>
        <w:rPr>
          <w:rStyle w:val="137"/>
          <w:i w:val="0"/>
        </w:rPr>
        <w:t>;</w:t>
      </w:r>
    </w:p>
    <w:p>
      <w:pPr>
        <w:pStyle w:val="114"/>
        <w:rPr>
          <w:rStyle w:val="137"/>
          <w:rFonts w:hint="eastAsia" w:eastAsiaTheme="minorEastAsia"/>
          <w:i w:val="0"/>
          <w:lang w:eastAsia="zh-CN"/>
        </w:rPr>
      </w:pPr>
      <w:r>
        <w:rPr>
          <w:rStyle w:val="147"/>
          <w:i w:val="0"/>
        </w:rPr>
        <w:t>}</w:t>
      </w:r>
      <w:r>
        <w:rPr>
          <w:rStyle w:val="137"/>
          <w:i w:val="0"/>
        </w:rPr>
        <w:t>,</w:t>
      </w:r>
      <w:r>
        <w:rPr>
          <w:rStyle w:val="117"/>
          <w:i w:val="0"/>
        </w:rPr>
        <w:t>false</w:t>
      </w:r>
      <w:r>
        <w:rPr>
          <w:rStyle w:val="147"/>
          <w:i w:val="0"/>
        </w:rPr>
        <w:t>)</w:t>
      </w:r>
      <w:r>
        <w:rPr>
          <w:rStyle w:val="137"/>
          <w:i w:val="0"/>
        </w:rPr>
        <w:t>;</w:t>
      </w:r>
    </w:p>
    <w:p>
      <w:pPr>
        <w:pStyle w:val="114"/>
        <w:rPr>
          <w:rStyle w:val="137"/>
          <w:rFonts w:hint="eastAsia" w:eastAsiaTheme="minorEastAsia"/>
          <w:i w:val="0"/>
          <w:lang w:eastAsia="zh-CN"/>
        </w:rPr>
      </w:pPr>
      <w:r>
        <w:rPr>
          <w:rStyle w:val="138"/>
          <w:i w:val="0"/>
        </w:rPr>
        <w:t>document</w:t>
      </w:r>
      <w:r>
        <w:rPr>
          <w:rStyle w:val="137"/>
          <w:i w:val="0"/>
        </w:rPr>
        <w:t>.</w:t>
      </w:r>
      <w:r>
        <w:rPr>
          <w:rStyle w:val="141"/>
          <w:i w:val="0"/>
        </w:rPr>
        <w:t>body</w:t>
      </w:r>
      <w:r>
        <w:rPr>
          <w:rStyle w:val="137"/>
          <w:i w:val="0"/>
        </w:rPr>
        <w:t>.</w:t>
      </w:r>
      <w:r>
        <w:rPr>
          <w:rStyle w:val="134"/>
          <w:i w:val="0"/>
        </w:rPr>
        <w:t>click</w:t>
      </w:r>
      <w:r>
        <w:rPr>
          <w:rStyle w:val="147"/>
          <w:i w:val="0"/>
        </w:rPr>
        <w:t>()</w:t>
      </w:r>
      <w:r>
        <w:rPr>
          <w:rStyle w:val="137"/>
          <w:i w:val="0"/>
        </w:rPr>
        <w:t>;</w:t>
      </w:r>
    </w:p>
    <w:p>
      <w:pPr>
        <w:pStyle w:val="114"/>
        <w:rPr>
          <w:rStyle w:val="147"/>
          <w:rFonts w:hint="eastAsia" w:eastAsiaTheme="minorEastAsia"/>
          <w:i w:val="0"/>
          <w:lang w:eastAsia="zh-CN"/>
        </w:rPr>
      </w:pPr>
      <w:r>
        <w:rPr>
          <w:rStyle w:val="147"/>
          <w:i w:val="0"/>
        </w:rPr>
        <w:t>优点</w:t>
      </w:r>
      <w:r>
        <w:rPr>
          <w:rStyle w:val="137"/>
          <w:i w:val="0"/>
        </w:rPr>
        <w:t>:</w:t>
      </w:r>
      <w:r>
        <w:rPr>
          <w:rStyle w:val="147"/>
          <w:i w:val="0"/>
        </w:rPr>
        <w:t>时间对象上的解耦</w:t>
      </w:r>
    </w:p>
    <w:p>
      <w:pPr>
        <w:pStyle w:val="114"/>
        <w:rPr>
          <w:rStyle w:val="147"/>
          <w:rFonts w:hint="eastAsia" w:eastAsiaTheme="minorEastAsia"/>
          <w:i w:val="0"/>
          <w:lang w:eastAsia="zh-CN"/>
        </w:rPr>
      </w:pPr>
      <w:r>
        <w:rPr>
          <w:rStyle w:val="147"/>
          <w:i w:val="0"/>
        </w:rPr>
        <w:t>缺点</w:t>
      </w:r>
      <w:r>
        <w:rPr>
          <w:rStyle w:val="137"/>
          <w:i w:val="0"/>
        </w:rPr>
        <w:t>:</w:t>
      </w:r>
      <w:r>
        <w:rPr>
          <w:rStyle w:val="147"/>
          <w:i w:val="0"/>
        </w:rPr>
        <w:t>消耗内存，过度使用会使代码难以维护和理解</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3、Promise</w:t>
      </w:r>
    </w:p>
    <w:p>
      <w:pPr>
        <w:pStyle w:val="114"/>
        <w:rPr>
          <w:rStyle w:val="147"/>
          <w:rFonts w:hint="eastAsia" w:eastAsiaTheme="minorEastAsia"/>
          <w:i w:val="0"/>
          <w:lang w:eastAsia="zh-CN"/>
        </w:rPr>
      </w:pPr>
      <w:r>
        <w:rPr>
          <w:rStyle w:val="138"/>
          <w:i w:val="0"/>
        </w:rPr>
        <w:t>Promise</w:t>
      </w:r>
      <w:r>
        <w:rPr>
          <w:rStyle w:val="147"/>
          <w:i w:val="0"/>
        </w:rPr>
        <w:t xml:space="preserve"> 是es6提出的异步编程的一种解决方案</w:t>
      </w:r>
    </w:p>
    <w:p>
      <w:pPr>
        <w:pStyle w:val="114"/>
        <w:rPr>
          <w:rStyle w:val="137"/>
          <w:rFonts w:hint="eastAsia" w:eastAsiaTheme="minorEastAsia"/>
          <w:i w:val="0"/>
          <w:lang w:eastAsia="zh-CN"/>
        </w:rPr>
      </w:pPr>
      <w:r>
        <w:rPr>
          <w:rStyle w:val="138"/>
          <w:i w:val="0"/>
        </w:rPr>
        <w:t>Promise</w:t>
      </w:r>
      <w:r>
        <w:rPr>
          <w:rStyle w:val="147"/>
          <w:i w:val="0"/>
        </w:rPr>
        <w:t xml:space="preserve"> 对象有三种状态</w:t>
      </w:r>
      <w:r>
        <w:rPr>
          <w:rStyle w:val="137"/>
          <w:i w:val="0"/>
        </w:rPr>
        <w:t>:</w:t>
      </w:r>
    </w:p>
    <w:p>
      <w:pPr>
        <w:pStyle w:val="114"/>
        <w:rPr>
          <w:rStyle w:val="137"/>
          <w:rFonts w:hint="eastAsia" w:eastAsiaTheme="minorEastAsia"/>
          <w:i w:val="0"/>
          <w:lang w:eastAsia="zh-CN"/>
        </w:rPr>
      </w:pPr>
    </w:p>
    <w:p>
      <w:pPr>
        <w:pStyle w:val="114"/>
        <w:rPr>
          <w:rStyle w:val="147"/>
          <w:rFonts w:hint="eastAsia" w:eastAsiaTheme="minorEastAsia"/>
          <w:i w:val="0"/>
          <w:lang w:eastAsia="zh-CN"/>
        </w:rPr>
      </w:pPr>
      <w:r>
        <w:rPr>
          <w:rStyle w:val="147"/>
          <w:i w:val="0"/>
        </w:rPr>
        <w:t>pending</w:t>
      </w:r>
      <w:r>
        <w:rPr>
          <w:rStyle w:val="137"/>
          <w:i w:val="0"/>
        </w:rPr>
        <w:t>:</w:t>
      </w:r>
      <w:r>
        <w:rPr>
          <w:rStyle w:val="147"/>
          <w:i w:val="0"/>
        </w:rPr>
        <w:t>初始状态，既不是成功，也不是失败状态</w:t>
      </w:r>
    </w:p>
    <w:p>
      <w:pPr>
        <w:pStyle w:val="114"/>
        <w:rPr>
          <w:rStyle w:val="147"/>
          <w:rFonts w:hint="eastAsia" w:eastAsiaTheme="minorEastAsia"/>
          <w:i w:val="0"/>
          <w:lang w:eastAsia="zh-CN"/>
        </w:rPr>
      </w:pPr>
      <w:r>
        <w:rPr>
          <w:rStyle w:val="147"/>
          <w:i w:val="0"/>
        </w:rPr>
        <w:t>fulfilled</w:t>
      </w:r>
      <w:r>
        <w:rPr>
          <w:rStyle w:val="137"/>
          <w:i w:val="0"/>
        </w:rPr>
        <w:t>:</w:t>
      </w:r>
      <w:r>
        <w:rPr>
          <w:rStyle w:val="147"/>
          <w:i w:val="0"/>
        </w:rPr>
        <w:t>意味着操作成功完成</w:t>
      </w:r>
    </w:p>
    <w:p>
      <w:pPr>
        <w:pStyle w:val="114"/>
        <w:rPr>
          <w:rStyle w:val="147"/>
          <w:rFonts w:hint="eastAsia" w:eastAsiaTheme="minorEastAsia"/>
          <w:i w:val="0"/>
          <w:lang w:eastAsia="zh-CN"/>
        </w:rPr>
      </w:pPr>
      <w:r>
        <w:rPr>
          <w:rStyle w:val="147"/>
          <w:i w:val="0"/>
        </w:rPr>
        <w:t>rejected</w:t>
      </w:r>
      <w:r>
        <w:rPr>
          <w:rStyle w:val="137"/>
          <w:i w:val="0"/>
        </w:rPr>
        <w:t>:</w:t>
      </w:r>
      <w:r>
        <w:rPr>
          <w:rStyle w:val="147"/>
          <w:i w:val="0"/>
        </w:rPr>
        <w:t>意味着操作失败</w:t>
      </w:r>
    </w:p>
    <w:p>
      <w:pPr>
        <w:pStyle w:val="114"/>
        <w:rPr>
          <w:rStyle w:val="147"/>
          <w:rFonts w:hint="eastAsia" w:eastAsiaTheme="minorEastAsia"/>
          <w:i w:val="0"/>
          <w:lang w:eastAsia="zh-CN"/>
        </w:rPr>
      </w:pPr>
      <w:r>
        <w:rPr>
          <w:rStyle w:val="147"/>
          <w:i w:val="0"/>
        </w:rPr>
        <w:t>promise 的状态只能从 pending 变成 fulfilled ，和 pending 变成 rejected</w:t>
      </w:r>
      <w:r>
        <w:rPr>
          <w:rStyle w:val="137"/>
          <w:i w:val="0"/>
        </w:rPr>
        <w:t>,</w:t>
      </w:r>
      <w:r>
        <w:rPr>
          <w:rStyle w:val="147"/>
          <w:i w:val="0"/>
        </w:rPr>
        <w:t>状态一旦改变，就不会在改变，且只有异步操作的结果才能改变promise的状态</w:t>
      </w:r>
    </w:p>
    <w:p>
      <w:pPr>
        <w:pStyle w:val="114"/>
        <w:rPr>
          <w:rStyle w:val="147"/>
          <w:rFonts w:hint="eastAsia" w:eastAsiaTheme="minorEastAsia"/>
          <w:i w:val="0"/>
          <w:lang w:eastAsia="zh-CN"/>
        </w:rPr>
      </w:pPr>
      <w:r>
        <w:rPr>
          <w:rStyle w:val="117"/>
          <w:i w:val="0"/>
        </w:rPr>
        <w:t>let</w:t>
      </w:r>
      <w:r>
        <w:rPr>
          <w:rStyle w:val="147"/>
          <w:i w:val="0"/>
        </w:rPr>
        <w:t xml:space="preserve"> promise </w:t>
      </w:r>
      <w:r>
        <w:rPr>
          <w:rStyle w:val="137"/>
          <w:i w:val="0"/>
        </w:rPr>
        <w:t>=</w:t>
      </w:r>
      <w:r>
        <w:rPr>
          <w:rStyle w:val="147"/>
          <w:i w:val="0"/>
        </w:rPr>
        <w:t xml:space="preserve"> </w:t>
      </w:r>
      <w:r>
        <w:rPr>
          <w:rStyle w:val="117"/>
          <w:i w:val="0"/>
        </w:rPr>
        <w:t>new</w:t>
      </w:r>
      <w:r>
        <w:rPr>
          <w:rStyle w:val="147"/>
          <w:i w:val="0"/>
        </w:rPr>
        <w:t xml:space="preserve"> </w:t>
      </w:r>
      <w:r>
        <w:rPr>
          <w:rStyle w:val="138"/>
          <w:i w:val="0"/>
        </w:rPr>
        <w:t>Promise</w:t>
      </w:r>
      <w:r>
        <w:rPr>
          <w:rStyle w:val="147"/>
          <w:i w:val="0"/>
        </w:rPr>
        <w:t>(</w:t>
      </w:r>
      <w:r>
        <w:rPr>
          <w:rStyle w:val="117"/>
          <w:i w:val="0"/>
        </w:rPr>
        <w:t>function</w:t>
      </w:r>
      <w:r>
        <w:rPr>
          <w:rStyle w:val="147"/>
          <w:i w:val="0"/>
        </w:rPr>
        <w:t xml:space="preserve"> (resolve</w:t>
      </w:r>
      <w:r>
        <w:rPr>
          <w:rStyle w:val="137"/>
          <w:i w:val="0"/>
        </w:rPr>
        <w:t>,</w:t>
      </w:r>
      <w:r>
        <w:rPr>
          <w:rStyle w:val="147"/>
          <w:i w:val="0"/>
        </w:rPr>
        <w:t>reject){</w:t>
      </w:r>
    </w:p>
    <w:p>
      <w:pPr>
        <w:pStyle w:val="114"/>
        <w:rPr>
          <w:rStyle w:val="147"/>
          <w:rFonts w:hint="eastAsia" w:eastAsiaTheme="minorEastAsia"/>
          <w:i w:val="0"/>
          <w:lang w:eastAsia="zh-CN"/>
        </w:rPr>
      </w:pPr>
      <w:r>
        <w:rPr>
          <w:rStyle w:val="147"/>
          <w:i w:val="0"/>
        </w:rPr>
        <w:t xml:space="preserve">    fs</w:t>
      </w:r>
      <w:r>
        <w:rPr>
          <w:rStyle w:val="137"/>
          <w:i w:val="0"/>
        </w:rPr>
        <w:t>.</w:t>
      </w:r>
      <w:r>
        <w:rPr>
          <w:rStyle w:val="134"/>
          <w:i w:val="0"/>
        </w:rPr>
        <w:t>readFile</w:t>
      </w:r>
      <w:r>
        <w:rPr>
          <w:rStyle w:val="147"/>
          <w:i w:val="0"/>
        </w:rPr>
        <w:t>(</w:t>
      </w:r>
      <w:r>
        <w:rPr>
          <w:rStyle w:val="125"/>
          <w:i w:val="0"/>
        </w:rPr>
        <w:t>'./1.text'</w:t>
      </w:r>
      <w:r>
        <w:rPr>
          <w:rStyle w:val="137"/>
          <w:i w:val="0"/>
        </w:rPr>
        <w:t>,</w:t>
      </w:r>
      <w:r>
        <w:rPr>
          <w:rStyle w:val="125"/>
          <w:i w:val="0"/>
        </w:rPr>
        <w:t>'utf-8'</w:t>
      </w:r>
      <w:r>
        <w:rPr>
          <w:rStyle w:val="137"/>
          <w:i w:val="0"/>
        </w:rPr>
        <w:t>,</w:t>
      </w:r>
      <w:r>
        <w:rPr>
          <w:rStyle w:val="117"/>
          <w:i w:val="0"/>
        </w:rPr>
        <w:t>function</w:t>
      </w:r>
      <w:r>
        <w:rPr>
          <w:rStyle w:val="147"/>
          <w:i w:val="0"/>
        </w:rPr>
        <w:t>(err</w:t>
      </w:r>
      <w:r>
        <w:rPr>
          <w:rStyle w:val="137"/>
          <w:i w:val="0"/>
        </w:rPr>
        <w:t>,</w:t>
      </w:r>
      <w:r>
        <w:rPr>
          <w:rStyle w:val="147"/>
          <w:i w:val="0"/>
        </w:rPr>
        <w:t>data){</w:t>
      </w:r>
    </w:p>
    <w:p>
      <w:pPr>
        <w:pStyle w:val="114"/>
        <w:rPr>
          <w:rStyle w:val="147"/>
          <w:rFonts w:hint="eastAsia" w:eastAsiaTheme="minorEastAsia"/>
          <w:i w:val="0"/>
          <w:lang w:eastAsia="zh-CN"/>
        </w:rPr>
      </w:pPr>
      <w:r>
        <w:rPr>
          <w:rStyle w:val="147"/>
          <w:i w:val="0"/>
        </w:rPr>
        <w:t xml:space="preserve">        </w:t>
      </w:r>
      <w:r>
        <w:rPr>
          <w:rStyle w:val="134"/>
          <w:i w:val="0"/>
        </w:rPr>
        <w:t>resolve</w:t>
      </w:r>
      <w:r>
        <w:rPr>
          <w:rStyle w:val="147"/>
          <w:i w:val="0"/>
        </w:rPr>
        <w:t>(data)</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47"/>
          <w:i w:val="0"/>
        </w:rPr>
        <w:t>promise</w:t>
      </w:r>
      <w:r>
        <w:rPr>
          <w:rStyle w:val="137"/>
          <w:i w:val="0"/>
        </w:rPr>
        <w:t>.</w:t>
      </w:r>
      <w:r>
        <w:rPr>
          <w:rStyle w:val="134"/>
          <w:i w:val="0"/>
        </w:rPr>
        <w:t>then</w:t>
      </w:r>
      <w:r>
        <w:rPr>
          <w:rStyle w:val="147"/>
          <w:i w:val="0"/>
        </w:rPr>
        <w:t>(</w:t>
      </w:r>
      <w:r>
        <w:rPr>
          <w:rStyle w:val="117"/>
          <w:i w:val="0"/>
        </w:rPr>
        <w:t>function</w:t>
      </w:r>
      <w:r>
        <w:rPr>
          <w:rStyle w:val="147"/>
          <w:i w:val="0"/>
        </w:rPr>
        <w:t>(data){</w:t>
      </w:r>
    </w:p>
    <w:p>
      <w:pPr>
        <w:pStyle w:val="114"/>
        <w:rPr>
          <w:rStyle w:val="147"/>
          <w:rFonts w:hint="eastAsia" w:eastAsiaTheme="minorEastAsia"/>
          <w:i w:val="0"/>
          <w:lang w:eastAsia="zh-CN"/>
        </w:rPr>
      </w:pPr>
      <w:r>
        <w:rPr>
          <w:rStyle w:val="147"/>
          <w:i w:val="0"/>
        </w:rPr>
        <w:t xml:space="preserve">    consele</w:t>
      </w:r>
      <w:r>
        <w:rPr>
          <w:rStyle w:val="137"/>
          <w:i w:val="0"/>
        </w:rPr>
        <w:t>.</w:t>
      </w:r>
      <w:r>
        <w:rPr>
          <w:rStyle w:val="134"/>
          <w:i w:val="0"/>
        </w:rPr>
        <w:t>log</w:t>
      </w:r>
      <w:r>
        <w:rPr>
          <w:rStyle w:val="147"/>
          <w:i w:val="0"/>
        </w:rPr>
        <w:t>(data)</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r>
        <w:rPr>
          <w:rStyle w:val="147"/>
          <w:i w:val="0"/>
        </w:rPr>
        <w:t>优点</w:t>
      </w:r>
      <w:r>
        <w:rPr>
          <w:rStyle w:val="137"/>
          <w:i w:val="0"/>
        </w:rPr>
        <w:t>:</w:t>
      </w:r>
      <w:r>
        <w:rPr>
          <w:rStyle w:val="147"/>
          <w:i w:val="0"/>
        </w:rPr>
        <w:t>解决了回调地狱的问题，将异步操作以同步操作的流程表达出来</w:t>
      </w:r>
    </w:p>
    <w:p>
      <w:pPr>
        <w:pStyle w:val="114"/>
        <w:rPr>
          <w:rStyle w:val="147"/>
          <w:i w:val="0"/>
          <w:lang w:eastAsia="zh-CN"/>
        </w:rPr>
      </w:pPr>
      <w:r>
        <w:rPr>
          <w:rStyle w:val="147"/>
          <w:i w:val="0"/>
        </w:rPr>
        <w:t>缺点</w:t>
      </w:r>
      <w:r>
        <w:rPr>
          <w:rStyle w:val="137"/>
          <w:i w:val="0"/>
        </w:rPr>
        <w:t>:</w:t>
      </w:r>
      <w:r>
        <w:rPr>
          <w:rStyle w:val="134"/>
          <w:i w:val="0"/>
        </w:rPr>
        <w:t>无法取消promise。</w:t>
      </w:r>
      <w:r>
        <w:rPr>
          <w:rStyle w:val="134"/>
          <w:i w:val="0"/>
          <w:lang w:eastAsia="zh-CN"/>
        </w:rPr>
        <w:t>如果不设置回调函数，Promise内部抛出的错误，不会反应到外部。当处于Pending状态时u，无法得知目前进展到哪一个阶段</w:t>
      </w:r>
      <w:r>
        <w:rPr>
          <w:rStyle w:val="147"/>
          <w:i w:val="0"/>
          <w:lang w:eastAsia="zh-CN"/>
        </w:rPr>
        <w:t>(刚刚开始还是即将完成)。当执行多个Promise是，一堆 then 看起来也不友好</w:t>
      </w:r>
    </w:p>
    <w:p>
      <w:pPr>
        <w:pStyle w:val="114"/>
        <w:rPr>
          <w:rStyle w:val="147"/>
          <w:i w:val="0"/>
          <w:lang w:eastAsia="zh-CN"/>
        </w:rPr>
      </w:pPr>
    </w:p>
    <w:p>
      <w:pPr>
        <w:pStyle w:val="114"/>
        <w:rPr>
          <w:rStyle w:val="147"/>
          <w:i w:val="0"/>
          <w:lang w:eastAsia="zh-CN"/>
        </w:rPr>
      </w:pPr>
      <w:r>
        <w:rPr>
          <w:rStyle w:val="147"/>
          <w:i w:val="0"/>
          <w:lang w:eastAsia="zh-CN"/>
        </w:rPr>
        <w:t>4、Generator</w:t>
      </w:r>
    </w:p>
    <w:p>
      <w:pPr>
        <w:pStyle w:val="114"/>
        <w:rPr>
          <w:rStyle w:val="147"/>
          <w:i w:val="0"/>
          <w:lang w:eastAsia="zh-CN"/>
        </w:rPr>
      </w:pPr>
      <w:r>
        <w:rPr>
          <w:rStyle w:val="147"/>
          <w:i w:val="0"/>
          <w:lang w:eastAsia="zh-CN"/>
        </w:rPr>
        <w:t>优点</w:t>
      </w:r>
      <w:r>
        <w:rPr>
          <w:rStyle w:val="137"/>
          <w:i w:val="0"/>
          <w:lang w:eastAsia="zh-CN"/>
        </w:rPr>
        <w:t>:</w:t>
      </w:r>
      <w:r>
        <w:rPr>
          <w:rStyle w:val="147"/>
          <w:i w:val="0"/>
          <w:lang w:eastAsia="zh-CN"/>
        </w:rPr>
        <w:t xml:space="preserve">没有了 </w:t>
      </w:r>
      <w:r>
        <w:rPr>
          <w:rStyle w:val="138"/>
          <w:i w:val="0"/>
          <w:lang w:eastAsia="zh-CN"/>
        </w:rPr>
        <w:t>Promise</w:t>
      </w:r>
      <w:r>
        <w:rPr>
          <w:rStyle w:val="147"/>
          <w:i w:val="0"/>
          <w:lang w:eastAsia="zh-CN"/>
        </w:rPr>
        <w:t xml:space="preserve"> </w:t>
      </w:r>
      <w:r>
        <w:rPr>
          <w:rStyle w:val="134"/>
          <w:i w:val="0"/>
          <w:lang w:eastAsia="zh-CN"/>
        </w:rPr>
        <w:t>的一堆then</w:t>
      </w:r>
      <w:r>
        <w:rPr>
          <w:rStyle w:val="147"/>
          <w:i w:val="0"/>
          <w:lang w:eastAsia="zh-CN"/>
        </w:rPr>
        <w:t>()</w:t>
      </w:r>
      <w:r>
        <w:rPr>
          <w:rStyle w:val="137"/>
          <w:i w:val="0"/>
          <w:lang w:eastAsia="zh-CN"/>
        </w:rPr>
        <w:t>,</w:t>
      </w:r>
      <w:r>
        <w:rPr>
          <w:rStyle w:val="147"/>
          <w:i w:val="0"/>
          <w:lang w:eastAsia="zh-CN"/>
        </w:rPr>
        <w:t>异步操作更像同步操作，代码更加清晰</w:t>
      </w:r>
    </w:p>
    <w:p>
      <w:pPr>
        <w:pStyle w:val="114"/>
        <w:rPr>
          <w:rStyle w:val="147"/>
          <w:i w:val="0"/>
          <w:lang w:eastAsia="zh-CN"/>
        </w:rPr>
      </w:pPr>
      <w:r>
        <w:rPr>
          <w:rStyle w:val="147"/>
          <w:i w:val="0"/>
          <w:lang w:eastAsia="zh-CN"/>
        </w:rPr>
        <w:t>缺点</w:t>
      </w:r>
      <w:r>
        <w:rPr>
          <w:rStyle w:val="137"/>
          <w:i w:val="0"/>
          <w:lang w:eastAsia="zh-CN"/>
        </w:rPr>
        <w:t>:</w:t>
      </w:r>
      <w:r>
        <w:rPr>
          <w:rStyle w:val="134"/>
          <w:i w:val="0"/>
          <w:lang w:eastAsia="zh-CN"/>
        </w:rPr>
        <w:t>不能自动执行异步操作，需要写多个next</w:t>
      </w:r>
      <w:r>
        <w:rPr>
          <w:rStyle w:val="147"/>
          <w:i w:val="0"/>
          <w:lang w:eastAsia="zh-CN"/>
        </w:rPr>
        <w:t>()方法，需要配合使用 Thunk函数和 Co模块才能自动执行</w:t>
      </w:r>
    </w:p>
    <w:p>
      <w:pPr>
        <w:pStyle w:val="114"/>
        <w:rPr>
          <w:rStyle w:val="147"/>
          <w:i w:val="0"/>
          <w:lang w:eastAsia="zh-CN"/>
        </w:rPr>
      </w:pPr>
    </w:p>
    <w:p>
      <w:pPr>
        <w:pStyle w:val="114"/>
        <w:rPr>
          <w:rStyle w:val="136"/>
          <w:i w:val="0"/>
          <w:lang w:eastAsia="zh-CN"/>
        </w:rPr>
      </w:pPr>
      <w:r>
        <w:rPr>
          <w:rStyle w:val="147"/>
          <w:i w:val="0"/>
          <w:lang w:eastAsia="zh-CN"/>
        </w:rPr>
        <w:t>5、async</w:t>
      </w:r>
      <w:r>
        <w:rPr>
          <w:rStyle w:val="137"/>
          <w:i w:val="0"/>
          <w:lang w:eastAsia="zh-CN"/>
        </w:rPr>
        <w:t>/</w:t>
      </w:r>
      <w:r>
        <w:rPr>
          <w:rStyle w:val="136"/>
          <w:i w:val="0"/>
          <w:lang w:eastAsia="zh-CN"/>
        </w:rPr>
        <w:t>await</w:t>
      </w:r>
    </w:p>
    <w:p>
      <w:pPr>
        <w:pStyle w:val="114"/>
        <w:rPr>
          <w:lang w:eastAsia="zh-CN"/>
        </w:rPr>
      </w:pPr>
      <w:r>
        <w:rPr>
          <w:rStyle w:val="147"/>
          <w:i w:val="0"/>
          <w:lang w:eastAsia="zh-CN"/>
        </w:rPr>
        <w:t>优点</w:t>
      </w:r>
      <w:r>
        <w:rPr>
          <w:rStyle w:val="137"/>
          <w:i w:val="0"/>
          <w:lang w:eastAsia="zh-CN"/>
        </w:rPr>
        <w:t>:</w:t>
      </w:r>
      <w:r>
        <w:rPr>
          <w:rStyle w:val="147"/>
          <w:i w:val="0"/>
          <w:lang w:eastAsia="zh-CN"/>
        </w:rPr>
        <w:t>内置执行器，比Generator操作更加简单。async</w:t>
      </w:r>
      <w:r>
        <w:rPr>
          <w:rStyle w:val="137"/>
          <w:i w:val="0"/>
          <w:lang w:eastAsia="zh-CN"/>
        </w:rPr>
        <w:t>/</w:t>
      </w:r>
      <w:r>
        <w:rPr>
          <w:rStyle w:val="147"/>
          <w:i w:val="0"/>
          <w:lang w:eastAsia="zh-CN"/>
        </w:rPr>
        <w:t>await比yield语义更清晰。返回值是Promise对象。可以用then指定下一步操作。代码更加整洁。可以捕获同步和异步的错误</w:t>
      </w:r>
    </w:p>
    <w:p>
      <w:pPr>
        <w:pStyle w:val="97"/>
        <w:rPr>
          <w:lang w:eastAsia="zh-CN"/>
        </w:rPr>
      </w:pPr>
      <w:r>
        <w:rPr>
          <w:lang w:eastAsia="zh-CN"/>
        </w:rPr>
        <w:t>17.*** async 和 await、promise 的区别 和 这两个的本质</w:t>
      </w:r>
    </w:p>
    <w:p>
      <w:pPr>
        <w:pStyle w:val="114"/>
        <w:rPr>
          <w:lang w:eastAsia="zh-CN"/>
        </w:rPr>
      </w:pPr>
    </w:p>
    <w:p>
      <w:pPr>
        <w:pStyle w:val="97"/>
      </w:pPr>
      <w:r>
        <w:t>18.*** 简述 aync await 的好处</w:t>
      </w:r>
    </w:p>
    <w:p>
      <w:pPr>
        <w:pStyle w:val="114"/>
        <w:rPr>
          <w:rStyle w:val="113"/>
          <w:rFonts w:hint="eastAsia" w:eastAsiaTheme="minorEastAsia"/>
          <w:i w:val="0"/>
          <w:lang w:eastAsia="zh-CN"/>
        </w:rPr>
      </w:pPr>
      <w:r>
        <w:rPr>
          <w:rStyle w:val="113"/>
          <w:i w:val="0"/>
        </w:rPr>
        <w:t>1.async/await 最重要的好处是 同步编程风格</w:t>
      </w:r>
    </w:p>
    <w:p>
      <w:pPr>
        <w:pStyle w:val="114"/>
        <w:rPr>
          <w:rStyle w:val="113"/>
          <w:rFonts w:hint="eastAsia" w:eastAsiaTheme="minorEastAsia"/>
          <w:i w:val="0"/>
          <w:lang w:eastAsia="zh-CN"/>
        </w:rPr>
      </w:pPr>
      <w:r>
        <w:rPr>
          <w:rStyle w:val="113"/>
          <w:i w:val="0"/>
        </w:rPr>
        <w:t>2.async/await 有本地浏览器支持。截止今天，所有主流浏览器 查看都完全支持异步功能</w:t>
      </w:r>
    </w:p>
    <w:p>
      <w:pPr>
        <w:pStyle w:val="114"/>
      </w:pPr>
      <w:r>
        <w:rPr>
          <w:rStyle w:val="113"/>
          <w:i w:val="0"/>
        </w:rPr>
        <w:t>3.async关键字。它声明 getBooksByAuthorWithAwait( )函数返回值确保一个 promise，以便调用者安全调用tgetBooksByAuthorWithAwait( ).then(...)或await getBooksByAuthorWithAwait( )</w:t>
      </w:r>
    </w:p>
    <w:p>
      <w:pPr>
        <w:pStyle w:val="97"/>
      </w:pPr>
      <w:r>
        <w:t>26.*** bind 的作用是什么？</w:t>
      </w:r>
    </w:p>
    <w:p>
      <w:pPr>
        <w:pStyle w:val="114"/>
        <w:rPr>
          <w:rStyle w:val="113"/>
          <w:i w:val="0"/>
          <w:lang w:eastAsia="zh-CN"/>
        </w:rPr>
      </w:pPr>
      <w:r>
        <w:rPr>
          <w:rStyle w:val="113"/>
          <w:i w:val="0"/>
          <w:lang w:eastAsia="zh-CN"/>
        </w:rPr>
        <w:t>bind( )方法主要就是将函数绑定到某个对象</w:t>
      </w:r>
    </w:p>
    <w:p>
      <w:pPr>
        <w:pStyle w:val="114"/>
        <w:rPr>
          <w:lang w:eastAsia="zh-CN"/>
        </w:rPr>
      </w:pPr>
      <w:r>
        <w:rPr>
          <w:rStyle w:val="113"/>
          <w:i w:val="0"/>
          <w:lang w:eastAsia="zh-CN"/>
        </w:rPr>
        <w:t>bind( )会创建一个函数，函数体内的 this 对象的值会被绑定到传入bind( )第一个参数的值</w:t>
      </w:r>
    </w:p>
    <w:p>
      <w:pPr>
        <w:pStyle w:val="97"/>
      </w:pPr>
      <w:r>
        <w:t>28.*** var let const 的区别、</w:t>
      </w:r>
    </w:p>
    <w:p>
      <w:pPr>
        <w:pStyle w:val="114"/>
        <w:rPr>
          <w:rStyle w:val="113"/>
          <w:rFonts w:hint="eastAsia" w:eastAsiaTheme="minorEastAsia"/>
          <w:i w:val="0"/>
          <w:lang w:eastAsia="zh-CN"/>
        </w:rPr>
      </w:pPr>
      <w:r>
        <w:rPr>
          <w:rStyle w:val="113"/>
          <w:i w:val="0"/>
        </w:rPr>
        <w:t>1.var 声明的变量会挂载在 window 上，而let和const声明的变量不会</w:t>
      </w:r>
    </w:p>
    <w:p>
      <w:pPr>
        <w:pStyle w:val="114"/>
        <w:rPr>
          <w:rStyle w:val="113"/>
          <w:rFonts w:hint="eastAsia" w:eastAsiaTheme="minorEastAsia"/>
          <w:i w:val="0"/>
          <w:lang w:eastAsia="zh-CN"/>
        </w:rPr>
      </w:pPr>
      <w:r>
        <w:rPr>
          <w:rStyle w:val="113"/>
          <w:i w:val="0"/>
        </w:rPr>
        <w:t>2.var 声明变量存在提升，let和const不存在变量提升</w:t>
      </w:r>
    </w:p>
    <w:p>
      <w:pPr>
        <w:pStyle w:val="114"/>
        <w:rPr>
          <w:rStyle w:val="113"/>
          <w:rFonts w:hint="eastAsia" w:eastAsiaTheme="minorEastAsia"/>
          <w:i w:val="0"/>
          <w:lang w:eastAsia="zh-CN"/>
        </w:rPr>
      </w:pPr>
      <w:r>
        <w:rPr>
          <w:rStyle w:val="113"/>
          <w:i w:val="0"/>
        </w:rPr>
        <w:t>3.let 和 const 声明形成块作用域</w:t>
      </w:r>
    </w:p>
    <w:p>
      <w:pPr>
        <w:pStyle w:val="114"/>
        <w:rPr>
          <w:rStyle w:val="113"/>
          <w:rFonts w:hint="eastAsia" w:eastAsiaTheme="minorEastAsia"/>
          <w:i w:val="0"/>
          <w:lang w:eastAsia="zh-CN"/>
        </w:rPr>
      </w:pPr>
      <w:r>
        <w:rPr>
          <w:rStyle w:val="113"/>
          <w:i w:val="0"/>
        </w:rPr>
        <w:t>4.同一作用域下 let 和 const 不能声明同名变量，而 var 可以</w:t>
      </w:r>
    </w:p>
    <w:p>
      <w:pPr>
        <w:pStyle w:val="114"/>
        <w:rPr>
          <w:rStyle w:val="113"/>
          <w:rFonts w:hint="eastAsia" w:eastAsiaTheme="minorEastAsia"/>
          <w:i w:val="0"/>
          <w:lang w:eastAsia="zh-CN"/>
        </w:rPr>
      </w:pPr>
      <w:r>
        <w:rPr>
          <w:rStyle w:val="113"/>
          <w:i w:val="0"/>
        </w:rPr>
        <w:t>5.使用let/const 声明的变量在当前作用域存在暂存死区</w:t>
      </w:r>
    </w:p>
    <w:p>
      <w:pPr>
        <w:pStyle w:val="114"/>
      </w:pPr>
      <w:r>
        <w:rPr>
          <w:rStyle w:val="113"/>
          <w:i w:val="0"/>
        </w:rPr>
        <w:t>6.const 一旦声明必须赋值，不能使用null占位，声明后不能在修改，如果声明的是复合类型数据，可以修改其属性</w:t>
      </w:r>
    </w:p>
    <w:p>
      <w:pPr>
        <w:pStyle w:val="97"/>
        <w:rPr>
          <w:lang w:eastAsia="zh-CN"/>
        </w:rPr>
      </w:pPr>
      <w:r>
        <w:rPr>
          <w:lang w:eastAsia="zh-CN"/>
        </w:rPr>
        <w:t>38.*** 简述同步和异步的区别</w:t>
      </w:r>
    </w:p>
    <w:p>
      <w:pPr>
        <w:pStyle w:val="114"/>
        <w:rPr>
          <w:rStyle w:val="113"/>
          <w:i w:val="0"/>
          <w:lang w:eastAsia="zh-CN"/>
        </w:rPr>
      </w:pPr>
      <w:r>
        <w:rPr>
          <w:rStyle w:val="113"/>
          <w:i w:val="0"/>
          <w:lang w:eastAsia="zh-CN"/>
        </w:rPr>
        <w:t>同步:</w:t>
      </w:r>
    </w:p>
    <w:p>
      <w:pPr>
        <w:pStyle w:val="114"/>
        <w:rPr>
          <w:rStyle w:val="113"/>
          <w:i w:val="0"/>
          <w:lang w:eastAsia="zh-CN"/>
        </w:rPr>
      </w:pPr>
      <w:r>
        <w:rPr>
          <w:rStyle w:val="113"/>
          <w:i w:val="0"/>
          <w:lang w:eastAsia="zh-CN"/>
        </w:rPr>
        <w:t>同步的思想:所有的操作都做完，才返回给用户。这样用户在线等待的事件太长，给用户一种卡死了的感觉(就是系统迁移中，点击了迁移，界面就不动了，但是程序还在执行，卡死了的感觉)。这种情况下，用户不能关闭界面，如果关闭了，即迁移程序就中断了</w:t>
      </w:r>
    </w:p>
    <w:p>
      <w:pPr>
        <w:pStyle w:val="114"/>
        <w:rPr>
          <w:rStyle w:val="113"/>
          <w:i w:val="0"/>
          <w:lang w:eastAsia="zh-CN"/>
        </w:rPr>
      </w:pPr>
    </w:p>
    <w:p>
      <w:pPr>
        <w:pStyle w:val="114"/>
        <w:rPr>
          <w:rStyle w:val="113"/>
          <w:i w:val="0"/>
          <w:lang w:eastAsia="zh-CN"/>
        </w:rPr>
      </w:pPr>
      <w:r>
        <w:rPr>
          <w:rStyle w:val="113"/>
          <w:i w:val="0"/>
          <w:lang w:eastAsia="zh-CN"/>
        </w:rPr>
        <w:t>异步:</w:t>
      </w:r>
    </w:p>
    <w:p>
      <w:pPr>
        <w:pStyle w:val="114"/>
        <w:rPr>
          <w:rStyle w:val="113"/>
          <w:i w:val="0"/>
          <w:lang w:eastAsia="zh-CN"/>
        </w:rPr>
      </w:pPr>
      <w:r>
        <w:rPr>
          <w:rStyle w:val="113"/>
          <w:i w:val="0"/>
          <w:lang w:eastAsia="zh-CN"/>
        </w:rPr>
        <w:t>将用户请求放入消息队列，并反馈给用户，系统迁移程序已经启动，你可以关闭浏览器了。然后程序在慢慢第写入数据库。这就是异步。但是用户没有卡死的感觉，会告诉你，你的请求系统已经响应了。你可以关闭界面了</w:t>
      </w:r>
    </w:p>
    <w:p>
      <w:pPr>
        <w:pStyle w:val="114"/>
        <w:rPr>
          <w:rStyle w:val="113"/>
          <w:i w:val="0"/>
          <w:lang w:eastAsia="zh-CN"/>
        </w:rPr>
      </w:pPr>
    </w:p>
    <w:p>
      <w:pPr>
        <w:pStyle w:val="114"/>
        <w:rPr>
          <w:rStyle w:val="113"/>
          <w:i w:val="0"/>
          <w:lang w:eastAsia="zh-CN"/>
        </w:rPr>
      </w:pPr>
      <w:r>
        <w:rPr>
          <w:rStyle w:val="113"/>
          <w:i w:val="0"/>
          <w:lang w:eastAsia="zh-CN"/>
        </w:rPr>
        <w:t>同步和异步本身是相对的:</w:t>
      </w:r>
    </w:p>
    <w:p>
      <w:pPr>
        <w:pStyle w:val="114"/>
        <w:rPr>
          <w:rStyle w:val="113"/>
          <w:i w:val="0"/>
          <w:lang w:eastAsia="zh-CN"/>
        </w:rPr>
      </w:pPr>
      <w:r>
        <w:rPr>
          <w:rStyle w:val="113"/>
          <w:i w:val="0"/>
          <w:lang w:eastAsia="zh-CN"/>
        </w:rPr>
        <w:t>同步就相当于是 当客户端发送请求给服务端，在等待服务器响应的请求时，客户端不做其他的事情。当服务器做完才返回到客户端。这样的话客户端需要一直等待。用户使用起来会有不友好</w:t>
      </w:r>
    </w:p>
    <w:p>
      <w:pPr>
        <w:pStyle w:val="114"/>
        <w:rPr>
          <w:rStyle w:val="113"/>
          <w:i w:val="0"/>
          <w:lang w:eastAsia="zh-CN"/>
        </w:rPr>
      </w:pPr>
      <w:r>
        <w:rPr>
          <w:rStyle w:val="113"/>
          <w:i w:val="0"/>
          <w:lang w:eastAsia="zh-CN"/>
        </w:rPr>
        <w:t>异步就是，当客户端发送给服务端请求时，在等待服务端响应的时候，客户端可以做其他的事情，这样节约了事件，提高了效率</w:t>
      </w:r>
    </w:p>
    <w:p>
      <w:pPr>
        <w:pStyle w:val="114"/>
        <w:rPr>
          <w:lang w:eastAsia="zh-CN"/>
        </w:rPr>
      </w:pPr>
      <w:r>
        <w:rPr>
          <w:rStyle w:val="113"/>
          <w:i w:val="0"/>
          <w:lang w:eastAsia="zh-CN"/>
        </w:rPr>
        <w:t>存在就有其道理，异步虽然好，但是有些问题就要用同步用来解决，比如有些东西我们需要的是拿到返回的数据在进行操作的。这些是异步无法解决的</w:t>
      </w:r>
    </w:p>
    <w:p>
      <w:pPr>
        <w:pStyle w:val="97"/>
        <w:rPr>
          <w:lang w:eastAsia="zh-CN"/>
        </w:rPr>
      </w:pPr>
      <w:r>
        <w:rPr>
          <w:lang w:eastAsia="zh-CN"/>
        </w:rPr>
        <w:t>42.*** 简述下 Promise 对象</w:t>
      </w:r>
    </w:p>
    <w:p>
      <w:pPr>
        <w:pStyle w:val="114"/>
        <w:rPr>
          <w:rStyle w:val="113"/>
          <w:i w:val="0"/>
          <w:lang w:eastAsia="zh-CN"/>
        </w:rPr>
      </w:pPr>
      <w:r>
        <w:rPr>
          <w:rStyle w:val="113"/>
          <w:i w:val="0"/>
          <w:lang w:eastAsia="zh-CN"/>
        </w:rPr>
        <w:t>Promise 是异步编程的一种解决方案，比传统的解决方案(回调函数和事件)更合理强大</w:t>
      </w:r>
    </w:p>
    <w:p>
      <w:pPr>
        <w:pStyle w:val="114"/>
        <w:rPr>
          <w:rStyle w:val="113"/>
          <w:i w:val="0"/>
          <w:lang w:eastAsia="zh-CN"/>
        </w:rPr>
      </w:pPr>
      <w:r>
        <w:rPr>
          <w:rStyle w:val="113"/>
          <w:i w:val="0"/>
          <w:lang w:eastAsia="zh-CN"/>
        </w:rPr>
        <w:t>所谓 Promise 简单说就是一个容器，里面保存着某个未来才会结束的事件(通常是一个异步操作)的结果</w:t>
      </w:r>
    </w:p>
    <w:p>
      <w:pPr>
        <w:pStyle w:val="114"/>
        <w:rPr>
          <w:rStyle w:val="113"/>
          <w:i w:val="0"/>
          <w:lang w:eastAsia="zh-CN"/>
        </w:rPr>
      </w:pPr>
    </w:p>
    <w:p>
      <w:pPr>
        <w:pStyle w:val="114"/>
        <w:rPr>
          <w:rStyle w:val="113"/>
          <w:i w:val="0"/>
          <w:lang w:eastAsia="zh-CN"/>
        </w:rPr>
      </w:pPr>
      <w:r>
        <w:rPr>
          <w:rStyle w:val="113"/>
          <w:i w:val="0"/>
          <w:lang w:eastAsia="zh-CN"/>
        </w:rPr>
        <w:t>Promise对象有以下2个特点:</w:t>
      </w:r>
    </w:p>
    <w:p>
      <w:pPr>
        <w:pStyle w:val="114"/>
        <w:rPr>
          <w:rStyle w:val="113"/>
          <w:i w:val="0"/>
          <w:lang w:eastAsia="zh-CN"/>
        </w:rPr>
      </w:pPr>
      <w:r>
        <w:rPr>
          <w:rStyle w:val="113"/>
          <w:i w:val="0"/>
          <w:lang w:eastAsia="zh-CN"/>
        </w:rPr>
        <w:t>1.对象的状态不受外界影响。Promise对象代表一个异步操作，有三种状态:Pending(进行中)、Resolved(已完成)和Rejected(已失败)。只有异步操作的结果，可以决定当前是哪一种情况，任务其他操作都无法改变这个状态</w:t>
      </w:r>
    </w:p>
    <w:p>
      <w:pPr>
        <w:pStyle w:val="114"/>
        <w:rPr>
          <w:rStyle w:val="113"/>
          <w:i w:val="0"/>
          <w:lang w:eastAsia="zh-CN"/>
        </w:rPr>
      </w:pPr>
      <w:r>
        <w:rPr>
          <w:rStyle w:val="113"/>
          <w:i w:val="0"/>
          <w:lang w:eastAsia="zh-CN"/>
        </w:rPr>
        <w:t>2.一旦状态改变，就不会再变，任何时候都可以得到这个结果。promise对象的状态改变，只有两种可能:从Pending变为Resolved；从pending变为Rejected</w:t>
      </w:r>
    </w:p>
    <w:p>
      <w:pPr>
        <w:pStyle w:val="114"/>
        <w:rPr>
          <w:lang w:eastAsia="zh-CN"/>
        </w:rPr>
      </w:pPr>
      <w:r>
        <w:rPr>
          <w:rStyle w:val="113"/>
          <w:i w:val="0"/>
          <w:lang w:eastAsia="zh-CN"/>
        </w:rPr>
        <w:t>有了 Promise 对象，就可以把异步操作以不同操作的流程表达出来，避免了层层嵌套的回调函数。此外，Promise对象提供了统一的接口，是的控制异步操作更加容易</w:t>
      </w:r>
    </w:p>
    <w:p>
      <w:pPr>
        <w:pStyle w:val="97"/>
        <w:rPr>
          <w:lang w:eastAsia="zh-CN"/>
        </w:rPr>
      </w:pPr>
      <w:r>
        <w:rPr>
          <w:lang w:eastAsia="zh-CN"/>
        </w:rPr>
        <w:t>45.** 简述一下面向对象的六法则</w:t>
      </w:r>
    </w:p>
    <w:p>
      <w:pPr>
        <w:pStyle w:val="114"/>
        <w:rPr>
          <w:rStyle w:val="113"/>
          <w:i w:val="0"/>
          <w:lang w:eastAsia="zh-CN"/>
        </w:rPr>
      </w:pPr>
      <w:r>
        <w:rPr>
          <w:rStyle w:val="113"/>
          <w:i w:val="0"/>
          <w:lang w:eastAsia="zh-CN"/>
        </w:rPr>
        <w:t>1.单一职责原则:一个类只做它该做的事情</w:t>
      </w:r>
    </w:p>
    <w:p>
      <w:pPr>
        <w:pStyle w:val="114"/>
        <w:rPr>
          <w:rStyle w:val="113"/>
          <w:i w:val="0"/>
          <w:lang w:eastAsia="zh-CN"/>
        </w:rPr>
      </w:pPr>
      <w:r>
        <w:rPr>
          <w:rStyle w:val="113"/>
          <w:i w:val="0"/>
          <w:lang w:eastAsia="zh-CN"/>
        </w:rPr>
        <w:t>2.开闭原则:软件实体应当对扩展开发，对修改关闭</w:t>
      </w:r>
    </w:p>
    <w:p>
      <w:pPr>
        <w:pStyle w:val="114"/>
        <w:rPr>
          <w:rStyle w:val="113"/>
          <w:i w:val="0"/>
          <w:lang w:eastAsia="zh-CN"/>
        </w:rPr>
      </w:pPr>
      <w:r>
        <w:rPr>
          <w:rStyle w:val="113"/>
          <w:i w:val="0"/>
          <w:lang w:eastAsia="zh-CN"/>
        </w:rPr>
        <w:t>3.依赖倒转原则:面向接口编程</w:t>
      </w:r>
    </w:p>
    <w:p>
      <w:pPr>
        <w:pStyle w:val="114"/>
        <w:rPr>
          <w:rStyle w:val="113"/>
          <w:i w:val="0"/>
          <w:lang w:eastAsia="zh-CN"/>
        </w:rPr>
      </w:pPr>
      <w:r>
        <w:rPr>
          <w:rStyle w:val="113"/>
          <w:i w:val="0"/>
          <w:lang w:eastAsia="zh-CN"/>
        </w:rPr>
        <w:t>4.接口隔离原则:接口要小而专，绝不能大而全</w:t>
      </w:r>
    </w:p>
    <w:p>
      <w:pPr>
        <w:pStyle w:val="114"/>
        <w:rPr>
          <w:rStyle w:val="113"/>
          <w:i w:val="0"/>
          <w:lang w:eastAsia="zh-CN"/>
        </w:rPr>
      </w:pPr>
      <w:r>
        <w:rPr>
          <w:rStyle w:val="113"/>
          <w:i w:val="0"/>
          <w:lang w:eastAsia="zh-CN"/>
        </w:rPr>
        <w:t>5.合成聚合复用原则:优先使用聚合或合成关系复用代码</w:t>
      </w:r>
    </w:p>
    <w:p>
      <w:pPr>
        <w:pStyle w:val="114"/>
        <w:rPr>
          <w:lang w:eastAsia="zh-CN"/>
        </w:rPr>
      </w:pPr>
      <w:r>
        <w:rPr>
          <w:rStyle w:val="113"/>
          <w:i w:val="0"/>
          <w:lang w:eastAsia="zh-CN"/>
        </w:rPr>
        <w:t>6.迪米特法则:迪米特法则又叫最少知识原则，一个对象应当其他对象有尽可能少的了解(低耦合)</w:t>
      </w:r>
    </w:p>
    <w:p>
      <w:pPr>
        <w:pStyle w:val="97"/>
        <w:rPr>
          <w:lang w:eastAsia="zh-CN"/>
        </w:rPr>
      </w:pPr>
      <w:r>
        <w:rPr>
          <w:lang w:eastAsia="zh-CN"/>
        </w:rPr>
        <w:t>46.*** 谈谈垃圾回收机制方法以及内存管理</w:t>
      </w:r>
    </w:p>
    <w:p>
      <w:pPr>
        <w:pStyle w:val="114"/>
        <w:rPr>
          <w:rStyle w:val="113"/>
          <w:i w:val="0"/>
          <w:lang w:eastAsia="zh-CN"/>
        </w:rPr>
      </w:pPr>
      <w:r>
        <w:rPr>
          <w:rStyle w:val="113"/>
          <w:i w:val="0"/>
          <w:lang w:eastAsia="zh-CN"/>
        </w:rPr>
        <w:t>垃圾回收方式</w:t>
      </w:r>
    </w:p>
    <w:p>
      <w:pPr>
        <w:pStyle w:val="114"/>
        <w:rPr>
          <w:rStyle w:val="113"/>
          <w:i w:val="0"/>
          <w:lang w:eastAsia="zh-CN"/>
        </w:rPr>
      </w:pPr>
      <w:r>
        <w:rPr>
          <w:rStyle w:val="113"/>
          <w:i w:val="0"/>
          <w:lang w:eastAsia="zh-CN"/>
        </w:rPr>
        <w:t>(1) 标记清除</w:t>
      </w:r>
    </w:p>
    <w:p>
      <w:pPr>
        <w:pStyle w:val="114"/>
        <w:rPr>
          <w:rStyle w:val="113"/>
          <w:i w:val="0"/>
          <w:lang w:eastAsia="zh-CN"/>
        </w:rPr>
      </w:pPr>
      <w:r>
        <w:rPr>
          <w:rStyle w:val="113"/>
          <w:i w:val="0"/>
          <w:lang w:eastAsia="zh-CN"/>
        </w:rPr>
        <w:t>工作原理:是当变量进入环境时，将这个变量标记为“进入环境”。当变量离开环境时，则将其标记为“离开环境”。标记“离开环境”的就回收内存</w:t>
      </w:r>
    </w:p>
    <w:p>
      <w:pPr>
        <w:pStyle w:val="114"/>
        <w:rPr>
          <w:rStyle w:val="113"/>
          <w:i w:val="0"/>
          <w:lang w:eastAsia="zh-CN"/>
        </w:rPr>
      </w:pPr>
      <w:r>
        <w:rPr>
          <w:rStyle w:val="113"/>
          <w:i w:val="0"/>
          <w:lang w:eastAsia="zh-CN"/>
        </w:rPr>
        <w:t>(2) 引用计数</w:t>
      </w:r>
    </w:p>
    <w:p>
      <w:pPr>
        <w:pStyle w:val="114"/>
        <w:rPr>
          <w:rStyle w:val="113"/>
          <w:i w:val="0"/>
          <w:lang w:eastAsia="zh-CN"/>
        </w:rPr>
      </w:pPr>
      <w:r>
        <w:rPr>
          <w:rStyle w:val="113"/>
          <w:i w:val="0"/>
          <w:lang w:eastAsia="zh-CN"/>
        </w:rPr>
        <w:t>工作原理:跟踪记录每一个值被引用的次数。一旦没有引用，内存就直接释放了</w:t>
      </w:r>
    </w:p>
    <w:p>
      <w:pPr>
        <w:pStyle w:val="114"/>
        <w:rPr>
          <w:rStyle w:val="113"/>
          <w:i w:val="0"/>
          <w:lang w:eastAsia="zh-CN"/>
        </w:rPr>
      </w:pPr>
    </w:p>
    <w:p>
      <w:pPr>
        <w:pStyle w:val="114"/>
        <w:rPr>
          <w:rStyle w:val="113"/>
          <w:i w:val="0"/>
          <w:lang w:eastAsia="zh-CN"/>
        </w:rPr>
      </w:pPr>
      <w:r>
        <w:rPr>
          <w:rStyle w:val="113"/>
          <w:i w:val="0"/>
          <w:lang w:eastAsia="zh-CN"/>
        </w:rPr>
        <w:t>内存管理</w:t>
      </w:r>
    </w:p>
    <w:p>
      <w:pPr>
        <w:pStyle w:val="114"/>
        <w:rPr>
          <w:rStyle w:val="113"/>
          <w:i w:val="0"/>
          <w:lang w:eastAsia="zh-CN"/>
        </w:rPr>
      </w:pPr>
      <w:r>
        <w:rPr>
          <w:rStyle w:val="113"/>
          <w:i w:val="0"/>
          <w:lang w:eastAsia="zh-CN"/>
        </w:rPr>
        <w:t>什么时候触发垃圾回收?</w:t>
      </w:r>
    </w:p>
    <w:p>
      <w:pPr>
        <w:pStyle w:val="114"/>
        <w:rPr>
          <w:rStyle w:val="113"/>
          <w:i w:val="0"/>
          <w:lang w:eastAsia="zh-CN"/>
        </w:rPr>
      </w:pPr>
      <w:r>
        <w:rPr>
          <w:rStyle w:val="113"/>
          <w:i w:val="0"/>
          <w:lang w:eastAsia="zh-CN"/>
        </w:rPr>
        <w:t>垃圾回收器周期性运行，如果分配的内存非常多，那么回收工作也会很艰巨，确定垃圾回收时间间隔就变成了一个值得思考的问题</w:t>
      </w:r>
    </w:p>
    <w:p>
      <w:pPr>
        <w:pStyle w:val="114"/>
        <w:rPr>
          <w:rStyle w:val="113"/>
          <w:i w:val="0"/>
          <w:lang w:eastAsia="zh-CN"/>
        </w:rPr>
      </w:pPr>
      <w:r>
        <w:rPr>
          <w:rStyle w:val="113"/>
          <w:i w:val="0"/>
          <w:lang w:eastAsia="zh-CN"/>
        </w:rPr>
        <w:t>1、合理的GC方案:</w:t>
      </w:r>
      <w:r>
        <w:rPr>
          <w:rStyle w:val="113"/>
          <w:i w:val="0"/>
          <w:lang w:eastAsia="zh-CN"/>
        </w:rPr>
        <w:tab/>
      </w:r>
      <w:r>
        <w:rPr>
          <w:rStyle w:val="113"/>
          <w:i w:val="0"/>
          <w:lang w:eastAsia="zh-CN"/>
        </w:rPr>
        <w:t>(1)遍历所有可访问的对象  (2)回收已不可访问的对象</w:t>
      </w:r>
    </w:p>
    <w:p>
      <w:pPr>
        <w:pStyle w:val="114"/>
        <w:rPr>
          <w:rStyle w:val="113"/>
          <w:i w:val="0"/>
          <w:lang w:eastAsia="zh-CN"/>
        </w:rPr>
      </w:pPr>
      <w:r>
        <w:rPr>
          <w:rStyle w:val="113"/>
          <w:i w:val="0"/>
          <w:lang w:eastAsia="zh-CN"/>
        </w:rPr>
        <w:t>2、GC缺陷:</w:t>
      </w:r>
      <w:r>
        <w:rPr>
          <w:rStyle w:val="113"/>
          <w:i w:val="0"/>
          <w:lang w:eastAsia="zh-CN"/>
        </w:rPr>
        <w:tab/>
      </w:r>
      <w:r>
        <w:rPr>
          <w:rStyle w:val="113"/>
          <w:i w:val="0"/>
          <w:lang w:eastAsia="zh-CN"/>
        </w:rPr>
        <w:tab/>
      </w:r>
      <w:r>
        <w:rPr>
          <w:rStyle w:val="113"/>
          <w:i w:val="0"/>
          <w:lang w:eastAsia="zh-CN"/>
        </w:rPr>
        <w:t>(1)停止响应其他操作</w:t>
      </w:r>
    </w:p>
    <w:p>
      <w:pPr>
        <w:pStyle w:val="114"/>
        <w:rPr>
          <w:lang w:eastAsia="zh-CN"/>
        </w:rPr>
      </w:pPr>
      <w:r>
        <w:rPr>
          <w:rStyle w:val="113"/>
          <w:i w:val="0"/>
          <w:lang w:eastAsia="zh-CN"/>
        </w:rPr>
        <w:t>3、GC优化策略:</w:t>
      </w:r>
      <w:r>
        <w:rPr>
          <w:rStyle w:val="113"/>
          <w:i w:val="0"/>
          <w:lang w:eastAsia="zh-CN"/>
        </w:rPr>
        <w:tab/>
      </w:r>
      <w:r>
        <w:rPr>
          <w:rStyle w:val="113"/>
          <w:i w:val="0"/>
          <w:lang w:eastAsia="zh-CN"/>
        </w:rPr>
        <w:t>(1)分代回收</w:t>
      </w:r>
      <w:r>
        <w:rPr>
          <w:rStyle w:val="113"/>
          <w:i w:val="0"/>
          <w:lang w:eastAsia="zh-CN"/>
        </w:rPr>
        <w:tab/>
      </w:r>
      <w:r>
        <w:rPr>
          <w:rStyle w:val="113"/>
          <w:i w:val="0"/>
          <w:lang w:eastAsia="zh-CN"/>
        </w:rPr>
        <w:t>(2)增量GC</w:t>
      </w:r>
    </w:p>
    <w:p>
      <w:pPr>
        <w:pStyle w:val="97"/>
        <w:rPr>
          <w:lang w:eastAsia="zh-CN"/>
        </w:rPr>
      </w:pPr>
    </w:p>
    <w:p>
      <w:pPr>
        <w:pStyle w:val="9"/>
        <w:rPr>
          <w:lang w:eastAsia="zh-CN"/>
        </w:rPr>
      </w:pPr>
    </w:p>
    <w:p>
      <w:pPr>
        <w:pStyle w:val="2"/>
      </w:pPr>
      <w:r>
        <w:t>VUE 面试题</w:t>
      </w:r>
    </w:p>
    <w:p>
      <w:r>
        <w:rPr>
          <w:rFonts w:hint="eastAsia"/>
        </w:rPr>
        <w:t>H</w:t>
      </w:r>
      <w:r>
        <w:t xml:space="preserve">TTP </w:t>
      </w:r>
      <w:r>
        <w:rPr>
          <w:rFonts w:hint="eastAsia"/>
        </w:rPr>
        <w:t xml:space="preserve">和 </w:t>
      </w:r>
      <w:r>
        <w:t xml:space="preserve">HTTPS </w:t>
      </w:r>
      <w:r>
        <w:rPr>
          <w:rFonts w:hint="eastAsia"/>
        </w:rPr>
        <w:t>的区别</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超文本传输协议HTTP协议被用于在Web浏览器和网站服务器之间传递信息，HTTP协议以明文方式发送内容，不提供任何方式的数据加密，如果攻击者截取了Web浏览器和网站服务器之间的传输报文，就可以直接读懂其中的信息，因此，HTTP协议不适合传输一些敏感信息，比如：信用卡号、密码等支付信息。</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为了解决HTTP协议的这一缺陷，需要使用另一种协议：安全套接字层超文本传输协议HTTPS，为了数据传输的安全，HTTPS在HTTP的基础上加入了SSL协议，SSL依靠证书来验证服务器的身份，并为浏览器和服务器之间的通信加密。</w:t>
      </w:r>
    </w:p>
    <w:p>
      <w:pPr>
        <w:widowControl/>
        <w:shd w:val="clear" w:color="auto" w:fill="FFFFFF"/>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一、HTTP和HTTPS的基本概念</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HTTP：是互联网上应用最为广泛的一种网络协议，是一个客户端和服务器端请求和应答的标准（TCP），用于从WWW服务器传输超文本到本地浏览器的传输协议，它可以使浏览器更加高效，使网络传输减少。</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HTTPS：是以安全为目标的HTTP通道，简单讲是HTTP的安全版，即HTTP下加入SSL层，HTTPS的安全基础是SSL，因此加密的详细内容就需要SSL。</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HTTPS协议的主要作用可以分为两种：一种是建立一个信息安全通道，来保证数据传输的安全；另一种就是确认网站的真实性。</w:t>
      </w:r>
    </w:p>
    <w:p>
      <w:pPr>
        <w:widowControl/>
        <w:shd w:val="clear" w:color="auto" w:fill="FFFFFF"/>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二、HTTP与HTTPS有什么区别？</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HTTP协议传输的数据都是未加密的，也就是明文的，因此使用HTTP协议传输隐私信息非常不安全，为了保证这些隐私数据能加密传输，于是网景公司设计了SSL（Secure Sockets Layer）协议用于对HTTP协议传输的数据进行加密，从而就诞生了HTTPS。简单来说，HTTPS协议是由SSL+HTTP协议构建的可进行加密传输、身份认证的网络协议，要比http协议安全。</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HTTPS和HTTP的区别主要如下：</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1、https协议需要到ca申请证书，一般免费证书较少，因而需要一定费用。</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2、http是超文本传输协议，信息是明文传输，https则是具有安全性的ssl加密传输协议。</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3、http和https使用的是完全不同的连接方式，用的端口也不一样，前者是80，后者是443。</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4、http的连接很简单，是无状态的；HTTPS协议是由SSL+HTTP协议构建的可进行加密传输、身份认证的网络协议，比http协议安全。</w:t>
      </w:r>
    </w:p>
    <w:p>
      <w:pPr>
        <w:widowControl/>
        <w:shd w:val="clear" w:color="auto" w:fill="FFFFFF"/>
        <w:jc w:val="left"/>
        <w:rPr>
          <w:rFonts w:ascii="Verdana" w:hAnsi="Verdana" w:eastAsia="宋体" w:cs="宋体"/>
          <w:color w:val="000000"/>
          <w:kern w:val="0"/>
          <w:sz w:val="18"/>
          <w:szCs w:val="18"/>
        </w:rPr>
      </w:pPr>
      <w:r>
        <w:rPr>
          <w:rFonts w:ascii="Verdana" w:hAnsi="Verdana" w:eastAsia="宋体" w:cs="宋体"/>
          <w:b/>
          <w:bCs/>
          <w:color w:val="000000"/>
          <w:kern w:val="0"/>
          <w:sz w:val="18"/>
          <w:szCs w:val="18"/>
        </w:rPr>
        <w:t>三、HTTPS的工作原理</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我们都知道HTTPS能够加密信息，以免敏感信息被第三方获取，所以很多银行网站或电子邮箱等等安全级别较高的服务都会采用HTTPS协议。</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drawing>
          <wp:inline distT="0" distB="0" distL="0" distR="0">
            <wp:extent cx="5715000" cy="1287780"/>
            <wp:effectExtent l="0" t="0" r="0" b="7620"/>
            <wp:docPr id="20" name="图片 20" descr="HTTP与HTTPS的区别-马海祥博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HTTP与HTTPS的区别-马海祥博客"/>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15000" cy="1287780"/>
                    </a:xfrm>
                    <a:prstGeom prst="rect">
                      <a:avLst/>
                    </a:prstGeom>
                    <a:noFill/>
                    <a:ln>
                      <a:noFill/>
                    </a:ln>
                  </pic:spPr>
                </pic:pic>
              </a:graphicData>
            </a:graphic>
          </wp:inline>
        </w:drawing>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客户端在使用HTTPS方式与Web服务器通信时有以下几个步骤，如图所示。</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（1）客户使用https的URL访问Web服务器，要求与Web服务器建立SSL连接。</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（2）Web服务器收到客户端请求后，会将网站的证书信息（证书中包含公钥）传送一份给客户端。</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（3）客户端的浏览器与Web服务器开始协商SSL连接的安全等级，也就是信息加密的等级。</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（4）客户端的浏览器根据双方同意的安全等级，建立会话密钥，然后利用网站的公钥将会话密钥加密，并传送给网站。</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（5）Web服务器利用自己的私钥解密出会话密钥。</w:t>
      </w:r>
    </w:p>
    <w:p>
      <w:pPr>
        <w:widowControl/>
        <w:shd w:val="clear" w:color="auto" w:fill="FFFFFF"/>
        <w:spacing w:before="150" w:after="150"/>
        <w:jc w:val="left"/>
        <w:rPr>
          <w:rFonts w:ascii="Verdana" w:hAnsi="Verdana" w:eastAsia="宋体" w:cs="宋体"/>
          <w:color w:val="000000"/>
          <w:kern w:val="0"/>
          <w:sz w:val="18"/>
          <w:szCs w:val="18"/>
        </w:rPr>
      </w:pPr>
      <w:r>
        <w:rPr>
          <w:rFonts w:ascii="Verdana" w:hAnsi="Verdana" w:eastAsia="宋体" w:cs="宋体"/>
          <w:color w:val="000000"/>
          <w:kern w:val="0"/>
          <w:sz w:val="18"/>
          <w:szCs w:val="18"/>
        </w:rPr>
        <w:t>　　（6）Web服务器利用会话密钥加密与客户端之间的通信。</w:t>
      </w:r>
    </w:p>
    <w:p/>
    <w:p/>
    <w:p>
      <w:pPr>
        <w:pStyle w:val="97"/>
        <w:rPr>
          <w:lang w:eastAsia="zh-CN"/>
        </w:rPr>
      </w:pPr>
      <w:r>
        <w:rPr>
          <w:lang w:eastAsia="zh-CN"/>
        </w:rPr>
        <w:t>1.*** 如何在vue的单文件组件里的样式定义全局css？</w:t>
      </w:r>
    </w:p>
    <w:p>
      <w:pPr>
        <w:pStyle w:val="114"/>
      </w:pPr>
      <w:r>
        <w:rPr>
          <w:rStyle w:val="113"/>
          <w:i w:val="0"/>
        </w:rPr>
        <w:t>在 style 标签上不加上 scoped 的属性，默认为全局 css 样式</w:t>
      </w:r>
    </w:p>
    <w:p>
      <w:pPr>
        <w:pStyle w:val="97"/>
      </w:pPr>
      <w:r>
        <w:t>2.** vue-router 3.1.0  新增的v-slot属性怎么用？</w:t>
      </w:r>
    </w:p>
    <w:p>
      <w:pPr>
        <w:pStyle w:val="114"/>
        <w:rPr>
          <w:rStyle w:val="113"/>
          <w:rFonts w:hint="eastAsia" w:eastAsiaTheme="minorEastAsia"/>
          <w:i w:val="0"/>
          <w:lang w:eastAsia="zh-CN"/>
        </w:rPr>
      </w:pPr>
      <w:r>
        <w:rPr>
          <w:rStyle w:val="113"/>
          <w:i w:val="0"/>
        </w:rPr>
        <w:tab/>
      </w:r>
      <w:r>
        <w:rPr>
          <w:rStyle w:val="113"/>
          <w:i w:val="0"/>
        </w:rPr>
        <w:t>router-link 通过一个作用域插槽暴露底层的定制能力。这是一个更高阶的 API ，主要面向库作者，但也可以为开发者提供便利，多数情况下用在一个类似 NavLink 这样的自定义组件里</w:t>
      </w:r>
    </w:p>
    <w:p>
      <w:pPr>
        <w:pStyle w:val="114"/>
        <w:rPr>
          <w:lang w:eastAsia="zh-CN"/>
        </w:rPr>
      </w:pPr>
      <w:r>
        <w:rPr>
          <w:rStyle w:val="113"/>
          <w:i w:val="0"/>
        </w:rPr>
        <w:tab/>
      </w:r>
      <w:r>
        <w:rPr>
          <w:rStyle w:val="113"/>
          <w:i w:val="0"/>
        </w:rPr>
        <w:t>在使用 v-solt API 时，需要向 router-link 传入一个单独的子元素。</w:t>
      </w:r>
      <w:r>
        <w:rPr>
          <w:rStyle w:val="113"/>
          <w:i w:val="0"/>
          <w:lang w:eastAsia="zh-CN"/>
        </w:rPr>
        <w:t>否则 router-link 将会把子元素包裹在一个 span 元素内</w:t>
      </w:r>
    </w:p>
    <w:p>
      <w:pPr>
        <w:pStyle w:val="97"/>
        <w:rPr>
          <w:lang w:eastAsia="zh-CN"/>
        </w:rPr>
      </w:pPr>
      <w:r>
        <w:rPr>
          <w:lang w:eastAsia="zh-CN"/>
        </w:rPr>
        <w:t>3.*** 如何实现一个路径渲染多个组件？</w:t>
      </w:r>
    </w:p>
    <w:p>
      <w:pPr>
        <w:pStyle w:val="114"/>
        <w:rPr>
          <w:lang w:eastAsia="zh-CN"/>
        </w:rPr>
      </w:pPr>
      <w:r>
        <w:rPr>
          <w:rStyle w:val="113"/>
          <w:i w:val="0"/>
          <w:lang w:eastAsia="zh-CN"/>
        </w:rPr>
        <w:tab/>
      </w:r>
      <w:r>
        <w:rPr>
          <w:rStyle w:val="113"/>
          <w:i w:val="0"/>
          <w:lang w:eastAsia="zh-CN"/>
        </w:rPr>
        <w:t>可以通过命名视图(router-view),它允许同一个界面中拥有多个单独命名的视图，而不是只有一个单独的出口。如果 router-view 没有设置名字，那么默认为 default。通过设置 components 即可同时渲染多个组件</w:t>
      </w:r>
    </w:p>
    <w:p>
      <w:pPr>
        <w:pStyle w:val="97"/>
        <w:rPr>
          <w:lang w:eastAsia="zh-CN"/>
        </w:rPr>
      </w:pPr>
      <w:r>
        <w:rPr>
          <w:lang w:eastAsia="zh-CN"/>
        </w:rPr>
        <w:t>4.*** 如何实现多个路径共享一个组件？</w:t>
      </w:r>
    </w:p>
    <w:p>
      <w:pPr>
        <w:pStyle w:val="114"/>
        <w:rPr>
          <w:lang w:eastAsia="zh-CN"/>
        </w:rPr>
      </w:pPr>
      <w:r>
        <w:rPr>
          <w:rStyle w:val="113"/>
          <w:i w:val="0"/>
          <w:lang w:eastAsia="zh-CN"/>
        </w:rPr>
        <w:t>只需将多个路径的 component 字段的值设置为同一个组件即可。</w:t>
      </w:r>
    </w:p>
    <w:p>
      <w:pPr>
        <w:pStyle w:val="97"/>
        <w:rPr>
          <w:lang w:eastAsia="zh-CN"/>
        </w:rPr>
      </w:pPr>
      <w:r>
        <w:rPr>
          <w:lang w:eastAsia="zh-CN"/>
        </w:rPr>
        <w:t>5.*** 如何监测动态路由的变化</w:t>
      </w:r>
    </w:p>
    <w:p>
      <w:pPr>
        <w:pStyle w:val="114"/>
        <w:rPr>
          <w:lang w:eastAsia="zh-CN"/>
        </w:rPr>
      </w:pPr>
      <w:r>
        <w:rPr>
          <w:rStyle w:val="113"/>
          <w:i w:val="0"/>
          <w:lang w:eastAsia="zh-CN"/>
        </w:rPr>
        <w:tab/>
      </w:r>
      <w:r>
        <w:rPr>
          <w:rStyle w:val="113"/>
          <w:i w:val="0"/>
          <w:lang w:eastAsia="zh-CN"/>
        </w:rPr>
        <w:t>可以通过 watch 方法来对 $route 进行监听，或者通过导航守卫的钩子函数 beforeRouteUpdate 来监听它的变化</w:t>
      </w:r>
    </w:p>
    <w:p>
      <w:pPr>
        <w:pStyle w:val="97"/>
        <w:rPr>
          <w:lang w:eastAsia="zh-CN"/>
        </w:rPr>
      </w:pPr>
      <w:r>
        <w:rPr>
          <w:lang w:eastAsia="zh-CN"/>
        </w:rPr>
        <w:t>6.*** 对 MVC , MVP , MVVM 的理解</w:t>
      </w:r>
    </w:p>
    <w:p>
      <w:pPr>
        <w:pStyle w:val="114"/>
        <w:rPr>
          <w:rStyle w:val="113"/>
          <w:i w:val="0"/>
          <w:lang w:eastAsia="zh-CN"/>
        </w:rPr>
      </w:pPr>
      <w:r>
        <w:rPr>
          <w:rStyle w:val="113"/>
          <w:i w:val="0"/>
          <w:lang w:eastAsia="zh-CN"/>
        </w:rPr>
        <w:t xml:space="preserve">mvc 和 mvvm 其实区别并不大。都是一种设计思想。 </w:t>
      </w:r>
    </w:p>
    <w:p>
      <w:pPr>
        <w:pStyle w:val="114"/>
        <w:rPr>
          <w:rStyle w:val="113"/>
          <w:i w:val="0"/>
          <w:lang w:eastAsia="zh-CN"/>
        </w:rPr>
      </w:pPr>
      <w:r>
        <w:rPr>
          <w:rStyle w:val="113"/>
          <w:i w:val="0"/>
          <w:lang w:eastAsia="zh-CN"/>
        </w:rPr>
        <w:t xml:space="preserve"> </w:t>
      </w:r>
    </w:p>
    <w:p>
      <w:pPr>
        <w:pStyle w:val="114"/>
        <w:rPr>
          <w:rStyle w:val="113"/>
          <w:i w:val="0"/>
          <w:lang w:eastAsia="zh-CN"/>
        </w:rPr>
      </w:pPr>
      <w:r>
        <w:rPr>
          <w:rStyle w:val="113"/>
          <w:i w:val="0"/>
          <w:lang w:eastAsia="zh-CN"/>
        </w:rPr>
        <w:t xml:space="preserve">mvvm 主要解决了 mvc 中大量的 DOM 操作使页面渲染性能降低，加载速度变慢，影响用户体验。 </w:t>
      </w:r>
    </w:p>
    <w:p>
      <w:pPr>
        <w:pStyle w:val="114"/>
        <w:rPr>
          <w:rStyle w:val="113"/>
          <w:rFonts w:hint="eastAsia" w:eastAsiaTheme="minorEastAsia"/>
          <w:i w:val="0"/>
          <w:lang w:eastAsia="zh-CN"/>
        </w:rPr>
      </w:pPr>
      <w:r>
        <w:rPr>
          <w:rStyle w:val="113"/>
          <w:i w:val="0"/>
        </w:rPr>
        <w:t xml:space="preserve">当 Model 频繁发生变化，开发者需要主动更新到 View 。 </w:t>
      </w:r>
    </w:p>
    <w:p>
      <w:pPr>
        <w:pStyle w:val="114"/>
        <w:rPr>
          <w:rStyle w:val="113"/>
          <w:rFonts w:hint="eastAsia" w:eastAsiaTheme="minorEastAsia"/>
          <w:i w:val="0"/>
          <w:lang w:eastAsia="zh-CN"/>
        </w:rPr>
      </w:pPr>
      <w:r>
        <w:rPr>
          <w:rStyle w:val="113"/>
          <w:i w:val="0"/>
        </w:rPr>
        <w:t xml:space="preserve"> </w:t>
      </w:r>
    </w:p>
    <w:p>
      <w:pPr>
        <w:pStyle w:val="114"/>
        <w:rPr>
          <w:rStyle w:val="113"/>
          <w:rFonts w:hint="eastAsia" w:eastAsiaTheme="minorEastAsia"/>
          <w:i w:val="0"/>
          <w:lang w:eastAsia="zh-CN"/>
        </w:rPr>
      </w:pPr>
      <w:r>
        <w:rPr>
          <w:rStyle w:val="113"/>
          <w:i w:val="0"/>
        </w:rPr>
        <w:t xml:space="preserve">MVVM 是 Model-View-ViewModel 的缩写。mvvm 是一种设计思想。 </w:t>
      </w:r>
    </w:p>
    <w:p>
      <w:pPr>
        <w:pStyle w:val="114"/>
        <w:rPr>
          <w:rStyle w:val="113"/>
          <w:rFonts w:hint="eastAsia" w:eastAsiaTheme="minorEastAsia"/>
          <w:i w:val="0"/>
          <w:lang w:eastAsia="zh-CN"/>
        </w:rPr>
      </w:pPr>
      <w:r>
        <w:rPr>
          <w:rStyle w:val="113"/>
          <w:i w:val="0"/>
        </w:rPr>
        <w:t xml:space="preserve"> </w:t>
      </w:r>
    </w:p>
    <w:p>
      <w:pPr>
        <w:pStyle w:val="114"/>
        <w:rPr>
          <w:rStyle w:val="113"/>
          <w:rFonts w:hint="eastAsia" w:eastAsiaTheme="minorEastAsia"/>
          <w:i w:val="0"/>
          <w:lang w:eastAsia="zh-CN"/>
        </w:rPr>
      </w:pPr>
      <w:r>
        <w:rPr>
          <w:rStyle w:val="113"/>
          <w:i w:val="0"/>
        </w:rPr>
        <w:t xml:space="preserve">1：Model 层代表数据模型，也可以在 Model 中定义数据修改和操作的业务逻辑；View 代表 UI 组件，它负责将数据模型转化成 UI 展现出来，ViewModel 是一个同步 View 和 Model 的对象。 </w:t>
      </w:r>
    </w:p>
    <w:p>
      <w:pPr>
        <w:pStyle w:val="114"/>
        <w:rPr>
          <w:rStyle w:val="113"/>
          <w:rFonts w:hint="eastAsia" w:eastAsiaTheme="minorEastAsia"/>
          <w:i w:val="0"/>
          <w:lang w:eastAsia="zh-CN"/>
        </w:rPr>
      </w:pPr>
      <w:r>
        <w:rPr>
          <w:rStyle w:val="113"/>
          <w:i w:val="0"/>
        </w:rPr>
        <w:t xml:space="preserve"> </w:t>
      </w:r>
    </w:p>
    <w:p>
      <w:pPr>
        <w:pStyle w:val="114"/>
        <w:rPr>
          <w:rStyle w:val="113"/>
          <w:rFonts w:hint="eastAsia" w:eastAsiaTheme="minorEastAsia"/>
          <w:i w:val="0"/>
          <w:lang w:eastAsia="zh-CN"/>
        </w:rPr>
      </w:pPr>
      <w:r>
        <w:rPr>
          <w:rStyle w:val="113"/>
          <w:i w:val="0"/>
        </w:rPr>
        <w:t xml:space="preserve">2：在 MVVM 架构下，View 和 Model 之间并没有直接的联系，而是通过 ViewModel 进行交互，Model 和 ViewModel 之间的交互是双向的， 因此 View 数据的变化会同步到 Model 中，而 Model 数据的变化也会立即反应到 View 上。 </w:t>
      </w:r>
    </w:p>
    <w:p>
      <w:pPr>
        <w:pStyle w:val="114"/>
        <w:rPr>
          <w:rStyle w:val="113"/>
          <w:rFonts w:hint="eastAsia" w:eastAsiaTheme="minorEastAsia"/>
          <w:i w:val="0"/>
          <w:lang w:eastAsia="zh-CN"/>
        </w:rPr>
      </w:pPr>
      <w:r>
        <w:rPr>
          <w:rStyle w:val="113"/>
          <w:i w:val="0"/>
        </w:rPr>
        <w:t xml:space="preserve"> </w:t>
      </w:r>
    </w:p>
    <w:p>
      <w:pPr>
        <w:pStyle w:val="114"/>
        <w:rPr>
          <w:lang w:eastAsia="zh-CN"/>
        </w:rPr>
      </w:pPr>
      <w:r>
        <w:rPr>
          <w:rStyle w:val="113"/>
          <w:i w:val="0"/>
          <w:lang w:eastAsia="zh-CN"/>
        </w:rPr>
        <w:t>3：ViewModel 通过双向数据绑定把 View 层和 Model 层连接了起来，而 View 和 Model 之间的同步工作完全是自动的，无需人为干涉，因此开发者只需关注业务逻辑，不需要手动操作 DOM, 不需要关注数据状态的同步问题，复杂的数据状态维护完全由 MVVM 来统一管理。</w:t>
      </w:r>
    </w:p>
    <w:p>
      <w:pPr>
        <w:pStyle w:val="97"/>
      </w:pPr>
      <w:r>
        <w:t>7.** 说一下 $root , $parent , $refs</w:t>
      </w:r>
    </w:p>
    <w:p>
      <w:pPr>
        <w:pStyle w:val="114"/>
      </w:pPr>
      <w:r>
        <w:rPr>
          <w:rStyle w:val="113"/>
          <w:i w:val="0"/>
        </w:rPr>
        <w:tab/>
      </w:r>
      <w:r>
        <w:rPr>
          <w:rStyle w:val="113"/>
          <w:i w:val="0"/>
        </w:rPr>
        <w:t>$root,$parent 都能访问父组件的属性和方法，区别在于如果存在多级子组件，通过 parent 访问得到的是它最近一级的父组件，通过 root 访问得到的是根父组件，通过在子组件标签定义 ref 属性，在父组件中可以使用 $refs 访问子组件实例</w:t>
      </w:r>
    </w:p>
    <w:p>
      <w:pPr>
        <w:pStyle w:val="97"/>
      </w:pPr>
      <w:r>
        <w:t>8.</w:t>
      </w:r>
      <w:r>
        <w:rPr>
          <w:b/>
          <w:bCs/>
        </w:rPr>
        <w:t>*</w:t>
      </w:r>
      <w:r>
        <w:t>你知道Vue响应式数据原理吗？Proxy 与 Object.defineProperty 优劣对比？</w:t>
      </w:r>
    </w:p>
    <w:p>
      <w:pPr>
        <w:pStyle w:val="114"/>
        <w:rPr>
          <w:rStyle w:val="129"/>
          <w:rFonts w:hint="eastAsia" w:eastAsiaTheme="minorEastAsia"/>
          <w:i/>
          <w:lang w:eastAsia="zh-CN"/>
        </w:rPr>
      </w:pPr>
      <w:r>
        <w:rPr>
          <w:rStyle w:val="129"/>
          <w:i/>
        </w:rPr>
        <w:t xml:space="preserve">// 响应式原理 </w:t>
      </w:r>
    </w:p>
    <w:p>
      <w:pPr>
        <w:pStyle w:val="114"/>
        <w:rPr>
          <w:rStyle w:val="147"/>
          <w:rFonts w:hint="eastAsia" w:eastAsiaTheme="minorEastAsia"/>
          <w:i w:val="0"/>
          <w:lang w:eastAsia="zh-CN"/>
        </w:rPr>
      </w:pPr>
      <w:r>
        <w:rPr>
          <w:rStyle w:val="147"/>
          <w:i w:val="0"/>
        </w:rPr>
        <w:t xml:space="preserve">vue 的响应式数据原理实现主要是利用了 </w:t>
      </w:r>
      <w:r>
        <w:rPr>
          <w:rStyle w:val="138"/>
          <w:i w:val="0"/>
        </w:rPr>
        <w:t>Object</w:t>
      </w:r>
      <w:r>
        <w:rPr>
          <w:rStyle w:val="137"/>
          <w:i w:val="0"/>
        </w:rPr>
        <w:t>.</w:t>
      </w:r>
      <w:r>
        <w:rPr>
          <w:rStyle w:val="141"/>
          <w:i w:val="0"/>
        </w:rPr>
        <w:t>defineProperty</w:t>
      </w:r>
      <w:r>
        <w:rPr>
          <w:rStyle w:val="147"/>
          <w:i w:val="0"/>
        </w:rPr>
        <w:t xml:space="preserve"> 的方法里面的 setter 与 getter 方法的观察者模式来实现，watcher 调用组件的 render 函数去生成虚拟 DOM 。在调用 render 的时候，就会需要用到 data 的属性值，触发 getter 函数，将当前的 watcher 函数注册进 sub 里。当 data 属性发生改变之后，就会遍历 sub 里所有的 watcher 对象，通知它们去渲染组件。 </w:t>
      </w:r>
    </w:p>
    <w:p>
      <w:pPr>
        <w:pStyle w:val="114"/>
        <w:rPr>
          <w:rStyle w:val="147"/>
          <w:rFonts w:hint="eastAsia" w:eastAsiaTheme="minorEastAsia"/>
          <w:i w:val="0"/>
          <w:lang w:eastAsia="zh-CN"/>
        </w:rPr>
      </w:pPr>
      <w:r>
        <w:rPr>
          <w:rStyle w:val="147"/>
          <w:i w:val="0"/>
        </w:rPr>
        <w:t xml:space="preserve"> </w:t>
      </w:r>
    </w:p>
    <w:p>
      <w:pPr>
        <w:pStyle w:val="114"/>
        <w:rPr>
          <w:rStyle w:val="129"/>
          <w:rFonts w:hint="eastAsia" w:eastAsiaTheme="minorEastAsia"/>
          <w:i/>
          <w:lang w:eastAsia="zh-CN"/>
        </w:rPr>
      </w:pPr>
      <w:r>
        <w:rPr>
          <w:rStyle w:val="129"/>
          <w:i/>
        </w:rPr>
        <w:t xml:space="preserve">// proxy的优势如下: </w:t>
      </w:r>
    </w:p>
    <w:p>
      <w:pPr>
        <w:pStyle w:val="114"/>
        <w:rPr>
          <w:rStyle w:val="147"/>
          <w:rFonts w:hint="eastAsia" w:eastAsiaTheme="minorEastAsia"/>
          <w:i w:val="0"/>
          <w:lang w:eastAsia="zh-CN"/>
        </w:rPr>
      </w:pPr>
      <w:r>
        <w:rPr>
          <w:rStyle w:val="147"/>
          <w:i w:val="0"/>
        </w:rPr>
        <w:tab/>
      </w:r>
      <w:r>
        <w:rPr>
          <w:rStyle w:val="138"/>
          <w:i w:val="0"/>
        </w:rPr>
        <w:t>Proxy</w:t>
      </w:r>
      <w:r>
        <w:rPr>
          <w:rStyle w:val="147"/>
          <w:i w:val="0"/>
        </w:rPr>
        <w:t xml:space="preserve"> 可以直接监听对象而非属性，可以直接监听数组的变化； </w:t>
      </w:r>
    </w:p>
    <w:p>
      <w:pPr>
        <w:pStyle w:val="114"/>
        <w:rPr>
          <w:rStyle w:val="147"/>
          <w:rFonts w:hint="eastAsia" w:eastAsiaTheme="minorEastAsia"/>
          <w:i w:val="0"/>
          <w:lang w:eastAsia="zh-CN"/>
        </w:rPr>
      </w:pPr>
      <w:r>
        <w:rPr>
          <w:rStyle w:val="147"/>
          <w:i w:val="0"/>
        </w:rPr>
        <w:tab/>
      </w:r>
      <w:r>
        <w:rPr>
          <w:rStyle w:val="138"/>
          <w:i w:val="0"/>
        </w:rPr>
        <w:t>Proxy</w:t>
      </w:r>
      <w:r>
        <w:rPr>
          <w:rStyle w:val="147"/>
          <w:i w:val="0"/>
        </w:rPr>
        <w:t xml:space="preserve"> 有多达 </w:t>
      </w:r>
      <w:r>
        <w:rPr>
          <w:rStyle w:val="119"/>
          <w:i w:val="0"/>
        </w:rPr>
        <w:t>13</w:t>
      </w:r>
      <w:r>
        <w:rPr>
          <w:rStyle w:val="147"/>
          <w:i w:val="0"/>
        </w:rPr>
        <w:t xml:space="preserve"> 种拦截方法，不限于 apply、ownKeys、deleteProperty、has 等等是 </w:t>
      </w:r>
      <w:r>
        <w:rPr>
          <w:rStyle w:val="138"/>
          <w:i w:val="0"/>
        </w:rPr>
        <w:t>Object</w:t>
      </w:r>
      <w:r>
        <w:rPr>
          <w:rStyle w:val="137"/>
          <w:i w:val="0"/>
        </w:rPr>
        <w:t>.</w:t>
      </w:r>
      <w:r>
        <w:rPr>
          <w:rStyle w:val="141"/>
          <w:i w:val="0"/>
        </w:rPr>
        <w:t>defineProperty</w:t>
      </w:r>
      <w:r>
        <w:rPr>
          <w:rStyle w:val="147"/>
          <w:i w:val="0"/>
        </w:rPr>
        <w:t xml:space="preserve"> 不具备的； </w:t>
      </w:r>
    </w:p>
    <w:p>
      <w:pPr>
        <w:pStyle w:val="114"/>
        <w:rPr>
          <w:rStyle w:val="147"/>
          <w:rFonts w:hint="eastAsia" w:eastAsiaTheme="minorEastAsia"/>
          <w:i w:val="0"/>
          <w:lang w:eastAsia="zh-CN"/>
        </w:rPr>
      </w:pPr>
      <w:r>
        <w:rPr>
          <w:rStyle w:val="147"/>
          <w:i w:val="0"/>
        </w:rPr>
        <w:tab/>
      </w:r>
      <w:r>
        <w:rPr>
          <w:rStyle w:val="138"/>
          <w:i w:val="0"/>
        </w:rPr>
        <w:t>Proxy</w:t>
      </w:r>
      <w:r>
        <w:rPr>
          <w:rStyle w:val="147"/>
          <w:i w:val="0"/>
        </w:rPr>
        <w:t xml:space="preserve"> 返回的是一个新对象，我们可以只操作新的对象达到目的，而Object</w:t>
      </w:r>
      <w:r>
        <w:rPr>
          <w:rStyle w:val="137"/>
          <w:i w:val="0"/>
        </w:rPr>
        <w:t>.</w:t>
      </w:r>
      <w:r>
        <w:rPr>
          <w:rStyle w:val="141"/>
          <w:i w:val="0"/>
        </w:rPr>
        <w:t>defineProperty</w:t>
      </w:r>
      <w:r>
        <w:rPr>
          <w:rStyle w:val="147"/>
          <w:i w:val="0"/>
        </w:rPr>
        <w:t xml:space="preserve"> 只能遍历对象属性直接修改； </w:t>
      </w:r>
    </w:p>
    <w:p>
      <w:pPr>
        <w:pStyle w:val="114"/>
        <w:rPr>
          <w:rStyle w:val="147"/>
          <w:rFonts w:hint="eastAsia" w:eastAsiaTheme="minorEastAsia"/>
          <w:i w:val="0"/>
          <w:lang w:eastAsia="zh-CN"/>
        </w:rPr>
      </w:pPr>
      <w:r>
        <w:rPr>
          <w:rStyle w:val="147"/>
          <w:i w:val="0"/>
        </w:rPr>
        <w:t xml:space="preserve">     </w:t>
      </w:r>
    </w:p>
    <w:p>
      <w:pPr>
        <w:pStyle w:val="114"/>
        <w:rPr>
          <w:rStyle w:val="129"/>
          <w:rFonts w:hint="eastAsia" w:eastAsiaTheme="minorEastAsia"/>
          <w:i/>
          <w:lang w:eastAsia="zh-CN"/>
        </w:rPr>
      </w:pPr>
      <w:r>
        <w:rPr>
          <w:rStyle w:val="129"/>
          <w:i/>
        </w:rPr>
        <w:t xml:space="preserve">// Object.defineProperty 的优势如下: </w:t>
      </w:r>
    </w:p>
    <w:p>
      <w:pPr>
        <w:pStyle w:val="114"/>
      </w:pPr>
      <w:r>
        <w:rPr>
          <w:rStyle w:val="147"/>
          <w:i w:val="0"/>
        </w:rPr>
        <w:t xml:space="preserve">    兼容性好，支持 IE9，而 </w:t>
      </w:r>
      <w:r>
        <w:rPr>
          <w:rStyle w:val="138"/>
          <w:i w:val="0"/>
        </w:rPr>
        <w:t>Proxy</w:t>
      </w:r>
      <w:r>
        <w:rPr>
          <w:rStyle w:val="147"/>
          <w:i w:val="0"/>
        </w:rPr>
        <w:t xml:space="preserve"> 存在浏览器兼容性问题，而且无法用 </w:t>
      </w:r>
      <w:r>
        <w:rPr>
          <w:rStyle w:val="134"/>
          <w:i w:val="0"/>
        </w:rPr>
        <w:t>polyfill</w:t>
      </w:r>
      <w:r>
        <w:rPr>
          <w:rStyle w:val="147"/>
          <w:i w:val="0"/>
        </w:rPr>
        <w:t>(垫片)来弥补</w:t>
      </w:r>
    </w:p>
    <w:p>
      <w:pPr>
        <w:pStyle w:val="97"/>
      </w:pPr>
      <w:r>
        <w:t>9. Composition API 的出现带来那些新的开发体验，为啥需要这个？</w:t>
      </w:r>
    </w:p>
    <w:p>
      <w:pPr>
        <w:pStyle w:val="114"/>
        <w:rPr>
          <w:rStyle w:val="147"/>
          <w:rFonts w:hint="eastAsia" w:eastAsiaTheme="minorEastAsia"/>
          <w:i w:val="0"/>
          <w:lang w:eastAsia="zh-CN"/>
        </w:rPr>
      </w:pPr>
      <w:r>
        <w:rPr>
          <w:rStyle w:val="119"/>
          <w:i w:val="0"/>
        </w:rPr>
        <w:t>1</w:t>
      </w:r>
      <w:r>
        <w:rPr>
          <w:rStyle w:val="137"/>
          <w:i w:val="0"/>
        </w:rPr>
        <w:t>:</w:t>
      </w:r>
      <w:r>
        <w:rPr>
          <w:rStyle w:val="147"/>
          <w:i w:val="0"/>
        </w:rPr>
        <w:t xml:space="preserve"> 在Composition API 中是根据逻辑相关组织代码的，提高可读性和可维护性，类似于 react 的 hook 写法。 </w:t>
      </w:r>
    </w:p>
    <w:p>
      <w:pPr>
        <w:pStyle w:val="114"/>
        <w:rPr>
          <w:rStyle w:val="147"/>
          <w:rFonts w:hint="eastAsia" w:eastAsiaTheme="minorEastAsia"/>
          <w:i w:val="0"/>
          <w:lang w:eastAsia="zh-CN"/>
        </w:rPr>
      </w:pPr>
      <w:r>
        <w:rPr>
          <w:rStyle w:val="119"/>
          <w:i w:val="0"/>
        </w:rPr>
        <w:t>2</w:t>
      </w:r>
      <w:r>
        <w:rPr>
          <w:rStyle w:val="137"/>
          <w:i w:val="0"/>
        </w:rPr>
        <w:t>:</w:t>
      </w:r>
      <w:r>
        <w:rPr>
          <w:rStyle w:val="147"/>
          <w:i w:val="0"/>
        </w:rPr>
        <w:t xml:space="preserve"> 更好的重用逻辑代码，避免发生命名冲突或者关系不清。 </w:t>
      </w:r>
    </w:p>
    <w:p>
      <w:pPr>
        <w:pStyle w:val="114"/>
        <w:rPr>
          <w:lang w:eastAsia="zh-CN"/>
        </w:rPr>
      </w:pPr>
      <w:r>
        <w:rPr>
          <w:rStyle w:val="119"/>
          <w:i w:val="0"/>
          <w:lang w:eastAsia="zh-CN"/>
        </w:rPr>
        <w:t>3</w:t>
      </w:r>
      <w:r>
        <w:rPr>
          <w:rStyle w:val="137"/>
          <w:i w:val="0"/>
          <w:lang w:eastAsia="zh-CN"/>
        </w:rPr>
        <w:t>:</w:t>
      </w:r>
      <w:r>
        <w:rPr>
          <w:rStyle w:val="147"/>
          <w:i w:val="0"/>
          <w:lang w:eastAsia="zh-CN"/>
        </w:rPr>
        <w:t xml:space="preserve"> 解决在生命周期函数经常包含不相关的逻辑，但又不得不把相关逻辑分离到了不同方法中的问题，如在 mounted 中设置定时器，但需要在 destroyed 中来清除定时器，将同一功能的代码拆分到不同的位置，造成后期代码维护的苦难。</w:t>
      </w:r>
    </w:p>
    <w:p>
      <w:pPr>
        <w:pStyle w:val="97"/>
        <w:rPr>
          <w:lang w:eastAsia="zh-CN"/>
        </w:rPr>
      </w:pPr>
      <w:r>
        <w:rPr>
          <w:lang w:eastAsia="zh-CN"/>
        </w:rPr>
        <w:t>10.*** 什么情况下使用Vuex</w:t>
      </w:r>
    </w:p>
    <w:p>
      <w:pPr>
        <w:pStyle w:val="114"/>
        <w:rPr>
          <w:lang w:eastAsia="zh-CN"/>
        </w:rPr>
      </w:pPr>
      <w:r>
        <w:rPr>
          <w:rStyle w:val="113"/>
          <w:i w:val="0"/>
          <w:lang w:eastAsia="zh-CN"/>
        </w:rPr>
        <w:tab/>
      </w:r>
      <w:r>
        <w:rPr>
          <w:rStyle w:val="113"/>
          <w:i w:val="0"/>
          <w:lang w:eastAsia="zh-CN"/>
        </w:rPr>
        <w:t>如果应用够简单，最好不要使用 vuex ， 一个简单的 store 模式即可，需要构建一个中大型单页面应用时，使用 vuex 能更好的在组件外部管理状态</w:t>
      </w:r>
    </w:p>
    <w:p>
      <w:pPr>
        <w:pStyle w:val="97"/>
        <w:rPr>
          <w:lang w:eastAsia="zh-CN"/>
        </w:rPr>
      </w:pPr>
      <w:r>
        <w:rPr>
          <w:lang w:eastAsia="zh-CN"/>
        </w:rPr>
        <w:t>11.*** Vuex可以直接修改state的值吗？</w:t>
      </w:r>
    </w:p>
    <w:p>
      <w:pPr>
        <w:pStyle w:val="114"/>
        <w:rPr>
          <w:lang w:eastAsia="zh-CN"/>
        </w:rPr>
      </w:pPr>
      <w:r>
        <w:rPr>
          <w:rStyle w:val="113"/>
          <w:i w:val="0"/>
          <w:lang w:eastAsia="zh-CN"/>
        </w:rPr>
        <w:tab/>
      </w:r>
      <w:r>
        <w:rPr>
          <w:rStyle w:val="113"/>
          <w:i w:val="0"/>
          <w:lang w:eastAsia="zh-CN"/>
        </w:rPr>
        <w:t>可以直接修改，但是极其不推荐，state 的修改必须在 mutation 中修改，否则无法被 devtool 所监测，无法监测数据的来源，无法保存状态快照，也就无法实现时间漫游/回滚之类的操作</w:t>
      </w:r>
    </w:p>
    <w:p>
      <w:pPr>
        <w:pStyle w:val="97"/>
        <w:rPr>
          <w:lang w:eastAsia="zh-CN"/>
        </w:rPr>
      </w:pPr>
      <w:r>
        <w:rPr>
          <w:lang w:eastAsia="zh-CN"/>
        </w:rPr>
        <w:t>12. 为什么 Vuex 的 mutation 不能做异步操作</w:t>
      </w:r>
    </w:p>
    <w:p>
      <w:pPr>
        <w:pStyle w:val="114"/>
        <w:rPr>
          <w:lang w:eastAsia="zh-CN"/>
        </w:rPr>
      </w:pPr>
      <w:r>
        <w:rPr>
          <w:rStyle w:val="113"/>
          <w:i w:val="0"/>
          <w:lang w:eastAsia="zh-CN"/>
        </w:rPr>
        <w:tab/>
      </w:r>
      <w:r>
        <w:rPr>
          <w:rStyle w:val="113"/>
          <w:i w:val="0"/>
          <w:lang w:eastAsia="zh-CN"/>
        </w:rPr>
        <w:t>vuex 中所有的状态更新的唯一途径都是 mutation，异步操作通过 Action 来提交 mutation 实现，这样使得我们可以方便地跟踪每一个状态的变化，从而让我们能够使用一些工具帮助我们更好地了解我们的应用。每一个 mutation 执行完成后都会对应到一个新的状态变更，这样 devtools 就可以打个快照存下来。如果 mutation 支持异步操作，无法被 devtools 所监测，就没有办法知道状态是何时更新的，无法很好的进行状态的追踪，给调试带来困难</w:t>
      </w:r>
    </w:p>
    <w:p>
      <w:pPr>
        <w:pStyle w:val="97"/>
      </w:pPr>
      <w:r>
        <w:t>13.*** v-model和vuex有冲突吗？</w:t>
      </w:r>
    </w:p>
    <w:p>
      <w:pPr>
        <w:pStyle w:val="114"/>
        <w:rPr>
          <w:rStyle w:val="113"/>
          <w:rFonts w:hint="eastAsia" w:eastAsiaTheme="minorEastAsia"/>
          <w:i w:val="0"/>
          <w:lang w:eastAsia="zh-CN"/>
        </w:rPr>
      </w:pPr>
      <w:r>
        <w:rPr>
          <w:rStyle w:val="113"/>
          <w:i w:val="0"/>
        </w:rPr>
        <w:t>有冲突</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在严格模式中使用vuex，当用户输入时，v-model会试图直接修改属性值，但这个修改不是在 mutation 中修改的，所以会抛出一个错误</w:t>
      </w:r>
    </w:p>
    <w:p>
      <w:pPr>
        <w:pStyle w:val="114"/>
        <w:rPr>
          <w:rStyle w:val="113"/>
          <w:rFonts w:hint="eastAsia" w:eastAsiaTheme="minorEastAsia"/>
          <w:i w:val="0"/>
          <w:lang w:eastAsia="zh-CN"/>
        </w:rPr>
      </w:pPr>
      <w:r>
        <w:rPr>
          <w:rStyle w:val="113"/>
          <w:i w:val="0"/>
        </w:rPr>
        <w:t>当需要在组件中使用 vuex 中的state是，有2中解决方案:</w:t>
      </w:r>
    </w:p>
    <w:p>
      <w:pPr>
        <w:pStyle w:val="114"/>
        <w:rPr>
          <w:rStyle w:val="113"/>
          <w:rFonts w:hint="eastAsia" w:eastAsiaTheme="minorEastAsia"/>
          <w:i w:val="0"/>
          <w:lang w:eastAsia="zh-CN"/>
        </w:rPr>
      </w:pPr>
      <w:r>
        <w:rPr>
          <w:rStyle w:val="113"/>
          <w:i w:val="0"/>
        </w:rPr>
        <w:t>1、在 input 中绑定 value(vuex中的state)，然后监听 input 的 change 或者 input 事件，在事件回调中调用 mutation 修改 state 的值</w:t>
      </w:r>
    </w:p>
    <w:p>
      <w:pPr>
        <w:pStyle w:val="114"/>
      </w:pPr>
      <w:r>
        <w:rPr>
          <w:rStyle w:val="113"/>
          <w:i w:val="0"/>
        </w:rPr>
        <w:t>2、使用带有 setter 的双向绑定计算属性</w:t>
      </w:r>
    </w:p>
    <w:p>
      <w:pPr>
        <w:pStyle w:val="97"/>
        <w:rPr>
          <w:lang w:eastAsia="zh-CN"/>
        </w:rPr>
      </w:pPr>
      <w:r>
        <w:rPr>
          <w:lang w:eastAsia="zh-CN"/>
        </w:rPr>
        <w:t>14.*** 解释单向数据流和双向数据绑定</w:t>
      </w:r>
    </w:p>
    <w:p>
      <w:pPr>
        <w:pStyle w:val="114"/>
        <w:rPr>
          <w:rStyle w:val="113"/>
          <w:i w:val="0"/>
          <w:lang w:eastAsia="zh-CN"/>
        </w:rPr>
      </w:pPr>
      <w:r>
        <w:rPr>
          <w:rStyle w:val="113"/>
          <w:i w:val="0"/>
          <w:lang w:eastAsia="zh-CN"/>
        </w:rPr>
        <w:tab/>
      </w:r>
      <w:r>
        <w:rPr>
          <w:rStyle w:val="113"/>
          <w:i w:val="0"/>
          <w:lang w:eastAsia="zh-CN"/>
        </w:rPr>
        <w:t>对于 vue 来说，组件之间的数据传递具有单向数据流这样的特性称为单向数据流，单向数据流方式使用一个上传数据流和一个下传数据流进行双向数据通信，两个数据流之间相互独立，单向数据流指只能从一个方向来修改状态</w:t>
      </w:r>
    </w:p>
    <w:p>
      <w:pPr>
        <w:pStyle w:val="114"/>
        <w:rPr>
          <w:lang w:eastAsia="zh-CN"/>
        </w:rPr>
      </w:pPr>
      <w:r>
        <w:rPr>
          <w:rStyle w:val="113"/>
          <w:i w:val="0"/>
          <w:lang w:eastAsia="zh-CN"/>
        </w:rPr>
        <w:tab/>
      </w:r>
      <w:r>
        <w:rPr>
          <w:rStyle w:val="113"/>
          <w:i w:val="0"/>
          <w:lang w:eastAsia="zh-CN"/>
        </w:rPr>
        <w:t>而双向数据绑定即为当数据发生变化的时候，视图也相应的发生变化，当视图发生变化的时候，数据也会跟着同步变化，两个数据流之间互为影响</w:t>
      </w:r>
    </w:p>
    <w:p>
      <w:pPr>
        <w:pStyle w:val="97"/>
      </w:pPr>
      <w:r>
        <w:t>15.** Vue如何去除url中的 #</w:t>
      </w:r>
    </w:p>
    <w:p>
      <w:pPr>
        <w:pStyle w:val="114"/>
      </w:pPr>
      <w:r>
        <w:rPr>
          <w:rStyle w:val="113"/>
          <w:i w:val="0"/>
        </w:rPr>
        <w:t>将路由模式改为history</w:t>
      </w:r>
    </w:p>
    <w:p>
      <w:pPr>
        <w:pStyle w:val="97"/>
      </w:pPr>
      <w:r>
        <w:t>16. vue-router 路由实现原理</w:t>
      </w:r>
    </w:p>
    <w:p>
      <w:pPr>
        <w:pStyle w:val="114"/>
        <w:rPr>
          <w:rStyle w:val="113"/>
          <w:rFonts w:hint="eastAsia" w:eastAsiaTheme="minorEastAsia"/>
          <w:i w:val="0"/>
          <w:lang w:eastAsia="zh-CN"/>
        </w:rPr>
      </w:pPr>
      <w:r>
        <w:rPr>
          <w:rStyle w:val="113"/>
          <w:i w:val="0"/>
        </w:rPr>
        <w:tab/>
      </w:r>
      <w:r>
        <w:rPr>
          <w:rStyle w:val="113"/>
          <w:i w:val="0"/>
        </w:rPr>
        <w:t>我们使用 vue 来开发单页面应用(SPA)时，通常都会使用 vue-router 来实现页面路由跳转。单页面应用采用前端路由系统，通过改变 URL，在不重新请求页面的情况下，更新页面视图</w:t>
      </w:r>
    </w:p>
    <w:p>
      <w:pPr>
        <w:pStyle w:val="114"/>
        <w:rPr>
          <w:rStyle w:val="113"/>
          <w:rFonts w:hint="eastAsia" w:eastAsiaTheme="minorEastAsia"/>
          <w:i w:val="0"/>
          <w:lang w:eastAsia="zh-CN"/>
        </w:rPr>
      </w:pPr>
      <w:r>
        <w:rPr>
          <w:rStyle w:val="113"/>
          <w:i w:val="0"/>
        </w:rPr>
        <w:tab/>
      </w:r>
      <w:r>
        <w:rPr>
          <w:rStyle w:val="113"/>
          <w:i w:val="0"/>
        </w:rPr>
        <w:t>router.push</w:t>
      </w:r>
      <w:r>
        <w:rPr>
          <w:rStyle w:val="113"/>
          <w:i w:val="0"/>
        </w:rPr>
        <w:tab/>
      </w:r>
      <w:r>
        <w:rPr>
          <w:rStyle w:val="113"/>
          <w:i w:val="0"/>
        </w:rPr>
        <w:tab/>
      </w:r>
      <w:r>
        <w:rPr>
          <w:rStyle w:val="113"/>
          <w:i w:val="0"/>
        </w:rPr>
        <w:tab/>
      </w:r>
      <w:r>
        <w:rPr>
          <w:rStyle w:val="113"/>
          <w:i w:val="0"/>
        </w:rPr>
        <w:tab/>
      </w:r>
      <w:r>
        <w:rPr>
          <w:rStyle w:val="113"/>
          <w:i w:val="0"/>
        </w:rPr>
        <w:t>添加新路由</w:t>
      </w:r>
    </w:p>
    <w:p>
      <w:pPr>
        <w:pStyle w:val="114"/>
        <w:rPr>
          <w:rStyle w:val="113"/>
          <w:rFonts w:hint="eastAsia" w:eastAsiaTheme="minorEastAsia"/>
          <w:i w:val="0"/>
          <w:lang w:eastAsia="zh-CN"/>
        </w:rPr>
      </w:pPr>
      <w:r>
        <w:rPr>
          <w:rStyle w:val="113"/>
          <w:i w:val="0"/>
        </w:rPr>
        <w:tab/>
      </w:r>
      <w:r>
        <w:rPr>
          <w:rStyle w:val="113"/>
          <w:i w:val="0"/>
        </w:rPr>
        <w:t>router.replace</w:t>
      </w:r>
      <w:r>
        <w:rPr>
          <w:rStyle w:val="113"/>
          <w:i w:val="0"/>
        </w:rPr>
        <w:tab/>
      </w:r>
      <w:r>
        <w:rPr>
          <w:rStyle w:val="113"/>
          <w:i w:val="0"/>
        </w:rPr>
        <w:tab/>
      </w:r>
      <w:r>
        <w:rPr>
          <w:rStyle w:val="113"/>
          <w:i w:val="0"/>
        </w:rPr>
        <w:tab/>
      </w:r>
      <w:r>
        <w:rPr>
          <w:rStyle w:val="113"/>
          <w:i w:val="0"/>
        </w:rPr>
        <w:t>替换当前路由</w:t>
      </w:r>
    </w:p>
    <w:p>
      <w:pPr>
        <w:pStyle w:val="114"/>
        <w:rPr>
          <w:rStyle w:val="113"/>
          <w:rFonts w:hint="eastAsia" w:eastAsiaTheme="minorEastAsia"/>
          <w:i w:val="0"/>
          <w:lang w:eastAsia="zh-CN"/>
        </w:rPr>
      </w:pPr>
      <w:r>
        <w:rPr>
          <w:rStyle w:val="113"/>
          <w:i w:val="0"/>
        </w:rPr>
        <w:tab/>
      </w:r>
      <w:r>
        <w:rPr>
          <w:rStyle w:val="113"/>
          <w:i w:val="0"/>
        </w:rPr>
        <w:t>router.go</w:t>
      </w:r>
      <w:r>
        <w:rPr>
          <w:rStyle w:val="113"/>
          <w:i w:val="0"/>
        </w:rPr>
        <w:tab/>
      </w:r>
      <w:r>
        <w:rPr>
          <w:rStyle w:val="113"/>
          <w:i w:val="0"/>
        </w:rPr>
        <w:tab/>
      </w:r>
      <w:r>
        <w:rPr>
          <w:rStyle w:val="113"/>
          <w:i w:val="0"/>
        </w:rPr>
        <w:tab/>
      </w:r>
      <w:r>
        <w:rPr>
          <w:rStyle w:val="113"/>
          <w:i w:val="0"/>
        </w:rPr>
        <w:tab/>
      </w:r>
      <w:r>
        <w:rPr>
          <w:rStyle w:val="113"/>
          <w:i w:val="0"/>
        </w:rPr>
        <w:t>跳转到指定索引路由</w:t>
      </w:r>
    </w:p>
    <w:p>
      <w:pPr>
        <w:pStyle w:val="114"/>
        <w:rPr>
          <w:rStyle w:val="113"/>
          <w:rFonts w:hint="eastAsia" w:eastAsiaTheme="minorEastAsia"/>
          <w:i w:val="0"/>
          <w:lang w:eastAsia="zh-CN"/>
        </w:rPr>
      </w:pPr>
      <w:r>
        <w:rPr>
          <w:rStyle w:val="113"/>
          <w:i w:val="0"/>
        </w:rPr>
        <w:tab/>
      </w:r>
      <w:r>
        <w:rPr>
          <w:rStyle w:val="113"/>
          <w:i w:val="0"/>
        </w:rPr>
        <w:t>router.back</w:t>
      </w:r>
      <w:r>
        <w:rPr>
          <w:rStyle w:val="113"/>
          <w:i w:val="0"/>
        </w:rPr>
        <w:tab/>
      </w:r>
      <w:r>
        <w:rPr>
          <w:rStyle w:val="113"/>
          <w:i w:val="0"/>
        </w:rPr>
        <w:tab/>
      </w:r>
      <w:r>
        <w:rPr>
          <w:rStyle w:val="113"/>
          <w:i w:val="0"/>
        </w:rPr>
        <w:tab/>
      </w:r>
      <w:r>
        <w:rPr>
          <w:rStyle w:val="113"/>
          <w:i w:val="0"/>
        </w:rPr>
        <w:tab/>
      </w:r>
      <w:r>
        <w:rPr>
          <w:rStyle w:val="113"/>
          <w:i w:val="0"/>
        </w:rPr>
        <w:t>返回上一个路由</w:t>
      </w:r>
    </w:p>
    <w:p>
      <w:pPr>
        <w:pStyle w:val="114"/>
      </w:pPr>
      <w:r>
        <w:rPr>
          <w:rStyle w:val="113"/>
          <w:i w:val="0"/>
        </w:rPr>
        <w:tab/>
      </w:r>
      <w:r>
        <w:rPr>
          <w:rStyle w:val="113"/>
          <w:i w:val="0"/>
        </w:rPr>
        <w:t>router.forward</w:t>
      </w:r>
      <w:r>
        <w:rPr>
          <w:rStyle w:val="113"/>
          <w:i w:val="0"/>
        </w:rPr>
        <w:tab/>
      </w:r>
      <w:r>
        <w:rPr>
          <w:rStyle w:val="113"/>
          <w:i w:val="0"/>
        </w:rPr>
        <w:tab/>
      </w:r>
      <w:r>
        <w:rPr>
          <w:rStyle w:val="113"/>
          <w:i w:val="0"/>
        </w:rPr>
        <w:tab/>
      </w:r>
      <w:r>
        <w:rPr>
          <w:rStyle w:val="113"/>
          <w:i w:val="0"/>
        </w:rPr>
        <w:t>跳转下一个路由</w:t>
      </w:r>
    </w:p>
    <w:p>
      <w:pPr>
        <w:pStyle w:val="97"/>
      </w:pPr>
      <w:r>
        <w:t>17.*** $route 和 $router 的区别</w:t>
      </w:r>
    </w:p>
    <w:p>
      <w:pPr>
        <w:pStyle w:val="114"/>
      </w:pPr>
      <w:r>
        <w:rPr>
          <w:rStyle w:val="113"/>
          <w:i w:val="0"/>
        </w:rPr>
        <w:tab/>
      </w:r>
      <w:r>
        <w:rPr>
          <w:rStyle w:val="113"/>
          <w:i w:val="0"/>
        </w:rPr>
        <w:t>$route 用来获取路由的信息的，它是路由信息的一个对象，里面包含路由的一些基本信息。$router 主要是操作路由的，它是 VueRouter 的实例，包含了一些路由的跳转方法，钩子函数等。</w:t>
      </w:r>
    </w:p>
    <w:p>
      <w:pPr>
        <w:pStyle w:val="97"/>
        <w:rPr>
          <w:lang w:eastAsia="zh-CN"/>
        </w:rPr>
      </w:pPr>
      <w:r>
        <w:rPr>
          <w:lang w:eastAsia="zh-CN"/>
        </w:rPr>
        <w:t>18.** 对比jQuery , Vue有什么不同</w:t>
      </w:r>
    </w:p>
    <w:p>
      <w:pPr>
        <w:pStyle w:val="114"/>
        <w:rPr>
          <w:lang w:eastAsia="zh-CN"/>
        </w:rPr>
      </w:pPr>
      <w:r>
        <w:rPr>
          <w:rStyle w:val="113"/>
          <w:i w:val="0"/>
          <w:lang w:eastAsia="zh-CN"/>
        </w:rPr>
        <w:tab/>
      </w:r>
      <w:r>
        <w:rPr>
          <w:rStyle w:val="113"/>
          <w:i w:val="0"/>
          <w:lang w:eastAsia="zh-CN"/>
        </w:rPr>
        <w:t>jQuery 专注于视图层，通过直接操作 DOM 去实现页面的一些逻辑渲染；Vue 专注于数据层，通过数据的双向绑定，最终表现在 DOM 层面，减少了 DOM 操作。Vue 使用了组件化思想，使项目子集职责清晰，提高了开发效率，方便重复利用，便于协同开发</w:t>
      </w:r>
    </w:p>
    <w:p>
      <w:pPr>
        <w:pStyle w:val="97"/>
      </w:pPr>
      <w:r>
        <w:t>19.*** Vue 中怎么自定义指令</w:t>
      </w:r>
    </w:p>
    <w:p>
      <w:pPr>
        <w:pStyle w:val="114"/>
      </w:pPr>
      <w:r>
        <w:rPr>
          <w:rStyle w:val="113"/>
          <w:i w:val="0"/>
        </w:rPr>
        <w:tab/>
      </w:r>
      <w:r>
        <w:rPr>
          <w:rStyle w:val="113"/>
          <w:i w:val="0"/>
        </w:rPr>
        <w:t>通过 directive 来自定义指令，自定义指令分为全局指令和局部指令，自定义指令也有几个钩子函数，常用的有 bind 和 update，当 bind 和 update 触发相同行为，而不关心其他的钩子时可以简写</w:t>
      </w:r>
    </w:p>
    <w:p>
      <w:pPr>
        <w:pStyle w:val="97"/>
        <w:rPr>
          <w:lang w:eastAsia="zh-CN"/>
        </w:rPr>
      </w:pPr>
      <w:r>
        <w:rPr>
          <w:lang w:eastAsia="zh-CN"/>
        </w:rPr>
        <w:t>20.*** Vue 中怎么自定义过滤器</w:t>
      </w:r>
    </w:p>
    <w:p>
      <w:pPr>
        <w:pStyle w:val="114"/>
        <w:rPr>
          <w:lang w:eastAsia="zh-CN"/>
        </w:rPr>
      </w:pPr>
      <w:r>
        <w:rPr>
          <w:rStyle w:val="113"/>
          <w:i w:val="0"/>
          <w:lang w:eastAsia="zh-CN"/>
        </w:rPr>
        <w:tab/>
      </w:r>
      <w:r>
        <w:rPr>
          <w:rStyle w:val="113"/>
          <w:i w:val="0"/>
          <w:lang w:eastAsia="zh-CN"/>
        </w:rPr>
        <w:t>通过 filter 来定义过滤器，过滤器分为全局过滤器和局部过滤器，过滤器的主体为一个普通的函数，来对数据进行处理，可以传递参数。当有局部和全局两个名称相同的过滤器时候，会以就近原则进行调用，即:局部过滤器优先于全局过滤器被调用</w:t>
      </w:r>
    </w:p>
    <w:p>
      <w:pPr>
        <w:pStyle w:val="97"/>
        <w:rPr>
          <w:lang w:eastAsia="zh-CN"/>
        </w:rPr>
      </w:pPr>
      <w:r>
        <w:rPr>
          <w:lang w:eastAsia="zh-CN"/>
        </w:rPr>
        <w:t>21.*** Vue 等单页面应用的优缺点</w:t>
      </w:r>
    </w:p>
    <w:p>
      <w:pPr>
        <w:pStyle w:val="114"/>
        <w:rPr>
          <w:rStyle w:val="129"/>
          <w:i/>
          <w:lang w:eastAsia="zh-CN"/>
        </w:rPr>
      </w:pPr>
      <w:r>
        <w:rPr>
          <w:rStyle w:val="129"/>
          <w:i/>
          <w:lang w:eastAsia="zh-CN"/>
        </w:rPr>
        <w:t>// 优点</w:t>
      </w:r>
    </w:p>
    <w:p>
      <w:pPr>
        <w:pStyle w:val="114"/>
        <w:rPr>
          <w:rStyle w:val="147"/>
          <w:i w:val="0"/>
          <w:lang w:eastAsia="zh-CN"/>
        </w:rPr>
      </w:pPr>
      <w:r>
        <w:rPr>
          <w:rStyle w:val="147"/>
          <w:i w:val="0"/>
          <w:lang w:eastAsia="zh-CN"/>
        </w:rPr>
        <w:t>1、单页应用的内容的改变不需要重新加载整个页面，web应用更具有响应性</w:t>
      </w:r>
    </w:p>
    <w:p>
      <w:pPr>
        <w:pStyle w:val="114"/>
        <w:rPr>
          <w:rStyle w:val="147"/>
          <w:i w:val="0"/>
          <w:lang w:eastAsia="zh-CN"/>
        </w:rPr>
      </w:pPr>
      <w:r>
        <w:rPr>
          <w:rStyle w:val="147"/>
          <w:i w:val="0"/>
          <w:lang w:eastAsia="zh-CN"/>
        </w:rPr>
        <w:t>2、单页应用没有页面之间的切换，就不会出现“白屏现象”也不会出现假死和“闪烁”现象</w:t>
      </w:r>
    </w:p>
    <w:p>
      <w:pPr>
        <w:pStyle w:val="114"/>
        <w:rPr>
          <w:rStyle w:val="147"/>
          <w:i w:val="0"/>
          <w:lang w:eastAsia="zh-CN"/>
        </w:rPr>
      </w:pPr>
      <w:r>
        <w:rPr>
          <w:rStyle w:val="147"/>
          <w:i w:val="0"/>
          <w:lang w:eastAsia="zh-CN"/>
        </w:rPr>
        <w:t>3、单页应用相对服务器压力小，服务器只用出数据就可以，不用管展示逻辑和页面合成，吞吐能力会提高几倍</w:t>
      </w:r>
    </w:p>
    <w:p>
      <w:pPr>
        <w:pStyle w:val="114"/>
        <w:rPr>
          <w:rStyle w:val="147"/>
          <w:i w:val="0"/>
          <w:lang w:eastAsia="zh-CN"/>
        </w:rPr>
      </w:pPr>
      <w:r>
        <w:rPr>
          <w:rStyle w:val="147"/>
          <w:i w:val="0"/>
          <w:lang w:eastAsia="zh-CN"/>
        </w:rPr>
        <w:t>4、良好的前后端分离，后端不再负责模块渲染，输出页面工作，后端API通用化，即同一套后端程序代码</w:t>
      </w:r>
    </w:p>
    <w:p>
      <w:pPr>
        <w:pStyle w:val="114"/>
        <w:rPr>
          <w:rStyle w:val="147"/>
          <w:i w:val="0"/>
          <w:lang w:eastAsia="zh-CN"/>
        </w:rPr>
      </w:pPr>
    </w:p>
    <w:p>
      <w:pPr>
        <w:pStyle w:val="114"/>
        <w:rPr>
          <w:rStyle w:val="129"/>
          <w:i/>
          <w:lang w:eastAsia="zh-CN"/>
        </w:rPr>
      </w:pPr>
      <w:r>
        <w:rPr>
          <w:rStyle w:val="129"/>
          <w:i/>
          <w:lang w:eastAsia="zh-CN"/>
        </w:rPr>
        <w:t>// 缺点</w:t>
      </w:r>
    </w:p>
    <w:p>
      <w:pPr>
        <w:pStyle w:val="114"/>
        <w:rPr>
          <w:rStyle w:val="147"/>
          <w:i w:val="0"/>
          <w:lang w:eastAsia="zh-CN"/>
        </w:rPr>
      </w:pPr>
      <w:r>
        <w:rPr>
          <w:rStyle w:val="147"/>
          <w:i w:val="0"/>
          <w:lang w:eastAsia="zh-CN"/>
        </w:rPr>
        <w:t>1、首次加载耗时较多</w:t>
      </w:r>
    </w:p>
    <w:p>
      <w:pPr>
        <w:pStyle w:val="114"/>
        <w:rPr>
          <w:rStyle w:val="147"/>
          <w:i w:val="0"/>
          <w:lang w:eastAsia="zh-CN"/>
        </w:rPr>
      </w:pPr>
      <w:r>
        <w:rPr>
          <w:rStyle w:val="147"/>
          <w:i w:val="0"/>
          <w:lang w:eastAsia="zh-CN"/>
        </w:rPr>
        <w:t>2、SEO 问题，不利于百度，360等搜索引擎收录</w:t>
      </w:r>
    </w:p>
    <w:p>
      <w:pPr>
        <w:pStyle w:val="114"/>
        <w:rPr>
          <w:rStyle w:val="147"/>
          <w:i w:val="0"/>
          <w:lang w:eastAsia="zh-CN"/>
        </w:rPr>
      </w:pPr>
      <w:r>
        <w:rPr>
          <w:rStyle w:val="147"/>
          <w:i w:val="0"/>
          <w:lang w:eastAsia="zh-CN"/>
        </w:rPr>
        <w:t>3、容易造成CSS命名冲突</w:t>
      </w:r>
    </w:p>
    <w:p>
      <w:pPr>
        <w:pStyle w:val="114"/>
        <w:rPr>
          <w:lang w:eastAsia="zh-CN"/>
        </w:rPr>
      </w:pPr>
      <w:r>
        <w:rPr>
          <w:rStyle w:val="147"/>
          <w:i w:val="0"/>
          <w:lang w:eastAsia="zh-CN"/>
        </w:rPr>
        <w:t>4、前进，后退，地址栏，书签等都需要进行管理，页面的复杂度很高，需要一定的技能技术和开发水平</w:t>
      </w:r>
    </w:p>
    <w:p>
      <w:pPr>
        <w:pStyle w:val="97"/>
      </w:pPr>
      <w:r>
        <w:t>22.*** Vue-router 使用 params 和 query 传参有什么区别</w:t>
      </w:r>
    </w:p>
    <w:p>
      <w:pPr>
        <w:pStyle w:val="114"/>
        <w:rPr>
          <w:rStyle w:val="147"/>
          <w:rFonts w:hint="eastAsia" w:eastAsiaTheme="minorEastAsia"/>
          <w:i w:val="0"/>
          <w:lang w:eastAsia="zh-CN"/>
        </w:rPr>
      </w:pPr>
      <w:r>
        <w:rPr>
          <w:rStyle w:val="147"/>
          <w:i w:val="0"/>
        </w:rPr>
        <w:t>1、query 要用 path 来引入，params 要用 name 来引入</w:t>
      </w:r>
    </w:p>
    <w:p>
      <w:pPr>
        <w:pStyle w:val="114"/>
        <w:rPr>
          <w:rStyle w:val="147"/>
          <w:rFonts w:hint="eastAsia" w:eastAsiaTheme="minorEastAsia"/>
          <w:i w:val="0"/>
          <w:lang w:eastAsia="zh-CN"/>
        </w:rPr>
      </w:pPr>
      <w:r>
        <w:rPr>
          <w:rStyle w:val="147"/>
          <w:i w:val="0"/>
        </w:rPr>
        <w:t>2、query 更加类似于我们ajax中get传参，params则类似于post，query在浏览器地址栏中显示参数，params在浏览器地址栏中不显示参数</w:t>
      </w:r>
    </w:p>
    <w:p>
      <w:pPr>
        <w:pStyle w:val="114"/>
        <w:rPr>
          <w:rStyle w:val="147"/>
          <w:i w:val="0"/>
          <w:lang w:eastAsia="zh-CN"/>
        </w:rPr>
      </w:pPr>
      <w:r>
        <w:rPr>
          <w:rStyle w:val="147"/>
          <w:i w:val="0"/>
        </w:rPr>
        <w:t>3、params 是路由的一部分，必须要有。</w:t>
      </w:r>
      <w:r>
        <w:rPr>
          <w:rStyle w:val="147"/>
          <w:i w:val="0"/>
          <w:lang w:eastAsia="zh-CN"/>
        </w:rPr>
        <w:t>query 是拼接在 url 后面的参数，没有也没关系</w:t>
      </w:r>
    </w:p>
    <w:p>
      <w:pPr>
        <w:pStyle w:val="114"/>
        <w:rPr>
          <w:lang w:eastAsia="zh-CN"/>
        </w:rPr>
      </w:pPr>
      <w:r>
        <w:rPr>
          <w:rStyle w:val="147"/>
          <w:i w:val="0"/>
          <w:lang w:eastAsia="zh-CN"/>
        </w:rPr>
        <w:t>4、params、query不设置也可以传参，params不设置的时候，刷新页面或者返回参数会丢失</w:t>
      </w:r>
    </w:p>
    <w:p>
      <w:pPr>
        <w:pStyle w:val="97"/>
      </w:pPr>
      <w:r>
        <w:t>23.*** Vue中keep-alive的作用</w:t>
      </w:r>
    </w:p>
    <w:p>
      <w:pPr>
        <w:pStyle w:val="114"/>
        <w:rPr>
          <w:lang w:eastAsia="zh-CN"/>
        </w:rPr>
      </w:pPr>
      <w:r>
        <w:rPr>
          <w:rStyle w:val="113"/>
          <w:i w:val="0"/>
        </w:rPr>
        <w:tab/>
      </w:r>
      <w:r>
        <w:rPr>
          <w:rStyle w:val="113"/>
          <w:i w:val="0"/>
        </w:rPr>
        <w:t>keep-alive 是 vue 内置的一个组件，可以使被包含的组件保留状态或者避免重新渲染。一旦使用 keep-alive 包裹组件，此时mouted，created等钩子函数只会在第一次进入组件时调用，当再次切换回来时将不会调用。</w:t>
      </w:r>
      <w:r>
        <w:rPr>
          <w:rStyle w:val="113"/>
          <w:i w:val="0"/>
          <w:lang w:eastAsia="zh-CN"/>
        </w:rPr>
        <w:t>此时如果我们还想在每一次切换时做一些事情，就需要用到另外的周期函数 actived 和 dectived ，这两个钩子函数只有被 keep-alive 包裹后才会调用</w:t>
      </w:r>
    </w:p>
    <w:p>
      <w:pPr>
        <w:pStyle w:val="97"/>
        <w:rPr>
          <w:lang w:eastAsia="zh-CN"/>
        </w:rPr>
      </w:pPr>
      <w:r>
        <w:rPr>
          <w:lang w:eastAsia="zh-CN"/>
        </w:rPr>
        <w:t>24. Vue 如何实现单页面应用</w:t>
      </w:r>
    </w:p>
    <w:p>
      <w:pPr>
        <w:pStyle w:val="114"/>
        <w:rPr>
          <w:lang w:eastAsia="zh-CN"/>
        </w:rPr>
      </w:pPr>
      <w:r>
        <w:rPr>
          <w:rStyle w:val="113"/>
          <w:i w:val="0"/>
          <w:lang w:eastAsia="zh-CN"/>
        </w:rPr>
        <w:t xml:space="preserve">   通常的 url 地址由以下内容构成:协议名 域名 端口名 路径 参数 哈希值，当哈希值改变，页面不会发生跳转，单页面应用就是利用了这一点，当哈希值改变时通过 location.hash 就能获得相应的哈希值，然后就能调用相应的页面</w:t>
      </w:r>
    </w:p>
    <w:p>
      <w:pPr>
        <w:pStyle w:val="97"/>
        <w:rPr>
          <w:lang w:eastAsia="zh-CN"/>
        </w:rPr>
      </w:pPr>
      <w:r>
        <w:rPr>
          <w:lang w:eastAsia="zh-CN"/>
        </w:rPr>
        <w:t>25. 说明一下封装vue组件的原则和方法</w:t>
      </w:r>
    </w:p>
    <w:p>
      <w:pPr>
        <w:pStyle w:val="114"/>
        <w:rPr>
          <w:rStyle w:val="113"/>
          <w:i w:val="0"/>
          <w:lang w:eastAsia="zh-CN"/>
        </w:rPr>
      </w:pPr>
      <w:r>
        <w:rPr>
          <w:rStyle w:val="113"/>
          <w:i w:val="0"/>
          <w:lang w:eastAsia="zh-CN"/>
        </w:rPr>
        <w:tab/>
      </w:r>
      <w:r>
        <w:rPr>
          <w:rStyle w:val="113"/>
          <w:i w:val="0"/>
          <w:lang w:eastAsia="zh-CN"/>
        </w:rPr>
        <w:t>封装出来的通用组件叫做子组件，引用通用组件的界面叫做父组件</w:t>
      </w:r>
    </w:p>
    <w:p>
      <w:pPr>
        <w:pStyle w:val="114"/>
        <w:rPr>
          <w:rStyle w:val="113"/>
          <w:i w:val="0"/>
          <w:lang w:eastAsia="zh-CN"/>
        </w:rPr>
      </w:pPr>
      <w:r>
        <w:rPr>
          <w:rStyle w:val="113"/>
          <w:i w:val="0"/>
          <w:lang w:eastAsia="zh-CN"/>
        </w:rPr>
        <w:tab/>
      </w:r>
      <w:r>
        <w:rPr>
          <w:rStyle w:val="113"/>
          <w:i w:val="0"/>
          <w:lang w:eastAsia="zh-CN"/>
        </w:rPr>
        <w:t>封装出来的组件必须具有高性能，低耦合的特性</w:t>
      </w:r>
    </w:p>
    <w:p>
      <w:pPr>
        <w:pStyle w:val="114"/>
        <w:rPr>
          <w:lang w:eastAsia="zh-CN"/>
        </w:rPr>
      </w:pPr>
      <w:r>
        <w:rPr>
          <w:rStyle w:val="113"/>
          <w:i w:val="0"/>
          <w:lang w:eastAsia="zh-CN"/>
        </w:rPr>
        <w:tab/>
      </w:r>
      <w:r>
        <w:rPr>
          <w:rStyle w:val="113"/>
          <w:i w:val="0"/>
          <w:lang w:eastAsia="zh-CN"/>
        </w:rPr>
        <w:t>数据从父组件传入:子组件本身不要生成数据，如果需要生成数据，只能在组件内部进行使用，不要传递出去。父组件使用 props 对子组件进行传参。对于通过 props 传入的参数，不建议对其进行操作，因为会同时修改父组件里面的数据(如果去修改的话，控制台中也会报错)，如果需要修改数据，可以传递给父组件，让父组件去修改</w:t>
      </w:r>
    </w:p>
    <w:p>
      <w:pPr>
        <w:pStyle w:val="97"/>
        <w:rPr>
          <w:lang w:eastAsia="zh-CN"/>
        </w:rPr>
      </w:pPr>
      <w:r>
        <w:rPr>
          <w:lang w:eastAsia="zh-CN"/>
        </w:rPr>
        <w:t>26.*** 说出至少4中Vue当中的指令和它的用法？</w:t>
      </w:r>
    </w:p>
    <w:p>
      <w:pPr>
        <w:pStyle w:val="114"/>
        <w:rPr>
          <w:rStyle w:val="113"/>
          <w:rFonts w:hint="eastAsia" w:eastAsiaTheme="minorEastAsia"/>
          <w:i w:val="0"/>
          <w:lang w:eastAsia="zh-CN"/>
        </w:rPr>
      </w:pPr>
      <w:r>
        <w:rPr>
          <w:rStyle w:val="113"/>
          <w:i w:val="0"/>
        </w:rPr>
        <w:t>v-if(判断是否隐藏，用来判断元素是否创建)</w:t>
      </w:r>
    </w:p>
    <w:p>
      <w:pPr>
        <w:pStyle w:val="114"/>
        <w:rPr>
          <w:rStyle w:val="113"/>
          <w:rFonts w:hint="eastAsia" w:eastAsiaTheme="minorEastAsia"/>
          <w:i w:val="0"/>
          <w:lang w:eastAsia="zh-CN"/>
        </w:rPr>
      </w:pPr>
      <w:r>
        <w:rPr>
          <w:rStyle w:val="113"/>
          <w:i w:val="0"/>
        </w:rPr>
        <w:t>v-show(元素的显示隐藏，类似CSS中的display的block和hidden)</w:t>
      </w:r>
    </w:p>
    <w:p>
      <w:pPr>
        <w:pStyle w:val="114"/>
        <w:rPr>
          <w:rStyle w:val="113"/>
          <w:rFonts w:hint="eastAsia" w:eastAsiaTheme="minorEastAsia"/>
          <w:i w:val="0"/>
          <w:lang w:eastAsia="zh-CN"/>
        </w:rPr>
      </w:pPr>
      <w:r>
        <w:rPr>
          <w:rStyle w:val="113"/>
          <w:i w:val="0"/>
        </w:rPr>
        <w:t>v-for(把数据遍历出来)</w:t>
      </w:r>
    </w:p>
    <w:p>
      <w:pPr>
        <w:pStyle w:val="114"/>
        <w:rPr>
          <w:rStyle w:val="113"/>
          <w:rFonts w:hint="eastAsia" w:eastAsiaTheme="minorEastAsia"/>
          <w:i w:val="0"/>
          <w:lang w:eastAsia="zh-CN"/>
        </w:rPr>
      </w:pPr>
      <w:r>
        <w:rPr>
          <w:rStyle w:val="113"/>
          <w:i w:val="0"/>
        </w:rPr>
        <w:t>v-bind(绑定属性)</w:t>
      </w:r>
    </w:p>
    <w:p>
      <w:pPr>
        <w:pStyle w:val="114"/>
      </w:pPr>
      <w:r>
        <w:rPr>
          <w:rStyle w:val="113"/>
          <w:i w:val="0"/>
        </w:rPr>
        <w:t>v-model(实现双向绑定)</w:t>
      </w:r>
    </w:p>
    <w:p>
      <w:pPr>
        <w:pStyle w:val="97"/>
        <w:rPr>
          <w:lang w:eastAsia="zh-CN"/>
        </w:rPr>
      </w:pPr>
      <w:r>
        <w:rPr>
          <w:lang w:eastAsia="zh-CN"/>
        </w:rPr>
        <w:t>27.*** Vuex是什么？怎么使用？描述使用它登录功能的流程？</w:t>
      </w:r>
    </w:p>
    <w:p>
      <w:pPr>
        <w:pStyle w:val="114"/>
        <w:rPr>
          <w:rStyle w:val="113"/>
          <w:i w:val="0"/>
          <w:lang w:eastAsia="zh-CN"/>
        </w:rPr>
      </w:pPr>
      <w:r>
        <w:rPr>
          <w:rStyle w:val="113"/>
          <w:i w:val="0"/>
          <w:lang w:eastAsia="zh-CN"/>
        </w:rPr>
        <w:t>vue 框架中状态管理。在main.js引入 store 注入。新建一个目录store，...，export。</w:t>
      </w:r>
    </w:p>
    <w:p>
      <w:pPr>
        <w:pStyle w:val="114"/>
        <w:rPr>
          <w:lang w:eastAsia="zh-CN"/>
        </w:rPr>
      </w:pPr>
      <w:r>
        <w:rPr>
          <w:rStyle w:val="113"/>
          <w:i w:val="0"/>
          <w:lang w:eastAsia="zh-CN"/>
        </w:rPr>
        <w:t>场景有:单页应用中，组件之间的状态。音乐播放，登录状态，加入购物车</w:t>
      </w:r>
    </w:p>
    <w:p>
      <w:pPr>
        <w:pStyle w:val="97"/>
        <w:rPr>
          <w:lang w:eastAsia="zh-CN"/>
        </w:rPr>
      </w:pPr>
      <w:r>
        <w:rPr>
          <w:lang w:eastAsia="zh-CN"/>
        </w:rPr>
        <w:t>28.*** 谈谈vue生命周期函数？vue的实例选项对象？谈谈动态数据绑定的原理是什么？如何切换路由。有哪些方法传值到下一个页面，区别是什么？</w:t>
      </w:r>
    </w:p>
    <w:p>
      <w:pPr>
        <w:pStyle w:val="114"/>
        <w:rPr>
          <w:rStyle w:val="113"/>
          <w:rFonts w:hint="eastAsia" w:eastAsiaTheme="minorEastAsia"/>
          <w:i w:val="0"/>
          <w:lang w:eastAsia="zh-CN"/>
        </w:rPr>
      </w:pPr>
      <w:r>
        <w:rPr>
          <w:rStyle w:val="113"/>
          <w:i w:val="0"/>
        </w:rPr>
        <w:t>生命周期函数总共分为8个阶段，beforecreate,created, beforeMount,Mounted, beforeUpdate,Updeated,  beforeDestory,destoryed。</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创建前/后: 在 beforeCreate 阶段，vue实例的挂载元素$el和数据对象data都为undefined，还未初始化。在 created 阶段，vue实例的数据对象data有了，$el还没有。</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载入前/后: 在 beforeMount 阶段，vue实例的$el和data都初始化了，但还是挂载之前为虚拟的dom节点，data.message还未替换。在 mounted 阶段，vue实例挂载完成，data.message成功渲染。</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更新前/后: 当data变化时，会触发 beforeUpdate 和 Updated 方法。</w:t>
      </w:r>
    </w:p>
    <w:p>
      <w:pPr>
        <w:pStyle w:val="114"/>
        <w:rPr>
          <w:rStyle w:val="113"/>
          <w:rFonts w:hint="eastAsia" w:eastAsiaTheme="minorEastAsia"/>
          <w:i w:val="0"/>
          <w:lang w:eastAsia="zh-CN"/>
        </w:rPr>
      </w:pPr>
    </w:p>
    <w:p>
      <w:pPr>
        <w:pStyle w:val="114"/>
        <w:rPr>
          <w:lang w:eastAsia="zh-CN"/>
        </w:rPr>
      </w:pPr>
      <w:r>
        <w:rPr>
          <w:rStyle w:val="113"/>
          <w:i w:val="0"/>
          <w:lang w:eastAsia="zh-CN"/>
        </w:rPr>
        <w:t>销毁前/后: 在执行destory方法后，对data的改变不会再触发周期函数,说明此时vue实例已经解除了事件监听以及和dom的绑定，但是dom结构依然存在。</w:t>
      </w:r>
    </w:p>
    <w:p>
      <w:pPr>
        <w:pStyle w:val="97"/>
      </w:pPr>
      <w:r>
        <w:t>29.*** Vue-loader解释一下</w:t>
      </w:r>
    </w:p>
    <w:p>
      <w:pPr>
        <w:pStyle w:val="114"/>
      </w:pPr>
      <w:r>
        <w:rPr>
          <w:rStyle w:val="113"/>
          <w:i w:val="0"/>
        </w:rPr>
        <w:t>解析和转换 .vue 文件，提取出其中的逻辑代码 script、样式代码 style、以及 HTML 模板 template，再分别把它们交给对应的 Loader 去处理。</w:t>
      </w:r>
    </w:p>
    <w:p>
      <w:pPr>
        <w:pStyle w:val="97"/>
        <w:rPr>
          <w:lang w:eastAsia="zh-CN"/>
        </w:rPr>
      </w:pPr>
      <w:r>
        <w:rPr>
          <w:lang w:eastAsia="zh-CN"/>
        </w:rPr>
        <w:t>30.** 用vue封装个组件，可以自定义里面有多少个input</w:t>
      </w:r>
    </w:p>
    <w:p>
      <w:pPr>
        <w:pStyle w:val="114"/>
        <w:rPr>
          <w:lang w:eastAsia="zh-CN"/>
        </w:rPr>
      </w:pPr>
    </w:p>
    <w:p>
      <w:pPr>
        <w:pStyle w:val="97"/>
        <w:rPr>
          <w:lang w:eastAsia="zh-CN"/>
        </w:rPr>
      </w:pPr>
      <w:r>
        <w:rPr>
          <w:lang w:eastAsia="zh-CN"/>
        </w:rPr>
        <w:t>31.*** 用过插槽吗？用的是具名插槽还是匿名插槽</w:t>
      </w:r>
    </w:p>
    <w:p>
      <w:pPr>
        <w:pStyle w:val="114"/>
        <w:rPr>
          <w:lang w:eastAsia="zh-CN"/>
        </w:rPr>
      </w:pPr>
      <w:r>
        <w:rPr>
          <w:rStyle w:val="113"/>
          <w:i w:val="0"/>
          <w:lang w:eastAsia="zh-CN"/>
        </w:rPr>
        <w:t>都用过。插槽相当于预留了一个位置，可以将我们书写在组件内的内容放入，写一个插槽就会将组件内的内容替换一次，两次则替换两次。为了自定义插槽的位置我们可以给插槽取名，它会根据插槽名来插入内容，一一对应。</w:t>
      </w:r>
    </w:p>
    <w:p>
      <w:pPr>
        <w:pStyle w:val="97"/>
        <w:rPr>
          <w:lang w:eastAsia="zh-CN"/>
        </w:rPr>
      </w:pPr>
      <w:r>
        <w:rPr>
          <w:lang w:eastAsia="zh-CN"/>
        </w:rPr>
        <w:t>32.*** Vue-cli运行的命令行</w:t>
      </w:r>
    </w:p>
    <w:p>
      <w:pPr>
        <w:pStyle w:val="114"/>
        <w:rPr>
          <w:lang w:eastAsia="zh-CN"/>
        </w:rPr>
      </w:pPr>
      <w:r>
        <w:rPr>
          <w:rStyle w:val="113"/>
          <w:i w:val="0"/>
          <w:lang w:eastAsia="zh-CN"/>
        </w:rPr>
        <w:t>npm run serve</w:t>
      </w:r>
    </w:p>
    <w:p>
      <w:pPr>
        <w:pStyle w:val="97"/>
        <w:rPr>
          <w:lang w:eastAsia="zh-CN"/>
        </w:rPr>
      </w:pPr>
      <w:r>
        <w:rPr>
          <w:lang w:eastAsia="zh-CN"/>
        </w:rPr>
        <w:t>33.*** Vue 路由守卫</w:t>
      </w:r>
    </w:p>
    <w:p>
      <w:pPr>
        <w:pStyle w:val="114"/>
        <w:rPr>
          <w:rStyle w:val="113"/>
          <w:i w:val="0"/>
          <w:lang w:eastAsia="zh-CN"/>
        </w:rPr>
      </w:pPr>
      <w:r>
        <w:rPr>
          <w:rStyle w:val="113"/>
          <w:i w:val="0"/>
          <w:lang w:eastAsia="zh-CN"/>
        </w:rPr>
        <w:t>vue-router 提供的导航守卫主要用来对路由的跳转进行监控，控制它的跳转或取消，路由守卫有全局的，单个路由独享的，或者组件级的。导航钩子有3个参数:</w:t>
      </w:r>
    </w:p>
    <w:p>
      <w:pPr>
        <w:pStyle w:val="114"/>
        <w:rPr>
          <w:rStyle w:val="113"/>
          <w:i w:val="0"/>
          <w:lang w:eastAsia="zh-CN"/>
        </w:rPr>
      </w:pPr>
      <w:r>
        <w:rPr>
          <w:rStyle w:val="113"/>
          <w:i w:val="0"/>
          <w:lang w:eastAsia="zh-CN"/>
        </w:rPr>
        <w:t>1、to:即将要进入的目标路由对象</w:t>
      </w:r>
    </w:p>
    <w:p>
      <w:pPr>
        <w:pStyle w:val="114"/>
        <w:rPr>
          <w:rStyle w:val="113"/>
          <w:i w:val="0"/>
          <w:lang w:eastAsia="zh-CN"/>
        </w:rPr>
      </w:pPr>
      <w:r>
        <w:rPr>
          <w:rStyle w:val="113"/>
          <w:i w:val="0"/>
          <w:lang w:eastAsia="zh-CN"/>
        </w:rPr>
        <w:t>2、from:当前导航即将要离开的路由对象</w:t>
      </w:r>
    </w:p>
    <w:p>
      <w:pPr>
        <w:pStyle w:val="114"/>
        <w:rPr>
          <w:lang w:eastAsia="zh-CN"/>
        </w:rPr>
      </w:pPr>
      <w:r>
        <w:rPr>
          <w:rStyle w:val="113"/>
          <w:i w:val="0"/>
          <w:lang w:eastAsia="zh-CN"/>
        </w:rPr>
        <w:t>3、next:调用该方法后，才能进入下一个钩子函数(afterEach)</w:t>
      </w:r>
    </w:p>
    <w:p>
      <w:pPr>
        <w:pStyle w:val="97"/>
        <w:rPr>
          <w:lang w:eastAsia="zh-CN"/>
        </w:rPr>
      </w:pPr>
      <w:r>
        <w:rPr>
          <w:lang w:eastAsia="zh-CN"/>
        </w:rPr>
        <w:t>34.** Vue中如何实现子组件内的css样式名在项目中绝对唯一性</w:t>
      </w:r>
    </w:p>
    <w:p>
      <w:pPr>
        <w:pStyle w:val="114"/>
        <w:rPr>
          <w:lang w:eastAsia="zh-CN"/>
        </w:rPr>
      </w:pPr>
      <w:r>
        <w:rPr>
          <w:rStyle w:val="113"/>
          <w:i w:val="0"/>
          <w:lang w:eastAsia="zh-CN"/>
        </w:rPr>
        <w:t>在style标签加上scoped属性</w:t>
      </w:r>
    </w:p>
    <w:p>
      <w:pPr>
        <w:pStyle w:val="97"/>
        <w:rPr>
          <w:lang w:eastAsia="zh-CN"/>
        </w:rPr>
      </w:pPr>
      <w:r>
        <w:rPr>
          <w:lang w:eastAsia="zh-CN"/>
        </w:rPr>
        <w:t>35.</w:t>
      </w:r>
      <w:r>
        <w:rPr>
          <w:b/>
          <w:bCs/>
          <w:lang w:eastAsia="zh-CN"/>
        </w:rPr>
        <w:t>*</w:t>
      </w:r>
      <w:r>
        <w:rPr>
          <w:lang w:eastAsia="zh-CN"/>
        </w:rPr>
        <w:t xml:space="preserve"> Vue3中的双向数据绑定 proxy</w:t>
      </w:r>
    </w:p>
    <w:p>
      <w:pPr>
        <w:pStyle w:val="114"/>
        <w:rPr>
          <w:lang w:eastAsia="zh-CN"/>
        </w:rPr>
      </w:pPr>
      <w:r>
        <w:rPr>
          <w:rStyle w:val="113"/>
          <w:i w:val="0"/>
          <w:lang w:eastAsia="zh-CN"/>
        </w:rPr>
        <w:tab/>
      </w:r>
      <w:r>
        <w:rPr>
          <w:rStyle w:val="113"/>
          <w:i w:val="0"/>
          <w:lang w:eastAsia="zh-CN"/>
        </w:rPr>
        <w:t>proxy 相当于在目标对象之前架设一层“拦截”，外界对该对象的访问，都必须先通过这层拦截，因此提供了一种机制，可以对外界的访问进行过滤和改写，我们可以这样认为，proxy 是 object.defineProperty 的全方位加强版，它解决了之前 defineProperty 无法监听到数组变化的缺点</w:t>
      </w:r>
    </w:p>
    <w:p>
      <w:pPr>
        <w:pStyle w:val="97"/>
        <w:rPr>
          <w:lang w:eastAsia="zh-CN"/>
        </w:rPr>
      </w:pPr>
      <w:r>
        <w:rPr>
          <w:lang w:eastAsia="zh-CN"/>
        </w:rPr>
        <w:t>36.</w:t>
      </w:r>
      <w:r>
        <w:rPr>
          <w:b/>
          <w:bCs/>
          <w:lang w:eastAsia="zh-CN"/>
        </w:rPr>
        <w:t>*</w:t>
      </w:r>
      <w:r>
        <w:rPr>
          <w:lang w:eastAsia="zh-CN"/>
        </w:rPr>
        <w:t xml:space="preserve"> Vue 和 React中diff算法区别</w:t>
      </w:r>
    </w:p>
    <w:p>
      <w:pPr>
        <w:pStyle w:val="114"/>
        <w:rPr>
          <w:rStyle w:val="113"/>
          <w:i w:val="0"/>
          <w:lang w:eastAsia="zh-CN"/>
        </w:rPr>
      </w:pPr>
      <w:r>
        <w:rPr>
          <w:rStyle w:val="113"/>
          <w:i w:val="0"/>
          <w:lang w:eastAsia="zh-CN"/>
        </w:rPr>
        <w:tab/>
      </w:r>
      <w:r>
        <w:rPr>
          <w:rStyle w:val="113"/>
          <w:i w:val="0"/>
          <w:lang w:eastAsia="zh-CN"/>
        </w:rPr>
        <w:t>节点对比:vue 当节点元素相同，但是 ClassName 不同，认为是不同类型的元素，删除重建，而react认为是同类型节点，只是修改节点属性</w:t>
      </w:r>
    </w:p>
    <w:p>
      <w:pPr>
        <w:pStyle w:val="114"/>
        <w:rPr>
          <w:lang w:eastAsia="zh-CN"/>
        </w:rPr>
      </w:pPr>
      <w:r>
        <w:rPr>
          <w:rStyle w:val="113"/>
          <w:i w:val="0"/>
          <w:lang w:eastAsia="zh-CN"/>
        </w:rPr>
        <w:tab/>
      </w:r>
      <w:r>
        <w:rPr>
          <w:rStyle w:val="113"/>
          <w:i w:val="0"/>
          <w:lang w:eastAsia="zh-CN"/>
        </w:rPr>
        <w:t>列表对比:vue 采用的是两端到中间比对的方式，而react采用的是从左到右依次对比的方式。总体上，vue的方式比较高效</w:t>
      </w:r>
    </w:p>
    <w:p>
      <w:pPr>
        <w:pStyle w:val="97"/>
        <w:rPr>
          <w:lang w:eastAsia="zh-CN"/>
        </w:rPr>
      </w:pPr>
      <w:r>
        <w:rPr>
          <w:lang w:eastAsia="zh-CN"/>
        </w:rPr>
        <w:t>37.*** 请你说一下 Vue 中 create 和 mount 的区别</w:t>
      </w:r>
    </w:p>
    <w:p>
      <w:pPr>
        <w:pStyle w:val="114"/>
        <w:rPr>
          <w:lang w:eastAsia="zh-CN"/>
        </w:rPr>
      </w:pPr>
      <w:r>
        <w:rPr>
          <w:rStyle w:val="113"/>
          <w:i w:val="0"/>
          <w:lang w:eastAsia="zh-CN"/>
        </w:rPr>
        <w:tab/>
      </w:r>
      <w:r>
        <w:rPr>
          <w:rStyle w:val="113"/>
          <w:i w:val="0"/>
          <w:lang w:eastAsia="zh-CN"/>
        </w:rPr>
        <w:t>create 为组件初始化阶段，在此阶段主要完成数据观测(data observe),属性和方法的运算,挂载阶段还没开始，此时还未生成真实的 DOM，也就无法获取和操作 DOM 元素。而 mount 主要完成从虚拟 DOM 到真实 DOM 的转换挂载，此时 html 已经渲染出来了，所以可以直接操作dom节点。</w:t>
      </w:r>
    </w:p>
    <w:p>
      <w:pPr>
        <w:pStyle w:val="97"/>
        <w:rPr>
          <w:lang w:eastAsia="zh-CN"/>
        </w:rPr>
      </w:pPr>
      <w:r>
        <w:rPr>
          <w:lang w:eastAsia="zh-CN"/>
        </w:rPr>
        <w:t xml:space="preserve"> 38. Object.defineProperty 有什么缺点</w:t>
      </w:r>
    </w:p>
    <w:p>
      <w:pPr>
        <w:pStyle w:val="114"/>
        <w:rPr>
          <w:rStyle w:val="113"/>
          <w:i w:val="0"/>
          <w:lang w:eastAsia="zh-CN"/>
        </w:rPr>
      </w:pPr>
      <w:r>
        <w:rPr>
          <w:rStyle w:val="113"/>
          <w:i w:val="0"/>
          <w:lang w:eastAsia="zh-CN"/>
        </w:rPr>
        <w:t>1、无法监听到数组下标的变化，导致通过数组下标添加元素或删除元素时，不能实时响应</w:t>
      </w:r>
    </w:p>
    <w:p>
      <w:pPr>
        <w:pStyle w:val="114"/>
        <w:rPr>
          <w:lang w:eastAsia="zh-CN"/>
        </w:rPr>
      </w:pPr>
      <w:r>
        <w:rPr>
          <w:rStyle w:val="113"/>
          <w:i w:val="0"/>
          <w:lang w:eastAsia="zh-CN"/>
        </w:rPr>
        <w:t>2、只能劫持对象的属性，从而需要导致对每个对象，每个属性进行遍历，如果层级比较深，还需要深度遍历，使用递归。</w:t>
      </w:r>
    </w:p>
    <w:p>
      <w:pPr>
        <w:pStyle w:val="97"/>
        <w:rPr>
          <w:lang w:eastAsia="zh-CN"/>
        </w:rPr>
      </w:pPr>
      <w:r>
        <w:rPr>
          <w:lang w:eastAsia="zh-CN"/>
        </w:rPr>
        <w:t>39. axios 是什么？怎么使用？描述使用它登录功能的流程？</w:t>
      </w:r>
    </w:p>
    <w:p>
      <w:pPr>
        <w:pStyle w:val="114"/>
        <w:rPr>
          <w:lang w:eastAsia="zh-CN"/>
        </w:rPr>
      </w:pPr>
      <w:r>
        <w:rPr>
          <w:rStyle w:val="113"/>
          <w:i w:val="0"/>
          <w:lang w:eastAsia="zh-CN"/>
        </w:rPr>
        <w:tab/>
      </w:r>
      <w:r>
        <w:rPr>
          <w:rStyle w:val="113"/>
          <w:i w:val="0"/>
          <w:lang w:eastAsia="zh-CN"/>
        </w:rPr>
        <w:t>axios 是请求后台资源的模块。通过 cnpm i axios --save 来安装。使用axios时，在大多数情况下我们需要封装拦截器，在实现登录的过程中我们一般在请求拦截器中来加入 token，在响应请求器中通过判断后端返回的状态码来对返回的数据进行不同的处理</w:t>
      </w:r>
    </w:p>
    <w:p>
      <w:pPr>
        <w:pStyle w:val="97"/>
        <w:rPr>
          <w:lang w:eastAsia="zh-CN"/>
        </w:rPr>
      </w:pPr>
      <w:r>
        <w:rPr>
          <w:lang w:eastAsia="zh-CN"/>
        </w:rPr>
        <w:t>40.</w:t>
      </w:r>
      <w:r>
        <w:rPr>
          <w:b/>
          <w:bCs/>
          <w:lang w:eastAsia="zh-CN"/>
        </w:rPr>
        <w:t>*</w:t>
      </w:r>
      <w:r>
        <w:rPr>
          <w:lang w:eastAsia="zh-CN"/>
        </w:rPr>
        <w:t xml:space="preserve"> Vue 中父页面(组件)与子组件相互传参</w:t>
      </w:r>
    </w:p>
    <w:p>
      <w:pPr>
        <w:pStyle w:val="114"/>
        <w:rPr>
          <w:rStyle w:val="113"/>
          <w:i w:val="0"/>
          <w:lang w:eastAsia="zh-CN"/>
        </w:rPr>
      </w:pPr>
      <w:r>
        <w:rPr>
          <w:rStyle w:val="113"/>
          <w:i w:val="0"/>
          <w:lang w:eastAsia="zh-CN"/>
        </w:rPr>
        <w:t>vue 中父页面(组件)与子组件相互传参:</w:t>
      </w:r>
    </w:p>
    <w:p>
      <w:pPr>
        <w:pStyle w:val="114"/>
        <w:rPr>
          <w:rStyle w:val="113"/>
          <w:i w:val="0"/>
          <w:lang w:eastAsia="zh-CN"/>
        </w:rPr>
      </w:pPr>
      <w:r>
        <w:rPr>
          <w:rStyle w:val="113"/>
          <w:i w:val="0"/>
          <w:lang w:eastAsia="zh-CN"/>
        </w:rPr>
        <w:t>父页面(组件)给子组件传参:</w:t>
      </w:r>
    </w:p>
    <w:p>
      <w:pPr>
        <w:pStyle w:val="114"/>
        <w:rPr>
          <w:rStyle w:val="113"/>
          <w:i w:val="0"/>
          <w:lang w:eastAsia="zh-CN"/>
        </w:rPr>
      </w:pPr>
      <w:r>
        <w:rPr>
          <w:rStyle w:val="113"/>
          <w:i w:val="0"/>
          <w:lang w:eastAsia="zh-CN"/>
        </w:rPr>
        <w:t>1、在父页面(组件)上自定义属性，在子组件上使用 props 属性接受</w:t>
      </w:r>
    </w:p>
    <w:p>
      <w:pPr>
        <w:pStyle w:val="114"/>
        <w:rPr>
          <w:rStyle w:val="113"/>
          <w:i w:val="0"/>
          <w:lang w:eastAsia="zh-CN"/>
        </w:rPr>
      </w:pPr>
      <w:r>
        <w:rPr>
          <w:rStyle w:val="113"/>
          <w:i w:val="0"/>
          <w:lang w:eastAsia="zh-CN"/>
        </w:rPr>
        <w:t>2、props 属性写成一个数组 数组中是自定义属性名</w:t>
      </w:r>
    </w:p>
    <w:p>
      <w:pPr>
        <w:pStyle w:val="114"/>
        <w:rPr>
          <w:rStyle w:val="113"/>
          <w:i w:val="0"/>
          <w:lang w:eastAsia="zh-CN"/>
        </w:rPr>
      </w:pPr>
      <w:r>
        <w:rPr>
          <w:rStyle w:val="113"/>
          <w:i w:val="0"/>
          <w:lang w:eastAsia="zh-CN"/>
        </w:rPr>
        <w:t>3、props 中的值可以和 data 中的值一样使用</w:t>
      </w:r>
    </w:p>
    <w:p>
      <w:pPr>
        <w:pStyle w:val="114"/>
        <w:rPr>
          <w:rStyle w:val="113"/>
          <w:i w:val="0"/>
          <w:lang w:eastAsia="zh-CN"/>
        </w:rPr>
      </w:pPr>
    </w:p>
    <w:p>
      <w:pPr>
        <w:pStyle w:val="114"/>
        <w:rPr>
          <w:rStyle w:val="113"/>
          <w:i w:val="0"/>
          <w:lang w:eastAsia="zh-CN"/>
        </w:rPr>
      </w:pPr>
      <w:r>
        <w:rPr>
          <w:rStyle w:val="113"/>
          <w:i w:val="0"/>
          <w:lang w:eastAsia="zh-CN"/>
        </w:rPr>
        <w:t>子组件给父页面(组件)传参:</w:t>
      </w:r>
    </w:p>
    <w:p>
      <w:pPr>
        <w:pStyle w:val="114"/>
        <w:rPr>
          <w:rStyle w:val="113"/>
          <w:i w:val="0"/>
          <w:lang w:eastAsia="zh-CN"/>
        </w:rPr>
      </w:pPr>
      <w:r>
        <w:rPr>
          <w:rStyle w:val="113"/>
          <w:i w:val="0"/>
          <w:lang w:eastAsia="zh-CN"/>
        </w:rPr>
        <w:t>1、在子组件中使用 this.$emit 调用在父组件(页面)中自定义的事件</w:t>
      </w:r>
    </w:p>
    <w:p>
      <w:pPr>
        <w:pStyle w:val="114"/>
        <w:rPr>
          <w:rStyle w:val="113"/>
          <w:i w:val="0"/>
          <w:lang w:eastAsia="zh-CN"/>
        </w:rPr>
      </w:pPr>
      <w:r>
        <w:rPr>
          <w:rStyle w:val="113"/>
          <w:i w:val="0"/>
          <w:lang w:eastAsia="zh-CN"/>
        </w:rPr>
        <w:t>2、自定义事件触发一个方法，方法的参数可以接受到值</w:t>
      </w:r>
    </w:p>
    <w:p>
      <w:pPr>
        <w:pStyle w:val="114"/>
        <w:rPr>
          <w:lang w:eastAsia="zh-CN"/>
        </w:rPr>
      </w:pPr>
      <w:r>
        <w:rPr>
          <w:rStyle w:val="113"/>
          <w:i w:val="0"/>
          <w:lang w:eastAsia="zh-CN"/>
        </w:rPr>
        <w:t>3、this.$emit('事件名'，'传参')</w:t>
      </w:r>
    </w:p>
    <w:p>
      <w:pPr>
        <w:pStyle w:val="97"/>
        <w:rPr>
          <w:lang w:eastAsia="zh-CN"/>
        </w:rPr>
      </w:pPr>
      <w:r>
        <w:rPr>
          <w:lang w:eastAsia="zh-CN"/>
        </w:rPr>
        <w:t>41.*** 路由懒加载</w:t>
      </w:r>
    </w:p>
    <w:p>
      <w:pPr>
        <w:pStyle w:val="114"/>
        <w:rPr>
          <w:lang w:eastAsia="zh-CN"/>
        </w:rPr>
      </w:pPr>
      <w:r>
        <w:rPr>
          <w:rStyle w:val="113"/>
          <w:i w:val="0"/>
          <w:lang w:eastAsia="zh-CN"/>
        </w:rPr>
        <w:tab/>
      </w:r>
      <w:r>
        <w:rPr>
          <w:rStyle w:val="113"/>
          <w:i w:val="0"/>
          <w:lang w:eastAsia="zh-CN"/>
        </w:rPr>
        <w:t>把不同路由对应的组件分割不同的代码块，然后当路由被访问时才加载对应的组件就是路由的懒加载，可以加快项目的加载速度，提高效率。通过这种格式来导入组件 const foo = () =&gt; import('./foo.vue')</w:t>
      </w:r>
    </w:p>
    <w:p>
      <w:pPr>
        <w:pStyle w:val="97"/>
        <w:rPr>
          <w:lang w:eastAsia="zh-CN"/>
        </w:rPr>
      </w:pPr>
      <w:r>
        <w:rPr>
          <w:lang w:eastAsia="zh-CN"/>
        </w:rPr>
        <w:t>42. computed 和 watcher 的区别? wtach实现原理？watch有几种写法？</w:t>
      </w:r>
    </w:p>
    <w:p>
      <w:pPr>
        <w:pStyle w:val="114"/>
        <w:rPr>
          <w:rStyle w:val="113"/>
          <w:i w:val="0"/>
          <w:lang w:eastAsia="zh-CN"/>
        </w:rPr>
      </w:pPr>
      <w:r>
        <w:rPr>
          <w:rStyle w:val="113"/>
          <w:i w:val="0"/>
          <w:lang w:eastAsia="zh-CN"/>
        </w:rPr>
        <w:t>计算属性 computed:</w:t>
      </w:r>
    </w:p>
    <w:p>
      <w:pPr>
        <w:pStyle w:val="114"/>
        <w:rPr>
          <w:rStyle w:val="113"/>
          <w:i w:val="0"/>
          <w:lang w:eastAsia="zh-CN"/>
        </w:rPr>
      </w:pPr>
      <w:r>
        <w:rPr>
          <w:rStyle w:val="113"/>
          <w:i w:val="0"/>
          <w:lang w:eastAsia="zh-CN"/>
        </w:rPr>
        <w:t>1.支持缓存，只有当依赖数据发生改变，才会重新进行计算</w:t>
      </w:r>
    </w:p>
    <w:p>
      <w:pPr>
        <w:pStyle w:val="114"/>
        <w:rPr>
          <w:rStyle w:val="113"/>
          <w:i w:val="0"/>
          <w:lang w:eastAsia="zh-CN"/>
        </w:rPr>
      </w:pPr>
      <w:r>
        <w:rPr>
          <w:rStyle w:val="113"/>
          <w:i w:val="0"/>
          <w:lang w:eastAsia="zh-CN"/>
        </w:rPr>
        <w:t>2.不支持异步，当 computed 内有异步操作时无效，无法监听数据的变化</w:t>
      </w:r>
    </w:p>
    <w:p>
      <w:pPr>
        <w:pStyle w:val="114"/>
        <w:rPr>
          <w:rStyle w:val="113"/>
          <w:i w:val="0"/>
          <w:lang w:eastAsia="zh-CN"/>
        </w:rPr>
      </w:pPr>
      <w:r>
        <w:rPr>
          <w:rStyle w:val="113"/>
          <w:i w:val="0"/>
          <w:lang w:eastAsia="zh-CN"/>
        </w:rPr>
        <w:t>3.computed 属性值会默认走缓存，计算属性是基于它们的响应式依赖进行缓存的，也就是基于 data 中声明过或者父组件传递的 props 中的数据通过计算得到的值</w:t>
      </w:r>
    </w:p>
    <w:p>
      <w:pPr>
        <w:pStyle w:val="114"/>
        <w:rPr>
          <w:rStyle w:val="113"/>
          <w:i w:val="0"/>
          <w:lang w:eastAsia="zh-CN"/>
        </w:rPr>
      </w:pPr>
      <w:r>
        <w:rPr>
          <w:rStyle w:val="113"/>
          <w:i w:val="0"/>
          <w:lang w:eastAsia="zh-CN"/>
        </w:rPr>
        <w:t>4.如果一个属性是由其他属性计算而来的，这个属性依赖其他属性，是一个多对一或者一对一，一般用 computed</w:t>
      </w:r>
    </w:p>
    <w:p>
      <w:pPr>
        <w:pStyle w:val="114"/>
        <w:rPr>
          <w:rStyle w:val="113"/>
          <w:i w:val="0"/>
          <w:lang w:eastAsia="zh-CN"/>
        </w:rPr>
      </w:pPr>
      <w:r>
        <w:rPr>
          <w:rStyle w:val="113"/>
          <w:i w:val="0"/>
          <w:lang w:eastAsia="zh-CN"/>
        </w:rPr>
        <w:t>5.如果 computed 属性属性值是函数,那么默认会走 get 方法；函数的返回值就是属性的属性值；在 computed 中的属性都有一个 get 和一个 set 方法，当数据变化时，调用 set 方法</w:t>
      </w:r>
    </w:p>
    <w:p>
      <w:pPr>
        <w:pStyle w:val="114"/>
        <w:rPr>
          <w:rStyle w:val="113"/>
          <w:i w:val="0"/>
          <w:lang w:eastAsia="zh-CN"/>
        </w:rPr>
      </w:pPr>
    </w:p>
    <w:p>
      <w:pPr>
        <w:pStyle w:val="114"/>
        <w:rPr>
          <w:rStyle w:val="113"/>
          <w:i w:val="0"/>
          <w:lang w:eastAsia="zh-CN"/>
        </w:rPr>
      </w:pPr>
      <w:r>
        <w:rPr>
          <w:rStyle w:val="113"/>
          <w:i w:val="0"/>
          <w:lang w:eastAsia="zh-CN"/>
        </w:rPr>
        <w:t>侦听属性watch:</w:t>
      </w:r>
    </w:p>
    <w:p>
      <w:pPr>
        <w:pStyle w:val="114"/>
        <w:rPr>
          <w:rStyle w:val="113"/>
          <w:i w:val="0"/>
          <w:lang w:eastAsia="zh-CN"/>
        </w:rPr>
      </w:pPr>
      <w:r>
        <w:rPr>
          <w:rStyle w:val="113"/>
          <w:i w:val="0"/>
          <w:lang w:eastAsia="zh-CN"/>
        </w:rPr>
        <w:t>1.不支持缓存，数据变化直接会触发相应的操作</w:t>
      </w:r>
    </w:p>
    <w:p>
      <w:pPr>
        <w:pStyle w:val="114"/>
        <w:rPr>
          <w:rStyle w:val="113"/>
          <w:i w:val="0"/>
          <w:lang w:eastAsia="zh-CN"/>
        </w:rPr>
      </w:pPr>
      <w:r>
        <w:rPr>
          <w:rStyle w:val="113"/>
          <w:i w:val="0"/>
          <w:lang w:eastAsia="zh-CN"/>
        </w:rPr>
        <w:t>2.watch支持异步</w:t>
      </w:r>
    </w:p>
    <w:p>
      <w:pPr>
        <w:pStyle w:val="114"/>
        <w:rPr>
          <w:rStyle w:val="113"/>
          <w:i w:val="0"/>
          <w:lang w:eastAsia="zh-CN"/>
        </w:rPr>
      </w:pPr>
      <w:r>
        <w:rPr>
          <w:rStyle w:val="113"/>
          <w:i w:val="0"/>
          <w:lang w:eastAsia="zh-CN"/>
        </w:rPr>
        <w:t>3.监听的函数接受两个参数，第一个参数是最新的值；第二个参数是输入之前的值</w:t>
      </w:r>
    </w:p>
    <w:p>
      <w:pPr>
        <w:pStyle w:val="114"/>
        <w:rPr>
          <w:rStyle w:val="113"/>
          <w:i w:val="0"/>
          <w:lang w:eastAsia="zh-CN"/>
        </w:rPr>
      </w:pPr>
      <w:r>
        <w:rPr>
          <w:rStyle w:val="113"/>
          <w:i w:val="0"/>
          <w:lang w:eastAsia="zh-CN"/>
        </w:rPr>
        <w:t>4.当一个属性发生变化时，需要执行对应的操作；一对多</w:t>
      </w:r>
    </w:p>
    <w:p>
      <w:pPr>
        <w:pStyle w:val="114"/>
        <w:rPr>
          <w:rStyle w:val="113"/>
          <w:i w:val="0"/>
          <w:lang w:eastAsia="zh-CN"/>
        </w:rPr>
      </w:pPr>
      <w:r>
        <w:rPr>
          <w:rStyle w:val="113"/>
          <w:i w:val="0"/>
          <w:lang w:eastAsia="zh-CN"/>
        </w:rPr>
        <w:t>5.监听数据必须是 data 中声明过或者父组件传递过来的 props 中的数据，当数据变化时，触发其他操作，函数有两个参数:</w:t>
      </w:r>
    </w:p>
    <w:p>
      <w:pPr>
        <w:pStyle w:val="114"/>
        <w:rPr>
          <w:rStyle w:val="113"/>
          <w:i w:val="0"/>
          <w:lang w:eastAsia="zh-CN"/>
        </w:rPr>
      </w:pPr>
      <w:r>
        <w:rPr>
          <w:rStyle w:val="113"/>
          <w:i w:val="0"/>
          <w:lang w:eastAsia="zh-CN"/>
        </w:rPr>
        <w:t>immediate:组件加载立即触发回调函数执行</w:t>
      </w:r>
    </w:p>
    <w:p>
      <w:pPr>
        <w:pStyle w:val="114"/>
        <w:rPr>
          <w:rStyle w:val="113"/>
          <w:i w:val="0"/>
          <w:lang w:eastAsia="zh-CN"/>
        </w:rPr>
      </w:pPr>
      <w:r>
        <w:rPr>
          <w:rStyle w:val="113"/>
          <w:i w:val="0"/>
          <w:lang w:eastAsia="zh-CN"/>
        </w:rPr>
        <w:t>deep:深度监听，为了发现对象内部值的变化，复杂类型的数据时使用，例如数组中的对象内容的改变，注意监听数组的变动不需要这么做。</w:t>
      </w:r>
    </w:p>
    <w:p>
      <w:pPr>
        <w:pStyle w:val="114"/>
        <w:rPr>
          <w:rStyle w:val="113"/>
          <w:i w:val="0"/>
          <w:lang w:eastAsia="zh-CN"/>
        </w:rPr>
      </w:pPr>
      <w:r>
        <w:rPr>
          <w:rStyle w:val="113"/>
          <w:i w:val="0"/>
          <w:lang w:eastAsia="zh-CN"/>
        </w:rPr>
        <w:t>注意:deep无法监听到数组的变动和对象的新增，参考vue数组变异，只有响应式的方式触发才会被监听到。</w:t>
      </w:r>
    </w:p>
    <w:p>
      <w:pPr>
        <w:pStyle w:val="114"/>
        <w:rPr>
          <w:rStyle w:val="113"/>
          <w:i w:val="0"/>
          <w:lang w:eastAsia="zh-CN"/>
        </w:rPr>
      </w:pPr>
    </w:p>
    <w:p>
      <w:pPr>
        <w:pStyle w:val="114"/>
        <w:rPr>
          <w:rStyle w:val="113"/>
          <w:rFonts w:hint="eastAsia" w:eastAsiaTheme="minorEastAsia"/>
          <w:i w:val="0"/>
          <w:lang w:eastAsia="zh-CN"/>
        </w:rPr>
      </w:pPr>
      <w:r>
        <w:rPr>
          <w:rStyle w:val="113"/>
          <w:i w:val="0"/>
        </w:rPr>
        <w:t>watch工作原理:</w:t>
      </w:r>
    </w:p>
    <w:p>
      <w:pPr>
        <w:pStyle w:val="114"/>
      </w:pPr>
      <w:r>
        <w:rPr>
          <w:rStyle w:val="113"/>
          <w:i w:val="0"/>
        </w:rPr>
        <w:t>watch在一开始初始化的时候，会读取一遍监听的数据的值，此时那个数据就收集到 watch 的 watcher 了然后你给 watch 设置的 handler，watch 会放入 watcher 的更新函数中，当数据改变时，通知 watch 的 watcher 进行更新，于是你设置的 handler 就被调用了</w:t>
      </w:r>
    </w:p>
    <w:p>
      <w:pPr>
        <w:pStyle w:val="97"/>
        <w:rPr>
          <w:lang w:eastAsia="zh-CN"/>
        </w:rPr>
      </w:pPr>
      <w:r>
        <w:rPr>
          <w:lang w:eastAsia="zh-CN"/>
        </w:rPr>
        <w:t>44. 如果你是leader，做管理系统项目 Vue 和 React 怎么选择？</w:t>
      </w:r>
    </w:p>
    <w:p>
      <w:pPr>
        <w:pStyle w:val="114"/>
        <w:rPr>
          <w:rStyle w:val="113"/>
          <w:i w:val="0"/>
          <w:lang w:eastAsia="zh-CN"/>
        </w:rPr>
      </w:pPr>
      <w:r>
        <w:rPr>
          <w:rStyle w:val="113"/>
          <w:i w:val="0"/>
          <w:lang w:eastAsia="zh-CN"/>
        </w:rPr>
        <w:t>评估项目成员的水平，如果成员js基础较好，编码能力较强则选择 React，否则Vue</w:t>
      </w:r>
    </w:p>
    <w:p>
      <w:pPr>
        <w:pStyle w:val="114"/>
        <w:rPr>
          <w:rStyle w:val="113"/>
          <w:i w:val="0"/>
          <w:lang w:eastAsia="zh-CN"/>
        </w:rPr>
      </w:pPr>
      <w:r>
        <w:rPr>
          <w:rStyle w:val="113"/>
          <w:i w:val="0"/>
          <w:lang w:eastAsia="zh-CN"/>
        </w:rPr>
        <w:t>评估系统的大小，如果想构建生态系统，则选择React，如果要求快，简单和“能用就行”，则选择Vue</w:t>
      </w:r>
    </w:p>
    <w:p>
      <w:pPr>
        <w:pStyle w:val="114"/>
        <w:rPr>
          <w:lang w:eastAsia="zh-CN"/>
        </w:rPr>
      </w:pPr>
      <w:r>
        <w:rPr>
          <w:rStyle w:val="113"/>
          <w:i w:val="0"/>
          <w:lang w:eastAsia="zh-CN"/>
        </w:rPr>
        <w:t>评估系统运行环境，如果你想要一个同时适用于web端和原生APP的框架，请选择React</w:t>
      </w:r>
    </w:p>
    <w:p>
      <w:pPr>
        <w:pStyle w:val="97"/>
        <w:rPr>
          <w:lang w:eastAsia="zh-CN"/>
        </w:rPr>
      </w:pPr>
      <w:r>
        <w:rPr>
          <w:lang w:eastAsia="zh-CN"/>
        </w:rPr>
        <w:t>45.*** Vuex的优缺点</w:t>
      </w:r>
    </w:p>
    <w:p>
      <w:pPr>
        <w:pStyle w:val="114"/>
        <w:rPr>
          <w:rStyle w:val="113"/>
          <w:i w:val="0"/>
          <w:lang w:eastAsia="zh-CN"/>
        </w:rPr>
      </w:pPr>
      <w:r>
        <w:rPr>
          <w:rStyle w:val="113"/>
          <w:i w:val="0"/>
          <w:lang w:eastAsia="zh-CN"/>
        </w:rPr>
        <w:tab/>
      </w:r>
      <w:r>
        <w:rPr>
          <w:rStyle w:val="113"/>
          <w:i w:val="0"/>
          <w:lang w:eastAsia="zh-CN"/>
        </w:rPr>
        <w:t>优点: (1) 解决了非父子组件的消息传递(将数据存放在state中)</w:t>
      </w:r>
    </w:p>
    <w:p>
      <w:pPr>
        <w:pStyle w:val="114"/>
        <w:rPr>
          <w:rStyle w:val="113"/>
          <w:i w:val="0"/>
          <w:lang w:eastAsia="zh-CN"/>
        </w:rPr>
      </w:pPr>
      <w:r>
        <w:rPr>
          <w:rStyle w:val="113"/>
          <w:i w:val="0"/>
          <w:lang w:eastAsia="zh-CN"/>
        </w:rPr>
        <w:tab/>
      </w:r>
      <w:r>
        <w:rPr>
          <w:rStyle w:val="113"/>
          <w:i w:val="0"/>
          <w:lang w:eastAsia="zh-CN"/>
        </w:rPr>
        <w:tab/>
      </w:r>
      <w:r>
        <w:rPr>
          <w:rStyle w:val="113"/>
          <w:i w:val="0"/>
          <w:lang w:eastAsia="zh-CN"/>
        </w:rPr>
        <w:t xml:space="preserve"> (2)减少了 AJAX 请求次数</w:t>
      </w:r>
    </w:p>
    <w:p>
      <w:pPr>
        <w:pStyle w:val="114"/>
        <w:rPr>
          <w:lang w:eastAsia="zh-CN"/>
        </w:rPr>
      </w:pPr>
      <w:r>
        <w:rPr>
          <w:rStyle w:val="113"/>
          <w:i w:val="0"/>
          <w:lang w:eastAsia="zh-CN"/>
        </w:rPr>
        <w:tab/>
      </w:r>
      <w:r>
        <w:rPr>
          <w:rStyle w:val="113"/>
          <w:i w:val="0"/>
          <w:lang w:eastAsia="zh-CN"/>
        </w:rPr>
        <w:t>缺点:如果您不打算开发大型单页应用，使用 vuex 可能是繁琐冗余的，并且 STATE 中的值会伴随着浏览器的刷新而初始化，无缓存,没有持久化存储的手段</w:t>
      </w:r>
    </w:p>
    <w:p>
      <w:pPr>
        <w:pStyle w:val="97"/>
        <w:rPr>
          <w:lang w:eastAsia="zh-CN"/>
        </w:rPr>
      </w:pPr>
      <w:r>
        <w:rPr>
          <w:lang w:eastAsia="zh-CN"/>
        </w:rPr>
        <w:t>46. Vue 和 React 的区别</w:t>
      </w:r>
    </w:p>
    <w:p>
      <w:pPr>
        <w:pStyle w:val="114"/>
        <w:rPr>
          <w:rStyle w:val="113"/>
          <w:i w:val="0"/>
          <w:lang w:eastAsia="zh-CN"/>
        </w:rPr>
      </w:pPr>
      <w:r>
        <w:rPr>
          <w:rStyle w:val="113"/>
          <w:i w:val="0"/>
          <w:lang w:eastAsia="zh-CN"/>
        </w:rPr>
        <w:t>1.Vue 使用的是 web 开发者更熟悉的模块与特性，Vue的API跟传统web开发者熟悉的模块契合度更高。React 的特色在于函数式编程的理念和丰富的技术选型，Vue更加注重web开发者的习惯。</w:t>
      </w:r>
    </w:p>
    <w:p>
      <w:pPr>
        <w:pStyle w:val="114"/>
      </w:pPr>
      <w:r>
        <w:rPr>
          <w:rStyle w:val="113"/>
          <w:i w:val="0"/>
        </w:rPr>
        <w:t>2.Vue跟React的最大区别在于数据的 reactivity,就是数据的反应系统上。Vue提供反应式的数据，当数据改动时，界面就会自动更新，而React里面需要调用方法 SetState。</w:t>
      </w:r>
    </w:p>
    <w:p>
      <w:pPr>
        <w:pStyle w:val="97"/>
      </w:pPr>
      <w:r>
        <w:t>47.*** Vue路由传参，刷新后还有吗</w:t>
      </w:r>
    </w:p>
    <w:p>
      <w:pPr>
        <w:pStyle w:val="114"/>
        <w:rPr>
          <w:lang w:eastAsia="zh-CN"/>
        </w:rPr>
      </w:pPr>
      <w:r>
        <w:rPr>
          <w:rStyle w:val="113"/>
          <w:i w:val="0"/>
        </w:rPr>
        <w:tab/>
      </w:r>
      <w:r>
        <w:rPr>
          <w:rStyle w:val="113"/>
          <w:i w:val="0"/>
          <w:lang w:eastAsia="zh-CN"/>
        </w:rPr>
        <w:t>通过 params 传参会出现参数丢失的情况，通过 query 的传参方式或者在路由匹配规则加入占位符即可以解决参数丢失的情况</w:t>
      </w:r>
    </w:p>
    <w:p>
      <w:pPr>
        <w:pStyle w:val="97"/>
        <w:rPr>
          <w:lang w:eastAsia="zh-CN"/>
        </w:rPr>
      </w:pPr>
      <w:r>
        <w:rPr>
          <w:lang w:eastAsia="zh-CN"/>
        </w:rPr>
        <w:t>48.*** Vue深层次嵌套传值方法</w:t>
      </w:r>
    </w:p>
    <w:p>
      <w:pPr>
        <w:pStyle w:val="114"/>
        <w:rPr>
          <w:lang w:eastAsia="zh-CN"/>
        </w:rPr>
      </w:pPr>
      <w:r>
        <w:rPr>
          <w:rStyle w:val="113"/>
          <w:i w:val="0"/>
          <w:lang w:eastAsia="zh-CN"/>
        </w:rPr>
        <w:t>利用 $attrs 和 $listeners</w:t>
      </w:r>
    </w:p>
    <w:p>
      <w:pPr>
        <w:pStyle w:val="97"/>
        <w:rPr>
          <w:lang w:eastAsia="zh-CN"/>
        </w:rPr>
      </w:pPr>
      <w:r>
        <w:rPr>
          <w:lang w:eastAsia="zh-CN"/>
        </w:rPr>
        <w:t>49.*** Vue组件如何引入使用</w:t>
      </w:r>
    </w:p>
    <w:p>
      <w:pPr>
        <w:pStyle w:val="114"/>
        <w:rPr>
          <w:rStyle w:val="113"/>
          <w:i w:val="0"/>
          <w:lang w:eastAsia="zh-CN"/>
        </w:rPr>
      </w:pPr>
      <w:r>
        <w:rPr>
          <w:rStyle w:val="113"/>
          <w:i w:val="0"/>
          <w:lang w:eastAsia="zh-CN"/>
        </w:rPr>
        <w:t>1.定义组件并抛出</w:t>
      </w:r>
    </w:p>
    <w:p>
      <w:pPr>
        <w:pStyle w:val="114"/>
        <w:rPr>
          <w:rStyle w:val="113"/>
          <w:i w:val="0"/>
          <w:lang w:eastAsia="zh-CN"/>
        </w:rPr>
      </w:pPr>
      <w:r>
        <w:rPr>
          <w:rStyle w:val="113"/>
          <w:i w:val="0"/>
          <w:lang w:eastAsia="zh-CN"/>
        </w:rPr>
        <w:t>2.import引入，并在components里面定义</w:t>
      </w:r>
    </w:p>
    <w:p>
      <w:pPr>
        <w:pStyle w:val="114"/>
        <w:rPr>
          <w:lang w:eastAsia="zh-CN"/>
        </w:rPr>
      </w:pPr>
      <w:r>
        <w:rPr>
          <w:rStyle w:val="113"/>
          <w:i w:val="0"/>
          <w:lang w:eastAsia="zh-CN"/>
        </w:rPr>
        <w:t>3.使用组件(注意首字母大写)</w:t>
      </w:r>
    </w:p>
    <w:p>
      <w:pPr>
        <w:pStyle w:val="97"/>
        <w:rPr>
          <w:lang w:eastAsia="zh-CN"/>
        </w:rPr>
      </w:pPr>
      <w:r>
        <w:rPr>
          <w:lang w:eastAsia="zh-CN"/>
        </w:rPr>
        <w:t>50. Vue路由实现的底层原理</w:t>
      </w:r>
    </w:p>
    <w:p>
      <w:pPr>
        <w:pStyle w:val="114"/>
        <w:rPr>
          <w:lang w:eastAsia="zh-CN"/>
        </w:rPr>
      </w:pPr>
    </w:p>
    <w:p>
      <w:pPr>
        <w:pStyle w:val="97"/>
        <w:rPr>
          <w:lang w:eastAsia="zh-CN"/>
        </w:rPr>
      </w:pPr>
      <w:r>
        <w:rPr>
          <w:lang w:eastAsia="zh-CN"/>
        </w:rPr>
        <w:t>51. 如何封装一个通用组件</w:t>
      </w:r>
    </w:p>
    <w:p>
      <w:pPr>
        <w:pStyle w:val="114"/>
        <w:rPr>
          <w:rStyle w:val="113"/>
          <w:i w:val="0"/>
          <w:lang w:eastAsia="zh-CN"/>
        </w:rPr>
      </w:pPr>
      <w:r>
        <w:rPr>
          <w:rStyle w:val="113"/>
          <w:i w:val="0"/>
          <w:lang w:eastAsia="zh-CN"/>
        </w:rPr>
        <w:tab/>
      </w:r>
      <w:r>
        <w:rPr>
          <w:rStyle w:val="113"/>
          <w:i w:val="0"/>
          <w:lang w:eastAsia="zh-CN"/>
        </w:rPr>
        <w:t>通用组件的封装就是对可复用组件的解耦和样式复用，为了解耦一般数据都是通过父组件传递过来，在子组件中进行数据处理，对于一些较为复杂的数据可能还需要做数据验证，为了避免高耦合，逻辑最好放在父组件中，通过自定义事件将数据回传，子组件只是一个承载体，这样即降低耦合，又保证子组件中数据和逻辑不会混乱。</w:t>
      </w:r>
    </w:p>
    <w:p>
      <w:pPr>
        <w:pStyle w:val="114"/>
        <w:rPr>
          <w:lang w:eastAsia="zh-CN"/>
        </w:rPr>
      </w:pPr>
      <w:r>
        <w:rPr>
          <w:rStyle w:val="113"/>
          <w:i w:val="0"/>
          <w:lang w:eastAsia="zh-CN"/>
        </w:rPr>
        <w:tab/>
      </w:r>
      <w:r>
        <w:rPr>
          <w:rStyle w:val="113"/>
          <w:i w:val="0"/>
          <w:lang w:eastAsia="zh-CN"/>
        </w:rPr>
        <w:t>如果同一组件需要适应不同需求时，我们需要配合 slot 来使用，可以通过具名插槽灵活第解决了不同场景同一组件不同配置的问题。</w:t>
      </w:r>
    </w:p>
    <w:p>
      <w:pPr>
        <w:pStyle w:val="97"/>
      </w:pPr>
      <w:r>
        <w:t>52.** Vue 生命周期通常使用那些</w:t>
      </w:r>
    </w:p>
    <w:p>
      <w:pPr>
        <w:pStyle w:val="114"/>
        <w:rPr>
          <w:rStyle w:val="113"/>
          <w:rFonts w:hint="eastAsia" w:eastAsiaTheme="minorEastAsia"/>
          <w:i w:val="0"/>
          <w:lang w:eastAsia="zh-CN"/>
        </w:rPr>
      </w:pPr>
      <w:r>
        <w:rPr>
          <w:rStyle w:val="113"/>
          <w:i w:val="0"/>
        </w:rPr>
        <w:t>常用的生命周期有:</w:t>
      </w:r>
    </w:p>
    <w:p>
      <w:pPr>
        <w:pStyle w:val="114"/>
      </w:pPr>
      <w:r>
        <w:rPr>
          <w:rStyle w:val="113"/>
          <w:i w:val="0"/>
        </w:rPr>
        <w:t>beforeCreate,created,beforeMount,mounted,beforeUpdate,updated,beforeDestory,destoryed</w:t>
      </w:r>
    </w:p>
    <w:p>
      <w:pPr>
        <w:pStyle w:val="97"/>
      </w:pPr>
      <w:r>
        <w:t>54.</w:t>
      </w:r>
      <w:r>
        <w:rPr>
          <w:b/>
          <w:bCs/>
        </w:rPr>
        <w:t>*</w:t>
      </w:r>
      <w:r>
        <w:t xml:space="preserve"> Vue 响应式原理</w:t>
      </w:r>
    </w:p>
    <w:p>
      <w:pPr>
        <w:pStyle w:val="114"/>
        <w:rPr>
          <w:rStyle w:val="113"/>
          <w:rFonts w:hint="eastAsia" w:eastAsiaTheme="minorEastAsia"/>
          <w:i w:val="0"/>
          <w:lang w:eastAsia="zh-CN"/>
        </w:rPr>
      </w:pPr>
      <w:r>
        <w:rPr>
          <w:rStyle w:val="113"/>
          <w:i w:val="0"/>
        </w:rPr>
        <w:t>1、观察者 observer:首先通过观察者对 data 中的属性使用 object.defineproperty 劫持数据的 getter 和 setter，通知订阅者，触发他的 update 方法，对视图进行更新</w:t>
      </w:r>
    </w:p>
    <w:p>
      <w:pPr>
        <w:pStyle w:val="114"/>
        <w:rPr>
          <w:rStyle w:val="113"/>
          <w:rFonts w:hint="eastAsia" w:eastAsiaTheme="minorEastAsia"/>
          <w:i w:val="0"/>
          <w:lang w:eastAsia="zh-CN"/>
        </w:rPr>
      </w:pPr>
      <w:r>
        <w:rPr>
          <w:rStyle w:val="113"/>
          <w:i w:val="0"/>
        </w:rPr>
        <w:t>2.Compile:用来解析模板指令，并替换模板数据，初始化视图，初始化相应的订阅器</w:t>
      </w:r>
    </w:p>
    <w:p>
      <w:pPr>
        <w:pStyle w:val="114"/>
        <w:rPr>
          <w:rStyle w:val="113"/>
          <w:rFonts w:hint="eastAsia" w:eastAsiaTheme="minorEastAsia"/>
          <w:i w:val="0"/>
          <w:lang w:eastAsia="zh-CN"/>
        </w:rPr>
      </w:pPr>
      <w:r>
        <w:rPr>
          <w:rStyle w:val="113"/>
          <w:i w:val="0"/>
        </w:rPr>
        <w:t>3.订阅者Watcher:订阅者接到通知后，调用update方法更新对应的视图</w:t>
      </w:r>
    </w:p>
    <w:p>
      <w:pPr>
        <w:pStyle w:val="114"/>
        <w:rPr>
          <w:rStyle w:val="113"/>
          <w:rFonts w:hint="eastAsia" w:eastAsiaTheme="minorEastAsia"/>
          <w:i w:val="0"/>
          <w:lang w:eastAsia="zh-CN"/>
        </w:rPr>
      </w:pPr>
      <w:r>
        <w:rPr>
          <w:rStyle w:val="113"/>
          <w:i w:val="0"/>
        </w:rPr>
        <w:t>4.订阅者Dep:订阅者可能有多个，因此需要订阅器Dep来专门接受这些订阅者，并统一管理，但在vue3中抛弃了object.defineproperty方法，</w:t>
      </w:r>
    </w:p>
    <w:p>
      <w:pPr>
        <w:pStyle w:val="114"/>
        <w:rPr>
          <w:rStyle w:val="113"/>
          <w:rFonts w:hint="eastAsia" w:eastAsiaTheme="minorEastAsia"/>
          <w:i w:val="0"/>
          <w:lang w:eastAsia="zh-CN"/>
        </w:rPr>
      </w:pPr>
      <w:r>
        <w:rPr>
          <w:rStyle w:val="113"/>
          <w:i w:val="0"/>
        </w:rPr>
        <w:t>因此:</w:t>
      </w:r>
    </w:p>
    <w:p>
      <w:pPr>
        <w:pStyle w:val="114"/>
        <w:rPr>
          <w:rStyle w:val="113"/>
          <w:rFonts w:hint="eastAsia" w:eastAsiaTheme="minorEastAsia"/>
          <w:i w:val="0"/>
          <w:lang w:eastAsia="zh-CN"/>
        </w:rPr>
      </w:pPr>
      <w:r>
        <w:rPr>
          <w:rStyle w:val="113"/>
          <w:i w:val="0"/>
        </w:rPr>
        <w:t>(1)Object.defineproperty 无法监测对象属性的添加和删除、数组索引和长度的变更，因此vue重写了数组的push/pop/shift/unshift/splice/sort/reverse方法</w:t>
      </w:r>
    </w:p>
    <w:p>
      <w:pPr>
        <w:pStyle w:val="114"/>
        <w:rPr>
          <w:rStyle w:val="113"/>
          <w:rFonts w:hint="eastAsia" w:eastAsiaTheme="minorEastAsia"/>
          <w:i w:val="0"/>
          <w:lang w:eastAsia="zh-CN"/>
        </w:rPr>
      </w:pPr>
      <w:r>
        <w:rPr>
          <w:rStyle w:val="113"/>
          <w:i w:val="0"/>
        </w:rPr>
        <w:t>(2)Object.defineProperty 只能劫持对象的属性，因此我们需要对每个对象的每个属性进行遍历，这样很消耗性能</w:t>
      </w:r>
    </w:p>
    <w:p>
      <w:pPr>
        <w:pStyle w:val="114"/>
        <w:rPr>
          <w:rStyle w:val="113"/>
          <w:rFonts w:hint="eastAsia" w:eastAsiaTheme="minorEastAsia"/>
          <w:i w:val="0"/>
          <w:lang w:eastAsia="zh-CN"/>
        </w:rPr>
      </w:pPr>
    </w:p>
    <w:p>
      <w:pPr>
        <w:pStyle w:val="114"/>
        <w:rPr>
          <w:lang w:eastAsia="zh-CN"/>
        </w:rPr>
      </w:pPr>
      <w:r>
        <w:rPr>
          <w:rStyle w:val="113"/>
          <w:i w:val="0"/>
        </w:rPr>
        <w:t>vue3 中实现数据双向绑定的原理是数据代理，使用 proxy 实现。</w:t>
      </w:r>
      <w:r>
        <w:rPr>
          <w:rStyle w:val="113"/>
          <w:i w:val="0"/>
          <w:lang w:eastAsia="zh-CN"/>
        </w:rPr>
        <w:t>proxy 可以理解成，在目标对象之前架设一层“拦截”，外界对该对象的访问，都必须先通过这层拦截，因此提供了一种机制，可以对外界的访问进行过滤和改写</w:t>
      </w:r>
    </w:p>
    <w:p>
      <w:pPr>
        <w:pStyle w:val="97"/>
        <w:rPr>
          <w:lang w:eastAsia="zh-CN"/>
        </w:rPr>
      </w:pPr>
      <w:r>
        <w:rPr>
          <w:lang w:eastAsia="zh-CN"/>
        </w:rPr>
        <w:t>55. Vue proxy的原理</w:t>
      </w:r>
    </w:p>
    <w:p>
      <w:pPr>
        <w:pStyle w:val="114"/>
        <w:rPr>
          <w:lang w:eastAsia="zh-CN"/>
        </w:rPr>
      </w:pPr>
      <w:r>
        <w:rPr>
          <w:rStyle w:val="113"/>
          <w:i w:val="0"/>
          <w:lang w:eastAsia="zh-CN"/>
        </w:rPr>
        <w:tab/>
      </w:r>
      <w:r>
        <w:rPr>
          <w:rStyle w:val="113"/>
          <w:i w:val="0"/>
          <w:lang w:eastAsia="zh-CN"/>
        </w:rPr>
        <w:t>主要通过 proxy 对对象进行绑定监听处理，通过 new map 对对象的属性操作进行处理，将要执行的函数匹配存到对应的 prop 上面，通过每次的访问触发 get 方法，通过修改触发 set 的方法，执行回调监听的函数，这样达到修改数据和视图的目标</w:t>
      </w:r>
    </w:p>
    <w:p>
      <w:pPr>
        <w:pStyle w:val="97"/>
      </w:pPr>
      <w:r>
        <w:t>56.*** Vue $forceUpdate的原理</w:t>
      </w:r>
    </w:p>
    <w:p>
      <w:pPr>
        <w:pStyle w:val="114"/>
        <w:rPr>
          <w:rStyle w:val="137"/>
          <w:rFonts w:hint="eastAsia" w:eastAsiaTheme="minorEastAsia"/>
          <w:i w:val="0"/>
          <w:lang w:eastAsia="zh-CN"/>
        </w:rPr>
      </w:pPr>
      <w:r>
        <w:rPr>
          <w:rStyle w:val="147"/>
          <w:i w:val="0"/>
        </w:rPr>
        <w:t>1、作用</w:t>
      </w:r>
      <w:r>
        <w:rPr>
          <w:rStyle w:val="137"/>
          <w:i w:val="0"/>
        </w:rPr>
        <w:t>:</w:t>
      </w:r>
    </w:p>
    <w:p>
      <w:pPr>
        <w:pStyle w:val="114"/>
        <w:rPr>
          <w:rStyle w:val="147"/>
          <w:rFonts w:hint="eastAsia" w:eastAsiaTheme="minorEastAsia"/>
          <w:i w:val="0"/>
          <w:lang w:eastAsia="zh-CN"/>
        </w:rPr>
      </w:pPr>
      <w:r>
        <w:rPr>
          <w:rStyle w:val="147"/>
          <w:i w:val="0"/>
        </w:rPr>
        <w:t>迫使 vue 实例重新渲染。它仅仅影响实例本身和插入插槽内容的子组件，而不是所有子组件</w:t>
      </w:r>
    </w:p>
    <w:p>
      <w:pPr>
        <w:pStyle w:val="114"/>
        <w:rPr>
          <w:rStyle w:val="147"/>
          <w:rFonts w:hint="eastAsia" w:eastAsiaTheme="minorEastAsia"/>
          <w:i w:val="0"/>
          <w:lang w:eastAsia="zh-CN"/>
        </w:rPr>
      </w:pPr>
    </w:p>
    <w:p>
      <w:pPr>
        <w:pStyle w:val="114"/>
        <w:rPr>
          <w:rStyle w:val="137"/>
          <w:rFonts w:hint="eastAsia" w:eastAsiaTheme="minorEastAsia"/>
          <w:i w:val="0"/>
          <w:lang w:eastAsia="zh-CN"/>
        </w:rPr>
      </w:pPr>
      <w:r>
        <w:rPr>
          <w:rStyle w:val="147"/>
          <w:i w:val="0"/>
        </w:rPr>
        <w:t>2、内部原理</w:t>
      </w:r>
      <w:r>
        <w:rPr>
          <w:rStyle w:val="137"/>
          <w:i w:val="0"/>
        </w:rPr>
        <w:t>:</w:t>
      </w:r>
    </w:p>
    <w:p>
      <w:pPr>
        <w:pStyle w:val="114"/>
        <w:rPr>
          <w:rStyle w:val="147"/>
          <w:rFonts w:hint="eastAsia" w:eastAsiaTheme="minorEastAsia"/>
          <w:i w:val="0"/>
          <w:lang w:eastAsia="zh-CN"/>
        </w:rPr>
      </w:pPr>
      <w:r>
        <w:rPr>
          <w:rStyle w:val="147"/>
          <w:i w:val="0"/>
        </w:rPr>
        <w:t>vue</w:t>
      </w:r>
      <w:r>
        <w:rPr>
          <w:rStyle w:val="137"/>
          <w:i w:val="0"/>
        </w:rPr>
        <w:t>.</w:t>
      </w:r>
      <w:r>
        <w:rPr>
          <w:rStyle w:val="141"/>
          <w:i w:val="0"/>
        </w:rPr>
        <w:t>prototype</w:t>
      </w:r>
      <w:r>
        <w:rPr>
          <w:rStyle w:val="137"/>
          <w:i w:val="0"/>
        </w:rPr>
        <w:t>.</w:t>
      </w:r>
      <w:r>
        <w:rPr>
          <w:rStyle w:val="141"/>
          <w:i w:val="0"/>
        </w:rPr>
        <w:t>$forceUpdate</w:t>
      </w:r>
      <w:r>
        <w:rPr>
          <w:rStyle w:val="147"/>
          <w:i w:val="0"/>
        </w:rPr>
        <w:t xml:space="preserve"> </w:t>
      </w:r>
      <w:r>
        <w:rPr>
          <w:rStyle w:val="137"/>
          <w:i w:val="0"/>
        </w:rPr>
        <w:t>=</w:t>
      </w:r>
      <w:r>
        <w:rPr>
          <w:rStyle w:val="147"/>
          <w:i w:val="0"/>
        </w:rPr>
        <w:t xml:space="preserve"> </w:t>
      </w:r>
      <w:r>
        <w:rPr>
          <w:rStyle w:val="117"/>
          <w:i w:val="0"/>
        </w:rPr>
        <w:t>function</w:t>
      </w:r>
      <w:r>
        <w:rPr>
          <w:rStyle w:val="147"/>
          <w:i w:val="0"/>
        </w:rPr>
        <w:t>(){</w:t>
      </w:r>
    </w:p>
    <w:p>
      <w:pPr>
        <w:pStyle w:val="114"/>
        <w:rPr>
          <w:rStyle w:val="117"/>
          <w:rFonts w:hint="eastAsia" w:eastAsiaTheme="minorEastAsia"/>
          <w:i w:val="0"/>
          <w:lang w:eastAsia="zh-CN"/>
        </w:rPr>
      </w:pPr>
      <w:r>
        <w:rPr>
          <w:rStyle w:val="147"/>
          <w:i w:val="0"/>
        </w:rPr>
        <w:t xml:space="preserve">    </w:t>
      </w:r>
      <w:r>
        <w:rPr>
          <w:rStyle w:val="117"/>
          <w:i w:val="0"/>
        </w:rPr>
        <w:t>const</w:t>
      </w:r>
      <w:r>
        <w:rPr>
          <w:rStyle w:val="147"/>
          <w:i w:val="0"/>
        </w:rPr>
        <w:t xml:space="preserve"> </w:t>
      </w:r>
      <w:r>
        <w:rPr>
          <w:rStyle w:val="118"/>
          <w:i w:val="0"/>
        </w:rPr>
        <w:t>vm</w:t>
      </w:r>
      <w:r>
        <w:rPr>
          <w:rStyle w:val="137"/>
          <w:i w:val="0"/>
        </w:rPr>
        <w:t>:</w:t>
      </w:r>
      <w:r>
        <w:rPr>
          <w:rStyle w:val="147"/>
          <w:i w:val="0"/>
        </w:rPr>
        <w:t xml:space="preserve">Component </w:t>
      </w:r>
      <w:r>
        <w:rPr>
          <w:rStyle w:val="137"/>
          <w:i w:val="0"/>
        </w:rPr>
        <w:t>=</w:t>
      </w:r>
      <w:r>
        <w:rPr>
          <w:rStyle w:val="147"/>
          <w:i w:val="0"/>
        </w:rPr>
        <w:t xml:space="preserve"> </w:t>
      </w:r>
      <w:r>
        <w:rPr>
          <w:rStyle w:val="117"/>
          <w:i w:val="0"/>
        </w:rPr>
        <w:t>this</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(vm</w:t>
      </w:r>
      <w:r>
        <w:rPr>
          <w:rStyle w:val="137"/>
          <w:i w:val="0"/>
        </w:rPr>
        <w:t>.</w:t>
      </w:r>
      <w:r>
        <w:rPr>
          <w:rStyle w:val="141"/>
          <w:i w:val="0"/>
        </w:rPr>
        <w:t>_watcher</w:t>
      </w:r>
      <w:r>
        <w:rPr>
          <w:rStyle w:val="147"/>
          <w:i w:val="0"/>
        </w:rPr>
        <w:t>){</w:t>
      </w:r>
    </w:p>
    <w:p>
      <w:pPr>
        <w:pStyle w:val="114"/>
        <w:rPr>
          <w:rStyle w:val="147"/>
          <w:rFonts w:hint="eastAsia" w:eastAsiaTheme="minorEastAsia"/>
          <w:i w:val="0"/>
          <w:lang w:eastAsia="zh-CN"/>
        </w:rPr>
      </w:pPr>
      <w:r>
        <w:rPr>
          <w:rStyle w:val="147"/>
          <w:i w:val="0"/>
        </w:rPr>
        <w:t xml:space="preserve">        vm</w:t>
      </w:r>
      <w:r>
        <w:rPr>
          <w:rStyle w:val="137"/>
          <w:i w:val="0"/>
        </w:rPr>
        <w:t>.</w:t>
      </w:r>
      <w:r>
        <w:rPr>
          <w:rStyle w:val="141"/>
          <w:i w:val="0"/>
        </w:rPr>
        <w:t>_watcher</w:t>
      </w:r>
      <w:r>
        <w:rPr>
          <w:rStyle w:val="137"/>
          <w:i w:val="0"/>
        </w:rPr>
        <w:t>.</w:t>
      </w:r>
      <w:r>
        <w:rPr>
          <w:rStyle w:val="134"/>
          <w:i w:val="0"/>
        </w:rPr>
        <w:t>updatw</w:t>
      </w:r>
      <w:r>
        <w:rPr>
          <w:rStyle w:val="147"/>
          <w:i w:val="0"/>
        </w:rPr>
        <w: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pPr>
      <w:r>
        <w:rPr>
          <w:rStyle w:val="147"/>
          <w:i w:val="0"/>
        </w:rPr>
        <w:t>实例需要重新渲染是在依赖发生变化的时候会通知watcher，然后通知watcher来调用update方法</w:t>
      </w:r>
    </w:p>
    <w:p>
      <w:pPr>
        <w:pStyle w:val="97"/>
        <w:rPr>
          <w:lang w:eastAsia="zh-CN"/>
        </w:rPr>
      </w:pPr>
      <w:r>
        <w:rPr>
          <w:lang w:eastAsia="zh-CN"/>
        </w:rPr>
        <w:t>57.*** v-for key</w:t>
      </w:r>
    </w:p>
    <w:p>
      <w:pPr>
        <w:pStyle w:val="114"/>
        <w:rPr>
          <w:rStyle w:val="113"/>
          <w:i w:val="0"/>
          <w:lang w:eastAsia="zh-CN"/>
        </w:rPr>
      </w:pPr>
      <w:r>
        <w:rPr>
          <w:rStyle w:val="113"/>
          <w:i w:val="0"/>
          <w:lang w:eastAsia="zh-CN"/>
        </w:rPr>
        <w:t>* key是为 Vue 中的 vnode 标记的唯一id，通过这个 key，我们的 diff 操作可以更准确、更快速</w:t>
      </w:r>
    </w:p>
    <w:p>
      <w:pPr>
        <w:pStyle w:val="114"/>
        <w:rPr>
          <w:rStyle w:val="113"/>
          <w:i w:val="0"/>
          <w:lang w:eastAsia="zh-CN"/>
        </w:rPr>
      </w:pPr>
      <w:r>
        <w:rPr>
          <w:rStyle w:val="113"/>
          <w:i w:val="0"/>
          <w:lang w:eastAsia="zh-CN"/>
        </w:rPr>
        <w:t>* diff算法的过程中，先会进行新旧节点的首尾交叉对比，当无法匹配的时候会用新节点的key与旧节点进行对比，然后超出差异</w:t>
      </w:r>
    </w:p>
    <w:p>
      <w:pPr>
        <w:pStyle w:val="114"/>
        <w:rPr>
          <w:rStyle w:val="113"/>
          <w:i w:val="0"/>
          <w:lang w:eastAsia="zh-CN"/>
        </w:rPr>
      </w:pPr>
      <w:r>
        <w:rPr>
          <w:rStyle w:val="113"/>
          <w:i w:val="0"/>
          <w:lang w:eastAsia="zh-CN"/>
        </w:rPr>
        <w:t>_________________________________________________________</w:t>
      </w:r>
    </w:p>
    <w:p>
      <w:pPr>
        <w:pStyle w:val="114"/>
        <w:rPr>
          <w:rStyle w:val="113"/>
          <w:i w:val="0"/>
          <w:lang w:eastAsia="zh-CN"/>
        </w:rPr>
      </w:pPr>
      <w:r>
        <w:rPr>
          <w:rStyle w:val="113"/>
          <w:i w:val="0"/>
          <w:lang w:eastAsia="zh-CN"/>
        </w:rPr>
        <w:t>diff过程可以概况为: oldCh 和 newCh 各有两个头尾的变量 Startldx 和Endldx,它们的2个变量相互比较，在比较的过程中，变量回往中间靠，一旦Startldx &gt; Endldx 表明 oldCh 和 newCh 至少有一个已经遍历完了，就会结束比较，这四种比较方式就是首、尾、旧尾新头、旧头新尾</w:t>
      </w:r>
    </w:p>
    <w:p>
      <w:pPr>
        <w:pStyle w:val="114"/>
        <w:rPr>
          <w:rStyle w:val="113"/>
          <w:i w:val="0"/>
          <w:lang w:eastAsia="zh-CN"/>
        </w:rPr>
      </w:pPr>
    </w:p>
    <w:p>
      <w:pPr>
        <w:pStyle w:val="114"/>
        <w:rPr>
          <w:rStyle w:val="113"/>
          <w:i w:val="0"/>
          <w:lang w:eastAsia="zh-CN"/>
        </w:rPr>
      </w:pPr>
      <w:r>
        <w:rPr>
          <w:rStyle w:val="113"/>
          <w:i w:val="0"/>
          <w:lang w:eastAsia="zh-CN"/>
        </w:rPr>
        <w:t>准确:如果不加 key ，那么vue会选择复用节点(Vue的就地更新策略)，导致之前的节点的状态被保留下来，会产生一系列的bug。快速:key的唯一性可以被Map数据结构充分利用，相比于遍历查找的时间复杂度O(n),Map的时间复杂度仅仅为O(1)</w:t>
      </w:r>
    </w:p>
    <w:p>
      <w:pPr>
        <w:pStyle w:val="114"/>
        <w:rPr>
          <w:rStyle w:val="113"/>
          <w:i w:val="0"/>
          <w:lang w:eastAsia="zh-CN"/>
        </w:rPr>
      </w:pPr>
      <w:r>
        <w:rPr>
          <w:rStyle w:val="113"/>
          <w:i w:val="0"/>
          <w:lang w:eastAsia="zh-CN"/>
        </w:rPr>
        <w:t>_________________________________________________________</w:t>
      </w:r>
    </w:p>
    <w:p>
      <w:pPr>
        <w:pStyle w:val="114"/>
        <w:rPr>
          <w:lang w:eastAsia="zh-CN"/>
        </w:rPr>
      </w:pPr>
      <w:r>
        <w:rPr>
          <w:rStyle w:val="113"/>
          <w:i w:val="0"/>
          <w:lang w:eastAsia="zh-CN"/>
        </w:rPr>
        <w:t>建议使用id，不建议使用索引</w:t>
      </w:r>
    </w:p>
    <w:p>
      <w:pPr>
        <w:pStyle w:val="97"/>
        <w:rPr>
          <w:lang w:eastAsia="zh-CN"/>
        </w:rPr>
      </w:pPr>
      <w:r>
        <w:rPr>
          <w:lang w:eastAsia="zh-CN"/>
        </w:rPr>
        <w:t>62. axios 谁封装的，怎么封装的</w:t>
      </w:r>
    </w:p>
    <w:p>
      <w:pPr>
        <w:pStyle w:val="114"/>
        <w:rPr>
          <w:rStyle w:val="129"/>
          <w:rFonts w:hint="eastAsia" w:eastAsiaTheme="minorEastAsia"/>
          <w:i/>
          <w:lang w:eastAsia="zh-CN"/>
        </w:rPr>
      </w:pPr>
      <w:r>
        <w:rPr>
          <w:rStyle w:val="129"/>
          <w:i/>
        </w:rPr>
        <w:t>// 使用axios用于对数据的请求</w:t>
      </w:r>
    </w:p>
    <w:p>
      <w:pPr>
        <w:pStyle w:val="114"/>
        <w:rPr>
          <w:rStyle w:val="125"/>
          <w:rFonts w:hint="eastAsia" w:eastAsiaTheme="minorEastAsia"/>
          <w:i w:val="0"/>
          <w:lang w:eastAsia="zh-CN"/>
        </w:rPr>
      </w:pPr>
      <w:r>
        <w:rPr>
          <w:rStyle w:val="128"/>
          <w:i w:val="0"/>
        </w:rPr>
        <w:t>import</w:t>
      </w:r>
      <w:r>
        <w:rPr>
          <w:rStyle w:val="147"/>
          <w:i w:val="0"/>
        </w:rPr>
        <w:t xml:space="preserve"> axios </w:t>
      </w:r>
      <w:r>
        <w:rPr>
          <w:rStyle w:val="128"/>
          <w:i w:val="0"/>
        </w:rPr>
        <w:t>from</w:t>
      </w:r>
      <w:r>
        <w:rPr>
          <w:rStyle w:val="147"/>
          <w:i w:val="0"/>
        </w:rPr>
        <w:t xml:space="preserve"> </w:t>
      </w:r>
      <w:r>
        <w:rPr>
          <w:rStyle w:val="125"/>
          <w:i w:val="0"/>
        </w:rPr>
        <w:t>'axios'</w:t>
      </w:r>
    </w:p>
    <w:p>
      <w:pPr>
        <w:pStyle w:val="114"/>
        <w:rPr>
          <w:rStyle w:val="129"/>
          <w:rFonts w:hint="eastAsia" w:eastAsiaTheme="minorEastAsia"/>
          <w:i/>
          <w:lang w:eastAsia="zh-CN"/>
        </w:rPr>
      </w:pPr>
      <w:r>
        <w:rPr>
          <w:rStyle w:val="129"/>
          <w:i/>
        </w:rPr>
        <w:t>// 创建axios实例</w:t>
      </w:r>
    </w:p>
    <w:p>
      <w:pPr>
        <w:pStyle w:val="114"/>
        <w:rPr>
          <w:rStyle w:val="147"/>
          <w:rFonts w:hint="eastAsia" w:eastAsiaTheme="minorEastAsia"/>
          <w:i w:val="0"/>
          <w:lang w:eastAsia="zh-CN"/>
        </w:rPr>
      </w:pPr>
      <w:r>
        <w:rPr>
          <w:rStyle w:val="117"/>
          <w:i w:val="0"/>
        </w:rPr>
        <w:t>const</w:t>
      </w:r>
      <w:r>
        <w:rPr>
          <w:rStyle w:val="147"/>
          <w:i w:val="0"/>
        </w:rPr>
        <w:t xml:space="preserve"> instance </w:t>
      </w:r>
      <w:r>
        <w:rPr>
          <w:rStyle w:val="137"/>
          <w:i w:val="0"/>
        </w:rPr>
        <w:t>=</w:t>
      </w:r>
      <w:r>
        <w:rPr>
          <w:rStyle w:val="147"/>
          <w:i w:val="0"/>
        </w:rPr>
        <w:t xml:space="preserve"> axios</w:t>
      </w:r>
      <w:r>
        <w:rPr>
          <w:rStyle w:val="137"/>
          <w:i w:val="0"/>
        </w:rPr>
        <w:t>.</w:t>
      </w:r>
      <w:r>
        <w:rPr>
          <w:rStyle w:val="134"/>
          <w:i w:val="0"/>
        </w:rPr>
        <w:t>create</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baseURL</w:t>
      </w:r>
      <w:r>
        <w:rPr>
          <w:rStyle w:val="137"/>
          <w:i w:val="0"/>
        </w:rPr>
        <w:t>:</w:t>
      </w:r>
      <w:r>
        <w:rPr>
          <w:rStyle w:val="147"/>
          <w:i w:val="0"/>
        </w:rPr>
        <w:t xml:space="preserve">baseURL </w:t>
      </w:r>
      <w:r>
        <w:rPr>
          <w:rStyle w:val="137"/>
          <w:i w:val="0"/>
        </w:rPr>
        <w:t>+</w:t>
      </w:r>
      <w:r>
        <w:rPr>
          <w:rStyle w:val="147"/>
          <w:i w:val="0"/>
        </w:rPr>
        <w:t xml:space="preserve"> version</w:t>
      </w:r>
      <w:r>
        <w:rPr>
          <w:rStyle w:val="137"/>
          <w:i w:val="0"/>
        </w:rPr>
        <w:t>,</w:t>
      </w:r>
    </w:p>
    <w:p>
      <w:pPr>
        <w:pStyle w:val="114"/>
        <w:rPr>
          <w:rStyle w:val="119"/>
          <w:rFonts w:hint="eastAsia" w:eastAsiaTheme="minorEastAsia"/>
          <w:i w:val="0"/>
          <w:lang w:eastAsia="zh-CN"/>
        </w:rPr>
      </w:pPr>
      <w:r>
        <w:rPr>
          <w:rStyle w:val="147"/>
          <w:i w:val="0"/>
        </w:rPr>
        <w:t xml:space="preserve">    </w:t>
      </w:r>
      <w:r>
        <w:rPr>
          <w:rStyle w:val="118"/>
          <w:i w:val="0"/>
        </w:rPr>
        <w:t>timeout</w:t>
      </w:r>
      <w:r>
        <w:rPr>
          <w:rStyle w:val="137"/>
          <w:i w:val="0"/>
        </w:rPr>
        <w:t>:</w:t>
      </w:r>
      <w:r>
        <w:rPr>
          <w:rStyle w:val="119"/>
          <w:i w:val="0"/>
        </w:rPr>
        <w:t>5000</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创建请求的拦截器</w:t>
      </w:r>
    </w:p>
    <w:p>
      <w:pPr>
        <w:pStyle w:val="114"/>
        <w:rPr>
          <w:rStyle w:val="147"/>
          <w:rFonts w:hint="eastAsia" w:eastAsiaTheme="minorEastAsia"/>
          <w:i w:val="0"/>
          <w:lang w:eastAsia="zh-CN"/>
        </w:rPr>
      </w:pPr>
      <w:r>
        <w:rPr>
          <w:rStyle w:val="147"/>
          <w:i w:val="0"/>
        </w:rPr>
        <w:t>instance</w:t>
      </w:r>
      <w:r>
        <w:rPr>
          <w:rStyle w:val="137"/>
          <w:i w:val="0"/>
        </w:rPr>
        <w:t>.</w:t>
      </w:r>
      <w:r>
        <w:rPr>
          <w:rStyle w:val="141"/>
          <w:i w:val="0"/>
        </w:rPr>
        <w:t>interceptors</w:t>
      </w:r>
      <w:r>
        <w:rPr>
          <w:rStyle w:val="137"/>
          <w:i w:val="0"/>
        </w:rPr>
        <w:t>.</w:t>
      </w:r>
      <w:r>
        <w:rPr>
          <w:rStyle w:val="141"/>
          <w:i w:val="0"/>
        </w:rPr>
        <w:t>request</w:t>
      </w:r>
      <w:r>
        <w:rPr>
          <w:rStyle w:val="137"/>
          <w:i w:val="0"/>
        </w:rPr>
        <w:t>.</w:t>
      </w:r>
      <w:r>
        <w:rPr>
          <w:rStyle w:val="134"/>
          <w:i w:val="0"/>
        </w:rPr>
        <w:t>use</w:t>
      </w:r>
      <w:r>
        <w:rPr>
          <w:rStyle w:val="147"/>
          <w:i w:val="0"/>
        </w:rPr>
        <w:t xml:space="preserve">(confing </w:t>
      </w:r>
      <w:r>
        <w:rPr>
          <w:rStyle w:val="117"/>
          <w:i w:val="0"/>
        </w:rPr>
        <w:t>=&gt;</w:t>
      </w:r>
      <w:r>
        <w:rPr>
          <w:rStyle w:val="147"/>
          <w:i w:val="0"/>
        </w:rPr>
        <w:t xml:space="preserve"> {</w:t>
      </w:r>
    </w:p>
    <w:p>
      <w:pPr>
        <w:pStyle w:val="114"/>
        <w:rPr>
          <w:rStyle w:val="137"/>
          <w:rFonts w:hint="eastAsia" w:eastAsiaTheme="minorEastAsia"/>
          <w:i w:val="0"/>
          <w:lang w:eastAsia="zh-CN"/>
        </w:rPr>
      </w:pPr>
      <w:r>
        <w:rPr>
          <w:rStyle w:val="147"/>
          <w:i w:val="0"/>
        </w:rPr>
        <w:t xml:space="preserve">    config</w:t>
      </w:r>
      <w:r>
        <w:rPr>
          <w:rStyle w:val="137"/>
          <w:i w:val="0"/>
        </w:rPr>
        <w:t>.</w:t>
      </w:r>
      <w:r>
        <w:rPr>
          <w:rStyle w:val="141"/>
          <w:i w:val="0"/>
        </w:rPr>
        <w:t>headers</w:t>
      </w:r>
      <w:r>
        <w:rPr>
          <w:rStyle w:val="147"/>
          <w:i w:val="0"/>
        </w:rPr>
        <w:t>[</w:t>
      </w:r>
      <w:r>
        <w:rPr>
          <w:rStyle w:val="125"/>
          <w:i w:val="0"/>
        </w:rPr>
        <w:t>'Authorization'</w:t>
      </w:r>
      <w:r>
        <w:rPr>
          <w:rStyle w:val="147"/>
          <w:i w:val="0"/>
        </w:rPr>
        <w:t xml:space="preserve">] </w:t>
      </w:r>
      <w:r>
        <w:rPr>
          <w:rStyle w:val="137"/>
          <w:i w:val="0"/>
        </w:rPr>
        <w:t>=</w:t>
      </w:r>
      <w:r>
        <w:rPr>
          <w:rStyle w:val="147"/>
          <w:i w:val="0"/>
        </w:rPr>
        <w:t xml:space="preserve"> localStorage</w:t>
      </w:r>
      <w:r>
        <w:rPr>
          <w:rStyle w:val="137"/>
          <w:i w:val="0"/>
        </w:rPr>
        <w:t>.</w:t>
      </w:r>
    </w:p>
    <w:p>
      <w:pPr>
        <w:pStyle w:val="114"/>
        <w:rPr>
          <w:rStyle w:val="147"/>
          <w:rFonts w:hint="eastAsia" w:eastAsiaTheme="minorEastAsia"/>
          <w:i w:val="0"/>
          <w:lang w:eastAsia="zh-CN"/>
        </w:rPr>
      </w:pPr>
      <w:r>
        <w:rPr>
          <w:rStyle w:val="147"/>
          <w:i w:val="0"/>
        </w:rPr>
        <w:t xml:space="preserve">    </w:t>
      </w:r>
      <w:r>
        <w:rPr>
          <w:rStyle w:val="134"/>
          <w:i w:val="0"/>
        </w:rPr>
        <w:t>getItem</w:t>
      </w:r>
      <w:r>
        <w:rPr>
          <w:rStyle w:val="147"/>
          <w:i w:val="0"/>
        </w:rPr>
        <w:t>(</w:t>
      </w:r>
      <w:r>
        <w:rPr>
          <w:rStyle w:val="125"/>
          <w:i w:val="0"/>
        </w:rPr>
        <w:t>'token'</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config</w:t>
      </w:r>
    </w:p>
    <w:p>
      <w:pPr>
        <w:pStyle w:val="114"/>
        <w:rPr>
          <w:rStyle w:val="147"/>
          <w:rFonts w:hint="eastAsia" w:eastAsiaTheme="minorEastAsia"/>
          <w:i w:val="0"/>
          <w:lang w:eastAsia="zh-CN"/>
        </w:rPr>
      </w:pPr>
      <w:r>
        <w:rPr>
          <w:rStyle w:val="147"/>
          <w:i w:val="0"/>
        </w:rPr>
        <w:t>}</w:t>
      </w:r>
      <w:r>
        <w:rPr>
          <w:rStyle w:val="137"/>
          <w:i w:val="0"/>
        </w:rPr>
        <w:t>,</w:t>
      </w:r>
      <w:r>
        <w:rPr>
          <w:rStyle w:val="147"/>
          <w:i w:val="0"/>
        </w:rPr>
        <w:t xml:space="preserve">error </w:t>
      </w:r>
      <w:r>
        <w:rPr>
          <w:rStyle w:val="117"/>
          <w:i w:val="0"/>
        </w:rPr>
        <w:t>=&gt;</w:t>
      </w: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38"/>
          <w:i w:val="0"/>
        </w:rPr>
        <w:t>Promise</w:t>
      </w:r>
      <w:r>
        <w:rPr>
          <w:rStyle w:val="137"/>
          <w:i w:val="0"/>
        </w:rPr>
        <w:t>.</w:t>
      </w:r>
      <w:r>
        <w:rPr>
          <w:rStyle w:val="134"/>
          <w:i w:val="0"/>
        </w:rPr>
        <w:t>reject</w:t>
      </w:r>
      <w:r>
        <w:rPr>
          <w:rStyle w:val="147"/>
          <w:i w:val="0"/>
        </w:rPr>
        <w:t>(error)</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创建响应的拦截器</w:t>
      </w:r>
    </w:p>
    <w:p>
      <w:pPr>
        <w:pStyle w:val="114"/>
        <w:rPr>
          <w:rStyle w:val="147"/>
          <w:rFonts w:hint="eastAsia" w:eastAsiaTheme="minorEastAsia"/>
          <w:i w:val="0"/>
          <w:lang w:eastAsia="zh-CN"/>
        </w:rPr>
      </w:pPr>
      <w:r>
        <w:rPr>
          <w:rStyle w:val="147"/>
          <w:i w:val="0"/>
        </w:rPr>
        <w:t>instance</w:t>
      </w:r>
      <w:r>
        <w:rPr>
          <w:rStyle w:val="137"/>
          <w:i w:val="0"/>
        </w:rPr>
        <w:t>.</w:t>
      </w:r>
      <w:r>
        <w:rPr>
          <w:rStyle w:val="141"/>
          <w:i w:val="0"/>
        </w:rPr>
        <w:t>interceptors</w:t>
      </w:r>
      <w:r>
        <w:rPr>
          <w:rStyle w:val="137"/>
          <w:i w:val="0"/>
        </w:rPr>
        <w:t>.</w:t>
      </w:r>
      <w:r>
        <w:rPr>
          <w:rStyle w:val="141"/>
          <w:i w:val="0"/>
        </w:rPr>
        <w:t>response</w:t>
      </w:r>
      <w:r>
        <w:rPr>
          <w:rStyle w:val="137"/>
          <w:i w:val="0"/>
        </w:rPr>
        <w:t>.</w:t>
      </w:r>
      <w:r>
        <w:rPr>
          <w:rStyle w:val="134"/>
          <w:i w:val="0"/>
        </w:rPr>
        <w:t>use</w:t>
      </w:r>
      <w:r>
        <w:rPr>
          <w:rStyle w:val="147"/>
          <w:i w:val="0"/>
        </w:rPr>
        <w:t xml:space="preserve">(response </w:t>
      </w:r>
      <w:r>
        <w:rPr>
          <w:rStyle w:val="117"/>
          <w:i w:val="0"/>
        </w:rPr>
        <w:t>=&gt;</w:t>
      </w:r>
      <w:r>
        <w:rPr>
          <w:rStyle w:val="147"/>
          <w:i w:val="0"/>
        </w:rPr>
        <w:t xml:space="preserve"> {</w:t>
      </w:r>
    </w:p>
    <w:p>
      <w:pPr>
        <w:pStyle w:val="114"/>
        <w:rPr>
          <w:rStyle w:val="117"/>
          <w:rFonts w:hint="eastAsia" w:eastAsiaTheme="minorEastAsia"/>
          <w:i w:val="0"/>
          <w:lang w:eastAsia="zh-CN"/>
        </w:rPr>
      </w:pPr>
      <w:r>
        <w:rPr>
          <w:rStyle w:val="147"/>
          <w:i w:val="0"/>
        </w:rPr>
        <w:t xml:space="preserve">    </w:t>
      </w:r>
      <w:r>
        <w:rPr>
          <w:rStyle w:val="117"/>
          <w:i w:val="0"/>
        </w:rPr>
        <w:t>let</w:t>
      </w:r>
      <w:r>
        <w:rPr>
          <w:rStyle w:val="147"/>
          <w:i w:val="0"/>
        </w:rPr>
        <w:t xml:space="preserve"> res </w:t>
      </w:r>
      <w:r>
        <w:rPr>
          <w:rStyle w:val="137"/>
          <w:i w:val="0"/>
        </w:rPr>
        <w:t>=</w:t>
      </w:r>
      <w:r>
        <w:rPr>
          <w:rStyle w:val="147"/>
          <w:i w:val="0"/>
        </w:rPr>
        <w:t xml:space="preserve"> </w:t>
      </w:r>
      <w:r>
        <w:rPr>
          <w:rStyle w:val="117"/>
          <w:i w:val="0"/>
        </w:rPr>
        <w:t>null</w:t>
      </w:r>
    </w:p>
    <w:p>
      <w:pPr>
        <w:pStyle w:val="114"/>
        <w:rPr>
          <w:rStyle w:val="129"/>
          <w:rFonts w:hint="eastAsia" w:eastAsiaTheme="minorEastAsia"/>
          <w:i/>
          <w:lang w:eastAsia="zh-CN"/>
        </w:rPr>
      </w:pPr>
      <w:r>
        <w:rPr>
          <w:rStyle w:val="147"/>
          <w:i w:val="0"/>
        </w:rPr>
        <w:t xml:space="preserve">    </w:t>
      </w:r>
      <w:r>
        <w:rPr>
          <w:rStyle w:val="129"/>
          <w:i/>
        </w:rPr>
        <w:t>// 对相应的数据进行过滤</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(response</w:t>
      </w:r>
      <w:r>
        <w:rPr>
          <w:rStyle w:val="137"/>
          <w:i w:val="0"/>
        </w:rPr>
        <w:t>.</w:t>
      </w:r>
      <w:r>
        <w:rPr>
          <w:rStyle w:val="141"/>
          <w:i w:val="0"/>
        </w:rPr>
        <w:t>status</w:t>
      </w:r>
      <w:r>
        <w:rPr>
          <w:rStyle w:val="147"/>
          <w:i w:val="0"/>
        </w:rPr>
        <w:t xml:space="preserve"> </w:t>
      </w:r>
      <w:r>
        <w:rPr>
          <w:rStyle w:val="137"/>
          <w:i w:val="0"/>
        </w:rPr>
        <w:t>===</w:t>
      </w:r>
      <w:r>
        <w:rPr>
          <w:rStyle w:val="147"/>
          <w:i w:val="0"/>
        </w:rPr>
        <w:t xml:space="preserve"> </w:t>
      </w:r>
      <w:r>
        <w:rPr>
          <w:rStyle w:val="119"/>
          <w:i w:val="0"/>
        </w:rPr>
        <w:t>200</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(response</w:t>
      </w:r>
      <w:r>
        <w:rPr>
          <w:rStyle w:val="137"/>
          <w:i w:val="0"/>
        </w:rPr>
        <w:t>.</w:t>
      </w:r>
      <w:r>
        <w:rPr>
          <w:rStyle w:val="141"/>
          <w:i w:val="0"/>
        </w:rPr>
        <w:t>data</w:t>
      </w:r>
      <w:r>
        <w:rPr>
          <w:rStyle w:val="147"/>
          <w:i w:val="0"/>
        </w:rPr>
        <w:t xml:space="preserve"> </w:t>
      </w:r>
      <w:r>
        <w:rPr>
          <w:rStyle w:val="137"/>
          <w:i w:val="0"/>
        </w:rPr>
        <w:t>&amp;&amp;</w:t>
      </w:r>
      <w:r>
        <w:rPr>
          <w:rStyle w:val="147"/>
          <w:i w:val="0"/>
        </w:rPr>
        <w:t xml:space="preserve"> response</w:t>
      </w:r>
      <w:r>
        <w:rPr>
          <w:rStyle w:val="137"/>
          <w:i w:val="0"/>
        </w:rPr>
        <w:t>.</w:t>
      </w:r>
      <w:r>
        <w:rPr>
          <w:rStyle w:val="141"/>
          <w:i w:val="0"/>
        </w:rPr>
        <w:t>data</w:t>
      </w:r>
      <w:r>
        <w:rPr>
          <w:rStyle w:val="137"/>
          <w:i w:val="0"/>
        </w:rPr>
        <w:t>.</w:t>
      </w:r>
      <w:r>
        <w:rPr>
          <w:rStyle w:val="141"/>
          <w:i w:val="0"/>
        </w:rPr>
        <w:t>err</w:t>
      </w:r>
      <w:r>
        <w:rPr>
          <w:rStyle w:val="147"/>
          <w:i w:val="0"/>
        </w:rPr>
        <w:t xml:space="preserve"> </w:t>
      </w:r>
      <w:r>
        <w:rPr>
          <w:rStyle w:val="137"/>
          <w:i w:val="0"/>
        </w:rPr>
        <w:t>===</w:t>
      </w:r>
      <w:r>
        <w:rPr>
          <w:rStyle w:val="147"/>
          <w:i w:val="0"/>
        </w:rPr>
        <w:t xml:space="preserve"> </w:t>
      </w:r>
      <w:r>
        <w:rPr>
          <w:rStyle w:val="119"/>
          <w:i w:val="0"/>
        </w:rPr>
        <w:t>0</w:t>
      </w:r>
      <w:r>
        <w:rPr>
          <w:rStyle w:val="147"/>
          <w:i w:val="0"/>
        </w:rPr>
        <w:t>){</w:t>
      </w:r>
    </w:p>
    <w:p>
      <w:pPr>
        <w:pStyle w:val="114"/>
        <w:rPr>
          <w:rStyle w:val="141"/>
          <w:rFonts w:hint="eastAsia" w:eastAsiaTheme="minorEastAsia"/>
          <w:i w:val="0"/>
          <w:lang w:eastAsia="zh-CN"/>
        </w:rPr>
      </w:pPr>
      <w:r>
        <w:rPr>
          <w:rStyle w:val="147"/>
          <w:i w:val="0"/>
        </w:rPr>
        <w:t xml:space="preserve">            res </w:t>
      </w:r>
      <w:r>
        <w:rPr>
          <w:rStyle w:val="137"/>
          <w:i w:val="0"/>
        </w:rPr>
        <w:t>=</w:t>
      </w:r>
      <w:r>
        <w:rPr>
          <w:rStyle w:val="147"/>
          <w:i w:val="0"/>
        </w:rPr>
        <w:t xml:space="preserve"> response</w:t>
      </w:r>
      <w:r>
        <w:rPr>
          <w:rStyle w:val="137"/>
          <w:i w:val="0"/>
        </w:rPr>
        <w:t>.</w:t>
      </w:r>
      <w:r>
        <w:rPr>
          <w:rStyle w:val="141"/>
          <w:i w:val="0"/>
        </w:rPr>
        <w:t>data</w:t>
      </w:r>
      <w:r>
        <w:rPr>
          <w:rStyle w:val="137"/>
          <w:i w:val="0"/>
        </w:rPr>
        <w:t>.</w:t>
      </w:r>
      <w:r>
        <w:rPr>
          <w:rStyle w:val="141"/>
          <w:i w:val="0"/>
        </w:rPr>
        <w:t>data</w:t>
      </w:r>
    </w:p>
    <w:p>
      <w:pPr>
        <w:pStyle w:val="114"/>
        <w:rPr>
          <w:rStyle w:val="147"/>
          <w:rFonts w:hint="eastAsia" w:eastAsiaTheme="minorEastAsia"/>
          <w:i w:val="0"/>
          <w:lang w:eastAsia="zh-CN"/>
        </w:rPr>
      </w:pPr>
      <w:r>
        <w:rPr>
          <w:rStyle w:val="147"/>
          <w:i w:val="0"/>
        </w:rPr>
        <w:t xml:space="preserve">        }</w:t>
      </w:r>
      <w:r>
        <w:rPr>
          <w:rStyle w:val="136"/>
          <w:i w:val="0"/>
        </w:rPr>
        <w:t>else</w:t>
      </w:r>
      <w:r>
        <w:rPr>
          <w:rStyle w:val="147"/>
          <w:i w:val="0"/>
        </w:rPr>
        <w:t xml:space="preserve"> </w:t>
      </w:r>
      <w:r>
        <w:rPr>
          <w:rStyle w:val="136"/>
          <w:i w:val="0"/>
        </w:rPr>
        <w:t>if</w:t>
      </w:r>
      <w:r>
        <w:rPr>
          <w:rStyle w:val="147"/>
          <w:i w:val="0"/>
        </w:rPr>
        <w:t>(response</w:t>
      </w:r>
      <w:r>
        <w:rPr>
          <w:rStyle w:val="137"/>
          <w:i w:val="0"/>
        </w:rPr>
        <w:t>.</w:t>
      </w:r>
      <w:r>
        <w:rPr>
          <w:rStyle w:val="141"/>
          <w:i w:val="0"/>
        </w:rPr>
        <w:t>data</w:t>
      </w:r>
      <w:r>
        <w:rPr>
          <w:rStyle w:val="137"/>
          <w:i w:val="0"/>
        </w:rPr>
        <w:t>.</w:t>
      </w:r>
      <w:r>
        <w:rPr>
          <w:rStyle w:val="141"/>
          <w:i w:val="0"/>
        </w:rPr>
        <w:t>err</w:t>
      </w:r>
      <w:r>
        <w:rPr>
          <w:rStyle w:val="147"/>
          <w:i w:val="0"/>
        </w:rPr>
        <w:t xml:space="preserve"> </w:t>
      </w:r>
      <w:r>
        <w:rPr>
          <w:rStyle w:val="137"/>
          <w:i w:val="0"/>
        </w:rPr>
        <w:t>===</w:t>
      </w:r>
      <w:r>
        <w:rPr>
          <w:rStyle w:val="147"/>
          <w:i w:val="0"/>
        </w:rPr>
        <w:t xml:space="preserve"> </w:t>
      </w:r>
      <w:r>
        <w:rPr>
          <w:rStyle w:val="137"/>
          <w:i w:val="0"/>
        </w:rPr>
        <w:t>-</w:t>
      </w:r>
      <w:r>
        <w:rPr>
          <w:rStyle w:val="119"/>
          <w:i w:val="0"/>
        </w:rPr>
        <w:t>1</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34"/>
          <w:i w:val="0"/>
        </w:rPr>
        <w:t>alert</w:t>
      </w:r>
      <w:r>
        <w:rPr>
          <w:rStyle w:val="147"/>
          <w:i w:val="0"/>
        </w:rPr>
        <w:t>(</w:t>
      </w:r>
      <w:r>
        <w:rPr>
          <w:rStyle w:val="125"/>
          <w:i w:val="0"/>
        </w:rPr>
        <w:t>'token无效'</w:t>
      </w:r>
      <w:r>
        <w:rPr>
          <w:rStyle w:val="147"/>
          <w:i w:val="0"/>
        </w:rPr>
        <w: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else</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34"/>
          <w:i w:val="0"/>
        </w:rPr>
        <w:t>alert</w:t>
      </w:r>
      <w:r>
        <w:rPr>
          <w:rStyle w:val="147"/>
          <w:i w:val="0"/>
        </w:rPr>
        <w:t>(</w:t>
      </w:r>
      <w:r>
        <w:rPr>
          <w:rStyle w:val="125"/>
          <w:i w:val="0"/>
        </w:rPr>
        <w:t>'请求失败'</w:t>
      </w:r>
      <w:r>
        <w:rPr>
          <w:rStyle w:val="147"/>
          <w:i w:val="0"/>
        </w:rPr>
        <w: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res</w:t>
      </w:r>
    </w:p>
    <w:p>
      <w:pPr>
        <w:pStyle w:val="114"/>
        <w:rPr>
          <w:rStyle w:val="147"/>
          <w:rFonts w:hint="eastAsia" w:eastAsiaTheme="minorEastAsia"/>
          <w:i w:val="0"/>
          <w:lang w:eastAsia="zh-CN"/>
        </w:rPr>
      </w:pPr>
      <w:r>
        <w:rPr>
          <w:rStyle w:val="147"/>
          <w:i w:val="0"/>
        </w:rPr>
        <w:t>}</w:t>
      </w:r>
      <w:r>
        <w:rPr>
          <w:rStyle w:val="137"/>
          <w:i w:val="0"/>
        </w:rPr>
        <w:t>,</w:t>
      </w:r>
      <w:r>
        <w:rPr>
          <w:rStyle w:val="147"/>
          <w:i w:val="0"/>
        </w:rPr>
        <w:t xml:space="preserve">error </w:t>
      </w:r>
      <w:r>
        <w:rPr>
          <w:rStyle w:val="117"/>
          <w:i w:val="0"/>
        </w:rPr>
        <w:t>=&gt;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38"/>
          <w:i w:val="0"/>
        </w:rPr>
        <w:t>Promise</w:t>
      </w:r>
      <w:r>
        <w:rPr>
          <w:rStyle w:val="137"/>
          <w:i w:val="0"/>
        </w:rPr>
        <w:t>.</w:t>
      </w:r>
      <w:r>
        <w:rPr>
          <w:rStyle w:val="134"/>
          <w:i w:val="0"/>
        </w:rPr>
        <w:t>reject</w:t>
      </w:r>
      <w:r>
        <w:rPr>
          <w:rStyle w:val="147"/>
          <w:i w:val="0"/>
        </w:rPr>
        <w:t>(error)</w:t>
      </w:r>
    </w:p>
    <w:p>
      <w:pPr>
        <w:pStyle w:val="114"/>
        <w:rPr>
          <w:rStyle w:val="147"/>
          <w:rFonts w:hint="eastAsia" w:eastAsiaTheme="minorEastAsia"/>
          <w:i w:val="0"/>
          <w:lang w:eastAsia="zh-CN"/>
        </w:rPr>
      </w:pPr>
      <w:r>
        <w:rPr>
          <w:rStyle w:val="147"/>
          <w:i w:val="0"/>
        </w:rPr>
        <w:t>})</w:t>
      </w:r>
    </w:p>
    <w:p>
      <w:pPr>
        <w:pStyle w:val="114"/>
      </w:pPr>
      <w:r>
        <w:rPr>
          <w:rStyle w:val="128"/>
          <w:i w:val="0"/>
        </w:rPr>
        <w:t>export</w:t>
      </w:r>
      <w:r>
        <w:rPr>
          <w:rStyle w:val="147"/>
          <w:i w:val="0"/>
        </w:rPr>
        <w:t xml:space="preserve"> </w:t>
      </w:r>
      <w:r>
        <w:rPr>
          <w:rStyle w:val="128"/>
          <w:i w:val="0"/>
        </w:rPr>
        <w:t>default</w:t>
      </w:r>
      <w:r>
        <w:rPr>
          <w:rStyle w:val="147"/>
          <w:i w:val="0"/>
        </w:rPr>
        <w:t xml:space="preserve"> instance</w:t>
      </w:r>
    </w:p>
    <w:p>
      <w:pPr>
        <w:pStyle w:val="97"/>
      </w:pPr>
      <w:r>
        <w:t>66.*** 怎么修改 Vuex 中的状态？Vuex中有哪些方法</w:t>
      </w:r>
    </w:p>
    <w:p>
      <w:pPr>
        <w:pStyle w:val="114"/>
        <w:rPr>
          <w:rStyle w:val="113"/>
          <w:rFonts w:hint="eastAsia" w:eastAsiaTheme="minorEastAsia"/>
          <w:i w:val="0"/>
          <w:lang w:eastAsia="zh-CN"/>
        </w:rPr>
      </w:pPr>
      <w:r>
        <w:rPr>
          <w:rStyle w:val="113"/>
          <w:i w:val="0"/>
        </w:rPr>
        <w:t>* 通过 this.$store.state 属性的方法来访问状态</w:t>
      </w:r>
    </w:p>
    <w:p>
      <w:pPr>
        <w:pStyle w:val="114"/>
      </w:pPr>
      <w:r>
        <w:rPr>
          <w:rStyle w:val="113"/>
          <w:i w:val="0"/>
        </w:rPr>
        <w:t>* 通过 this.$store.commit 来修改状态</w:t>
      </w:r>
    </w:p>
    <w:p>
      <w:pPr>
        <w:pStyle w:val="97"/>
      </w:pPr>
      <w:r>
        <w:t>67.*** vue-router 路由传参的方式</w:t>
      </w:r>
    </w:p>
    <w:p>
      <w:pPr>
        <w:pStyle w:val="114"/>
        <w:rPr>
          <w:rStyle w:val="147"/>
          <w:rFonts w:hint="eastAsia" w:eastAsiaTheme="minorEastAsia"/>
          <w:i w:val="0"/>
          <w:lang w:eastAsia="zh-CN"/>
        </w:rPr>
      </w:pPr>
      <w:r>
        <w:rPr>
          <w:rStyle w:val="121"/>
          <w:i w:val="0"/>
        </w:rPr>
        <w:t>1.</w:t>
      </w:r>
      <w:r>
        <w:rPr>
          <w:rStyle w:val="147"/>
          <w:i w:val="0"/>
        </w:rPr>
        <w:t>query</w:t>
      </w:r>
    </w:p>
    <w:p>
      <w:pPr>
        <w:pStyle w:val="114"/>
        <w:rPr>
          <w:rStyle w:val="129"/>
          <w:rFonts w:hint="eastAsia" w:eastAsiaTheme="minorEastAsia"/>
          <w:i/>
          <w:lang w:eastAsia="zh-CN"/>
        </w:rPr>
      </w:pPr>
      <w:r>
        <w:rPr>
          <w:rStyle w:val="129"/>
          <w:i/>
        </w:rPr>
        <w:t>// 方法一</w:t>
      </w:r>
    </w:p>
    <w:p>
      <w:pPr>
        <w:pStyle w:val="114"/>
        <w:rPr>
          <w:rStyle w:val="137"/>
          <w:rFonts w:hint="eastAsia" w:eastAsiaTheme="minorEastAsia"/>
          <w:i w:val="0"/>
          <w:lang w:eastAsia="zh-CN"/>
        </w:rPr>
      </w:pPr>
      <w:r>
        <w:rPr>
          <w:rStyle w:val="137"/>
          <w:i w:val="0"/>
        </w:rPr>
        <w:t>&lt;</w:t>
      </w:r>
      <w:r>
        <w:rPr>
          <w:rStyle w:val="147"/>
          <w:i w:val="0"/>
        </w:rPr>
        <w:t>template</w:t>
      </w:r>
      <w:r>
        <w:rPr>
          <w:rStyle w:val="137"/>
          <w:i w:val="0"/>
        </w:rPr>
        <w:t>&gt;</w:t>
      </w:r>
    </w:p>
    <w:p>
      <w:pPr>
        <w:pStyle w:val="114"/>
        <w:rPr>
          <w:rStyle w:val="125"/>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 xml:space="preserve">link </w:t>
      </w:r>
      <w:r>
        <w:rPr>
          <w:rStyle w:val="137"/>
          <w:i w:val="0"/>
        </w:rPr>
        <w:t>:</w:t>
      </w:r>
      <w:r>
        <w:rPr>
          <w:rStyle w:val="147"/>
          <w:i w:val="0"/>
        </w:rPr>
        <w:t>to</w:t>
      </w:r>
      <w:r>
        <w:rPr>
          <w:rStyle w:val="137"/>
          <w:i w:val="0"/>
        </w:rPr>
        <w:t>=</w:t>
      </w:r>
      <w:r>
        <w:rPr>
          <w:rStyle w:val="125"/>
          <w:i w:val="0"/>
        </w:rPr>
        <w:t>"{</w:t>
      </w:r>
    </w:p>
    <w:p>
      <w:pPr>
        <w:pStyle w:val="114"/>
        <w:rPr>
          <w:rStyle w:val="137"/>
          <w:rFonts w:hint="eastAsia" w:eastAsiaTheme="minorEastAsia"/>
          <w:i w:val="0"/>
          <w:lang w:eastAsia="zh-CN"/>
        </w:rPr>
      </w:pPr>
      <w:r>
        <w:rPr>
          <w:rStyle w:val="147"/>
          <w:i w:val="0"/>
        </w:rPr>
        <w:tab/>
      </w:r>
      <w:r>
        <w:rPr>
          <w:rStyle w:val="147"/>
          <w:i w:val="0"/>
        </w:rPr>
        <w:tab/>
      </w:r>
      <w:r>
        <w:rPr>
          <w:rStyle w:val="147"/>
          <w:i w:val="0"/>
        </w:rPr>
        <w:tab/>
      </w:r>
      <w:r>
        <w:rPr>
          <w:rStyle w:val="147"/>
          <w:i w:val="0"/>
        </w:rPr>
        <w:t>path</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query</w:t>
      </w:r>
      <w:r>
        <w:rPr>
          <w:rStyle w:val="137"/>
          <w:i w:val="0"/>
        </w:rPr>
        <w:t>:</w:t>
      </w:r>
      <w:r>
        <w:rPr>
          <w:rStyle w:val="147"/>
          <w:i w:val="0"/>
        </w:rPr>
        <w:t>{</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r>
        <w:rPr>
          <w:rStyle w:val="118"/>
          <w:i w:val="0"/>
        </w:rPr>
        <w:t>views</w:t>
      </w:r>
      <w:r>
        <w:rPr>
          <w:rStyle w:val="137"/>
          <w:i w:val="0"/>
        </w:rPr>
        <w:t>:</w:t>
      </w:r>
      <w:r>
        <w:rPr>
          <w:rStyle w:val="147"/>
          <w:i w:val="0"/>
        </w:rPr>
        <w:t>item</w:t>
      </w:r>
      <w:r>
        <w:rPr>
          <w:rStyle w:val="137"/>
          <w:i w:val="0"/>
        </w:rPr>
        <w:t>.</w:t>
      </w:r>
      <w:r>
        <w:rPr>
          <w:rStyle w:val="141"/>
          <w:i w:val="0"/>
        </w:rPr>
        <w:t>views</w:t>
      </w:r>
      <w:r>
        <w:rPr>
          <w:rStyle w:val="147"/>
          <w:i w:val="0"/>
        </w:rPr>
        <w:t>}</w:t>
      </w:r>
    </w:p>
    <w:p>
      <w:pPr>
        <w:pStyle w:val="114"/>
        <w:rPr>
          <w:rStyle w:val="125"/>
          <w:rFonts w:hint="eastAsia" w:eastAsiaTheme="minorEastAsia"/>
          <w:i w:val="0"/>
          <w:lang w:eastAsia="zh-CN"/>
        </w:rPr>
      </w:pPr>
      <w:r>
        <w:rPr>
          <w:rStyle w:val="147"/>
          <w:i w:val="0"/>
        </w:rPr>
        <w:t>}</w:t>
      </w:r>
      <w:r>
        <w:rPr>
          <w:rStyle w:val="125"/>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link</w:t>
      </w:r>
      <w:r>
        <w:rPr>
          <w:rStyle w:val="137"/>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37"/>
          <w:rFonts w:hint="eastAsia" w:eastAsiaTheme="minorEastAsia"/>
          <w:i w:val="0"/>
          <w:lang w:eastAsia="zh-CN"/>
        </w:rPr>
      </w:pPr>
    </w:p>
    <w:p>
      <w:pPr>
        <w:pStyle w:val="114"/>
        <w:rPr>
          <w:rStyle w:val="129"/>
          <w:rFonts w:hint="eastAsia" w:eastAsiaTheme="minorEastAsia"/>
          <w:i/>
          <w:lang w:eastAsia="zh-CN"/>
        </w:rPr>
      </w:pPr>
      <w:r>
        <w:rPr>
          <w:rStyle w:val="129"/>
          <w:i/>
        </w:rPr>
        <w:t>// 方法二</w:t>
      </w:r>
    </w:p>
    <w:p>
      <w:pPr>
        <w:pStyle w:val="114"/>
        <w:rPr>
          <w:rStyle w:val="147"/>
          <w:rFonts w:hint="eastAsia" w:eastAsiaTheme="minorEastAsia"/>
          <w:i w:val="0"/>
          <w:lang w:eastAsia="zh-CN"/>
        </w:rPr>
      </w:pPr>
      <w:r>
        <w:rPr>
          <w:rStyle w:val="117"/>
          <w:i w:val="0"/>
        </w:rPr>
        <w:t>this</w:t>
      </w:r>
      <w:r>
        <w:rPr>
          <w:rStyle w:val="137"/>
          <w:i w:val="0"/>
        </w:rPr>
        <w:t>.</w:t>
      </w:r>
      <w:r>
        <w:rPr>
          <w:rStyle w:val="141"/>
          <w:i w:val="0"/>
        </w:rPr>
        <w:t>$router</w:t>
      </w:r>
      <w:r>
        <w:rPr>
          <w:rStyle w:val="137"/>
          <w:i w:val="0"/>
        </w:rPr>
        <w:t>.</w:t>
      </w:r>
      <w:r>
        <w:rPr>
          <w:rStyle w:val="134"/>
          <w:i w:val="0"/>
        </w:rPr>
        <w:t>push</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path</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w:t>
      </w:r>
      <w:r>
        <w:rPr>
          <w:rStyle w:val="118"/>
          <w:i w:val="0"/>
        </w:rPr>
        <w:t>query</w:t>
      </w:r>
      <w:r>
        <w:rPr>
          <w:rStyle w:val="137"/>
          <w:i w:val="0"/>
        </w:rPr>
        <w:t>:</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p>
    <w:p>
      <w:pPr>
        <w:pStyle w:val="114"/>
        <w:rPr>
          <w:rStyle w:val="141"/>
          <w:rFonts w:hint="eastAsia" w:eastAsiaTheme="minorEastAsia"/>
          <w:i w:val="0"/>
          <w:lang w:eastAsia="zh-CN"/>
        </w:rPr>
      </w:pPr>
      <w:r>
        <w:rPr>
          <w:rStyle w:val="147"/>
          <w:i w:val="0"/>
        </w:rPr>
        <w:t xml:space="preserve">        </w:t>
      </w:r>
      <w:r>
        <w:rPr>
          <w:rStyle w:val="118"/>
          <w:i w:val="0"/>
        </w:rPr>
        <w:t>views</w:t>
      </w:r>
      <w:r>
        <w:rPr>
          <w:rStyle w:val="137"/>
          <w:i w:val="0"/>
        </w:rPr>
        <w:t>:</w:t>
      </w:r>
      <w:r>
        <w:rPr>
          <w:rStyle w:val="147"/>
          <w:i w:val="0"/>
        </w:rPr>
        <w:t>item</w:t>
      </w:r>
      <w:r>
        <w:rPr>
          <w:rStyle w:val="137"/>
          <w:i w:val="0"/>
        </w:rPr>
        <w:t>.</w:t>
      </w:r>
      <w:r>
        <w:rPr>
          <w:rStyle w:val="141"/>
          <w:i w:val="0"/>
        </w:rPr>
        <w:t>views</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rPr>
          <w:rStyle w:val="147"/>
          <w:rFonts w:hint="eastAsia" w:eastAsiaTheme="minorEastAsia"/>
          <w:i w:val="0"/>
          <w:lang w:eastAsia="zh-CN"/>
        </w:rPr>
      </w:pPr>
      <w:r>
        <w:rPr>
          <w:rStyle w:val="121"/>
          <w:i w:val="0"/>
        </w:rPr>
        <w:t>2.</w:t>
      </w:r>
      <w:r>
        <w:rPr>
          <w:rStyle w:val="147"/>
          <w:i w:val="0"/>
        </w:rPr>
        <w:t>params</w:t>
      </w:r>
    </w:p>
    <w:p>
      <w:pPr>
        <w:pStyle w:val="114"/>
        <w:rPr>
          <w:rStyle w:val="137"/>
          <w:rFonts w:hint="eastAsia" w:eastAsiaTheme="minorEastAsia"/>
          <w:i w:val="0"/>
          <w:lang w:eastAsia="zh-CN"/>
        </w:rPr>
      </w:pPr>
      <w:r>
        <w:rPr>
          <w:rStyle w:val="137"/>
          <w:i w:val="0"/>
        </w:rPr>
        <w:t>&lt;</w:t>
      </w:r>
      <w:r>
        <w:rPr>
          <w:rStyle w:val="147"/>
          <w:i w:val="0"/>
        </w:rPr>
        <w:t>template</w:t>
      </w:r>
      <w:r>
        <w:rPr>
          <w:rStyle w:val="137"/>
          <w:i w:val="0"/>
        </w:rPr>
        <w:t>&gt;</w:t>
      </w:r>
    </w:p>
    <w:p>
      <w:pPr>
        <w:pStyle w:val="114"/>
        <w:rPr>
          <w:rStyle w:val="125"/>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 xml:space="preserve">link </w:t>
      </w:r>
      <w:r>
        <w:rPr>
          <w:rStyle w:val="137"/>
          <w:i w:val="0"/>
        </w:rPr>
        <w:t>:</w:t>
      </w:r>
      <w:r>
        <w:rPr>
          <w:rStyle w:val="147"/>
          <w:i w:val="0"/>
        </w:rPr>
        <w:t>to</w:t>
      </w:r>
      <w:r>
        <w:rPr>
          <w:rStyle w:val="137"/>
          <w:i w:val="0"/>
        </w:rPr>
        <w:t>=</w:t>
      </w:r>
      <w:r>
        <w:rPr>
          <w:rStyle w:val="125"/>
          <w:i w:val="0"/>
        </w:rPr>
        <w:t>"{</w:t>
      </w:r>
    </w:p>
    <w:p>
      <w:pPr>
        <w:pStyle w:val="114"/>
        <w:rPr>
          <w:rStyle w:val="137"/>
          <w:rFonts w:hint="eastAsia" w:eastAsiaTheme="minorEastAsia"/>
          <w:i w:val="0"/>
          <w:lang w:eastAsia="zh-CN"/>
        </w:rPr>
      </w:pPr>
      <w:r>
        <w:rPr>
          <w:rStyle w:val="147"/>
          <w:i w:val="0"/>
        </w:rPr>
        <w:tab/>
      </w:r>
      <w:r>
        <w:rPr>
          <w:rStyle w:val="147"/>
          <w:i w:val="0"/>
        </w:rPr>
        <w:tab/>
      </w:r>
      <w:r>
        <w:rPr>
          <w:rStyle w:val="147"/>
          <w:i w:val="0"/>
        </w:rPr>
        <w:t>name</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params</w:t>
      </w:r>
      <w:r>
        <w:rPr>
          <w:rStyle w:val="137"/>
          <w:i w:val="0"/>
        </w:rPr>
        <w:t>:</w:t>
      </w:r>
      <w:r>
        <w:rPr>
          <w:rStyle w:val="147"/>
          <w:i w:val="0"/>
        </w:rPr>
        <w:t>{</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r>
        <w:rPr>
          <w:rStyle w:val="118"/>
          <w:i w:val="0"/>
        </w:rPr>
        <w:t>views</w:t>
      </w:r>
      <w:r>
        <w:rPr>
          <w:rStyle w:val="137"/>
          <w:i w:val="0"/>
        </w:rPr>
        <w:t>:</w:t>
      </w:r>
      <w:r>
        <w:rPr>
          <w:rStyle w:val="147"/>
          <w:i w:val="0"/>
        </w:rPr>
        <w:t>item</w:t>
      </w:r>
      <w:r>
        <w:rPr>
          <w:rStyle w:val="137"/>
          <w:i w:val="0"/>
        </w:rPr>
        <w:t>.</w:t>
      </w:r>
      <w:r>
        <w:rPr>
          <w:rStyle w:val="141"/>
          <w:i w:val="0"/>
        </w:rPr>
        <w:t>views</w:t>
      </w:r>
      <w:r>
        <w:rPr>
          <w:rStyle w:val="147"/>
          <w:i w:val="0"/>
        </w:rPr>
        <w:t>}</w:t>
      </w:r>
    </w:p>
    <w:p>
      <w:pPr>
        <w:pStyle w:val="114"/>
        <w:rPr>
          <w:rStyle w:val="125"/>
          <w:rFonts w:hint="eastAsia" w:eastAsiaTheme="minorEastAsia"/>
          <w:i w:val="0"/>
          <w:lang w:eastAsia="zh-CN"/>
        </w:rPr>
      </w:pPr>
      <w:r>
        <w:rPr>
          <w:rStyle w:val="147"/>
          <w:i w:val="0"/>
        </w:rPr>
        <w:t>}</w:t>
      </w:r>
      <w:r>
        <w:rPr>
          <w:rStyle w:val="125"/>
          <w:i w:val="0"/>
        </w:rPr>
        <w:t>" tag="</w:t>
      </w:r>
      <w:r>
        <w:rPr>
          <w:rStyle w:val="147"/>
          <w:i w:val="0"/>
        </w:rPr>
        <w:t>h2</w:t>
      </w:r>
      <w:r>
        <w:rPr>
          <w:rStyle w:val="125"/>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47"/>
          <w:rFonts w:hint="eastAsia" w:eastAsiaTheme="minorEastAsia"/>
          <w:i w:val="0"/>
          <w:lang w:eastAsia="zh-CN"/>
        </w:rPr>
      </w:pPr>
      <w:r>
        <w:rPr>
          <w:rStyle w:val="117"/>
          <w:i w:val="0"/>
        </w:rPr>
        <w:t>this</w:t>
      </w:r>
      <w:r>
        <w:rPr>
          <w:rStyle w:val="137"/>
          <w:i w:val="0"/>
        </w:rPr>
        <w:t>.</w:t>
      </w:r>
      <w:r>
        <w:rPr>
          <w:rStyle w:val="141"/>
          <w:i w:val="0"/>
        </w:rPr>
        <w:t>$router</w:t>
      </w:r>
      <w:r>
        <w:rPr>
          <w:rStyle w:val="137"/>
          <w:i w:val="0"/>
        </w:rPr>
        <w:t>.</w:t>
      </w:r>
      <w:r>
        <w:rPr>
          <w:rStyle w:val="134"/>
          <w:i w:val="0"/>
        </w:rPr>
        <w:t>push</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name</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w:t>
      </w:r>
      <w:r>
        <w:rPr>
          <w:rStyle w:val="118"/>
          <w:i w:val="0"/>
        </w:rPr>
        <w:t>params</w:t>
      </w:r>
      <w:r>
        <w:rPr>
          <w:rStyle w:val="137"/>
          <w:i w:val="0"/>
        </w:rPr>
        <w:t>:</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p>
    <w:p>
      <w:pPr>
        <w:pStyle w:val="114"/>
        <w:rPr>
          <w:rStyle w:val="141"/>
          <w:rFonts w:hint="eastAsia" w:eastAsiaTheme="minorEastAsia"/>
          <w:i w:val="0"/>
          <w:lang w:eastAsia="zh-CN"/>
        </w:rPr>
      </w:pPr>
      <w:r>
        <w:rPr>
          <w:rStyle w:val="147"/>
          <w:i w:val="0"/>
        </w:rPr>
        <w:t xml:space="preserve">        </w:t>
      </w:r>
      <w:r>
        <w:rPr>
          <w:rStyle w:val="118"/>
          <w:i w:val="0"/>
        </w:rPr>
        <w:t>views</w:t>
      </w:r>
      <w:r>
        <w:rPr>
          <w:rStyle w:val="137"/>
          <w:i w:val="0"/>
        </w:rPr>
        <w:t>:</w:t>
      </w:r>
      <w:r>
        <w:rPr>
          <w:rStyle w:val="147"/>
          <w:i w:val="0"/>
        </w:rPr>
        <w:t>item</w:t>
      </w:r>
      <w:r>
        <w:rPr>
          <w:rStyle w:val="137"/>
          <w:i w:val="0"/>
        </w:rPr>
        <w:t>.</w:t>
      </w:r>
      <w:r>
        <w:rPr>
          <w:rStyle w:val="141"/>
          <w:i w:val="0"/>
        </w:rPr>
        <w:t>views</w:t>
      </w:r>
    </w:p>
    <w:p>
      <w:pPr>
        <w:pStyle w:val="114"/>
        <w:rPr>
          <w:rStyle w:val="147"/>
          <w:rFonts w:hint="eastAsia" w:eastAsiaTheme="minorEastAsia"/>
          <w:i w:val="0"/>
          <w:lang w:eastAsia="zh-CN"/>
        </w:rPr>
      </w:pPr>
      <w:r>
        <w:rPr>
          <w:rStyle w:val="147"/>
          <w:i w:val="0"/>
        </w:rPr>
        <w:t xml:space="preserve">    }</w:t>
      </w:r>
    </w:p>
    <w:p>
      <w:pPr>
        <w:pStyle w:val="114"/>
      </w:pPr>
      <w:r>
        <w:rPr>
          <w:rStyle w:val="147"/>
          <w:i w:val="0"/>
        </w:rPr>
        <w:t>})</w:t>
      </w:r>
    </w:p>
    <w:p>
      <w:pPr>
        <w:pStyle w:val="97"/>
      </w:pPr>
      <w:r>
        <w:t>68.*** hash</w:t>
      </w:r>
      <w:r>
        <w:rPr>
          <w:rFonts w:hint="eastAsia"/>
          <w:lang w:eastAsia="zh-CN"/>
        </w:rPr>
        <w:t>和</w:t>
      </w:r>
      <w:r>
        <w:t>history 区别,怎么去解决history的回退问题</w:t>
      </w:r>
    </w:p>
    <w:p>
      <w:pPr>
        <w:pStyle w:val="114"/>
        <w:rPr>
          <w:rStyle w:val="113"/>
          <w:rFonts w:hint="eastAsia" w:eastAsiaTheme="minorEastAsia"/>
          <w:i w:val="0"/>
          <w:lang w:eastAsia="zh-CN"/>
        </w:rPr>
      </w:pPr>
      <w:r>
        <w:rPr>
          <w:rStyle w:val="113"/>
          <w:i w:val="0"/>
        </w:rPr>
        <w:tab/>
      </w:r>
      <w:r>
        <w:rPr>
          <w:rStyle w:val="113"/>
          <w:i w:val="0"/>
        </w:rPr>
        <w:tab/>
      </w:r>
      <w:r>
        <w:rPr>
          <w:rStyle w:val="113"/>
          <w:i w:val="0"/>
        </w:rPr>
        <w:tab/>
      </w:r>
      <w:r>
        <w:rPr>
          <w:rStyle w:val="113"/>
          <w:i w:val="0"/>
        </w:rPr>
        <w:tab/>
      </w:r>
      <w:r>
        <w:rPr>
          <w:rStyle w:val="113"/>
          <w:i w:val="0"/>
        </w:rPr>
        <w:tab/>
      </w:r>
      <w:r>
        <w:rPr>
          <w:rStyle w:val="113"/>
          <w:i w:val="0"/>
        </w:rPr>
        <w:t>hash</w:t>
      </w:r>
      <w:r>
        <w:rPr>
          <w:rStyle w:val="113"/>
          <w:i w:val="0"/>
        </w:rPr>
        <w:tab/>
      </w:r>
      <w:r>
        <w:rPr>
          <w:rStyle w:val="113"/>
          <w:i w:val="0"/>
        </w:rPr>
        <w:tab/>
      </w:r>
      <w:r>
        <w:rPr>
          <w:rStyle w:val="113"/>
          <w:i w:val="0"/>
        </w:rPr>
        <w:tab/>
      </w:r>
      <w:r>
        <w:rPr>
          <w:rStyle w:val="113"/>
          <w:i w:val="0"/>
        </w:rPr>
        <w:tab/>
      </w:r>
      <w:r>
        <w:rPr>
          <w:rStyle w:val="113"/>
          <w:i w:val="0"/>
        </w:rPr>
        <w:t xml:space="preserve">    history</w:t>
      </w:r>
      <w:r>
        <w:rPr>
          <w:rStyle w:val="113"/>
          <w:i w:val="0"/>
        </w:rPr>
        <w:tab/>
      </w:r>
    </w:p>
    <w:p>
      <w:pPr>
        <w:pStyle w:val="114"/>
        <w:rPr>
          <w:rStyle w:val="113"/>
          <w:rFonts w:hint="eastAsia" w:eastAsiaTheme="minorEastAsia"/>
          <w:i w:val="0"/>
          <w:lang w:eastAsia="zh-CN"/>
        </w:rPr>
      </w:pPr>
      <w:r>
        <w:rPr>
          <w:rStyle w:val="113"/>
          <w:i w:val="0"/>
        </w:rPr>
        <w:tab/>
      </w:r>
      <w:r>
        <w:rPr>
          <w:rStyle w:val="113"/>
          <w:i w:val="0"/>
        </w:rPr>
        <w:t>url显示</w:t>
      </w:r>
      <w:r>
        <w:rPr>
          <w:rStyle w:val="113"/>
          <w:i w:val="0"/>
        </w:rPr>
        <w:tab/>
      </w:r>
      <w:r>
        <w:rPr>
          <w:rStyle w:val="113"/>
          <w:i w:val="0"/>
        </w:rPr>
        <w:tab/>
      </w:r>
      <w:r>
        <w:rPr>
          <w:rStyle w:val="113"/>
          <w:i w:val="0"/>
        </w:rPr>
        <w:t>有#，很low</w:t>
      </w:r>
      <w:r>
        <w:rPr>
          <w:rStyle w:val="113"/>
          <w:i w:val="0"/>
        </w:rPr>
        <w:tab/>
      </w:r>
      <w:r>
        <w:rPr>
          <w:rStyle w:val="113"/>
          <w:i w:val="0"/>
        </w:rPr>
        <w:tab/>
      </w:r>
      <w:r>
        <w:rPr>
          <w:rStyle w:val="113"/>
          <w:i w:val="0"/>
        </w:rPr>
        <w:tab/>
      </w:r>
      <w:r>
        <w:rPr>
          <w:rStyle w:val="113"/>
          <w:i w:val="0"/>
        </w:rPr>
        <w:tab/>
      </w:r>
      <w:r>
        <w:rPr>
          <w:rStyle w:val="113"/>
          <w:i w:val="0"/>
        </w:rPr>
        <w:tab/>
      </w:r>
      <w:r>
        <w:rPr>
          <w:rStyle w:val="113"/>
          <w:i w:val="0"/>
        </w:rPr>
        <w:t>无#，好看</w:t>
      </w:r>
    </w:p>
    <w:p>
      <w:pPr>
        <w:pStyle w:val="114"/>
        <w:rPr>
          <w:rStyle w:val="113"/>
          <w:rFonts w:hint="eastAsia" w:eastAsiaTheme="minorEastAsia"/>
          <w:i w:val="0"/>
          <w:lang w:eastAsia="zh-CN"/>
        </w:rPr>
      </w:pPr>
      <w:r>
        <w:rPr>
          <w:rStyle w:val="113"/>
          <w:i w:val="0"/>
        </w:rPr>
        <w:tab/>
      </w:r>
      <w:r>
        <w:rPr>
          <w:rStyle w:val="113"/>
          <w:i w:val="0"/>
        </w:rPr>
        <w:t>回车刷新</w:t>
      </w:r>
      <w:r>
        <w:rPr>
          <w:rStyle w:val="113"/>
          <w:i w:val="0"/>
        </w:rPr>
        <w:tab/>
      </w:r>
      <w:r>
        <w:rPr>
          <w:rStyle w:val="113"/>
          <w:i w:val="0"/>
        </w:rPr>
        <w:t>可以加载到hash值对应的页面     一般就是404掉了</w:t>
      </w:r>
    </w:p>
    <w:p>
      <w:pPr>
        <w:pStyle w:val="114"/>
      </w:pPr>
      <w:r>
        <w:rPr>
          <w:rStyle w:val="113"/>
          <w:i w:val="0"/>
        </w:rPr>
        <w:t xml:space="preserve">    支持版本</w:t>
      </w:r>
      <w:r>
        <w:rPr>
          <w:rStyle w:val="113"/>
          <w:i w:val="0"/>
        </w:rPr>
        <w:tab/>
      </w:r>
      <w:r>
        <w:rPr>
          <w:rStyle w:val="113"/>
          <w:i w:val="0"/>
        </w:rPr>
        <w:t>支持低版本浏览器和IE浏览器</w:t>
      </w:r>
      <w:r>
        <w:rPr>
          <w:rStyle w:val="113"/>
          <w:i w:val="0"/>
        </w:rPr>
        <w:tab/>
      </w:r>
      <w:r>
        <w:rPr>
          <w:rStyle w:val="113"/>
          <w:i w:val="0"/>
        </w:rPr>
        <w:tab/>
      </w:r>
      <w:r>
        <w:rPr>
          <w:rStyle w:val="113"/>
          <w:i w:val="0"/>
        </w:rPr>
        <w:t>HTML5新推出的API</w:t>
      </w:r>
    </w:p>
    <w:p>
      <w:pPr>
        <w:pStyle w:val="97"/>
        <w:rPr>
          <w:lang w:eastAsia="zh-CN"/>
        </w:rPr>
      </w:pPr>
      <w:r>
        <w:rPr>
          <w:lang w:eastAsia="zh-CN"/>
        </w:rPr>
        <w:t>69.*** 用过 beforeEach 吗？</w:t>
      </w:r>
    </w:p>
    <w:p>
      <w:pPr>
        <w:pStyle w:val="114"/>
        <w:rPr>
          <w:lang w:eastAsia="zh-CN"/>
        </w:rPr>
      </w:pPr>
      <w:r>
        <w:rPr>
          <w:rStyle w:val="113"/>
          <w:i w:val="0"/>
          <w:lang w:eastAsia="zh-CN"/>
        </w:rPr>
        <w:tab/>
      </w:r>
      <w:r>
        <w:rPr>
          <w:rStyle w:val="113"/>
          <w:i w:val="0"/>
          <w:lang w:eastAsia="zh-CN"/>
        </w:rPr>
        <w:t>每次通过 vue-router 进行页面跳转，都会触发 beforeEach 这个钩子函数,这个回调函数共有三个参数，to，from，next这三个参数，to表示我要跳转的目标路由对应的参数，from表示来自那个路由，就是操作路由跳转之前的，即将离开的路由对应的参数，next是一个回调函数，一定要调用next方法来 resolve 这个钩子函数</w:t>
      </w:r>
    </w:p>
    <w:p>
      <w:pPr>
        <w:pStyle w:val="97"/>
        <w:rPr>
          <w:lang w:eastAsia="zh-CN"/>
        </w:rPr>
      </w:pPr>
      <w:r>
        <w:rPr>
          <w:lang w:eastAsia="zh-CN"/>
        </w:rPr>
        <w:t>72.*** Vue中的单项数据流</w:t>
      </w:r>
    </w:p>
    <w:p>
      <w:pPr>
        <w:pStyle w:val="114"/>
        <w:rPr>
          <w:rStyle w:val="113"/>
          <w:i w:val="0"/>
          <w:lang w:eastAsia="zh-CN"/>
        </w:rPr>
      </w:pPr>
      <w:r>
        <w:rPr>
          <w:rStyle w:val="113"/>
          <w:i w:val="0"/>
          <w:lang w:eastAsia="zh-CN"/>
        </w:rPr>
        <w:t>单项数据流指只能从一个方向来修改状态</w:t>
      </w:r>
    </w:p>
    <w:p>
      <w:pPr>
        <w:pStyle w:val="114"/>
        <w:rPr>
          <w:rStyle w:val="113"/>
          <w:i w:val="0"/>
          <w:lang w:eastAsia="zh-CN"/>
        </w:rPr>
      </w:pPr>
      <w:r>
        <w:rPr>
          <w:rStyle w:val="113"/>
          <w:i w:val="0"/>
          <w:lang w:eastAsia="zh-CN"/>
        </w:rPr>
        <w:t>数据从父级组件传递给子组件，只能单向绑定</w:t>
      </w:r>
    </w:p>
    <w:p>
      <w:pPr>
        <w:pStyle w:val="114"/>
        <w:rPr>
          <w:lang w:eastAsia="zh-CN"/>
        </w:rPr>
      </w:pPr>
      <w:r>
        <w:rPr>
          <w:rStyle w:val="113"/>
          <w:i w:val="0"/>
          <w:lang w:eastAsia="zh-CN"/>
        </w:rPr>
        <w:t>子组件内部不能直接修改从父级传递过来的数据</w:t>
      </w:r>
    </w:p>
    <w:p>
      <w:pPr>
        <w:pStyle w:val="97"/>
        <w:rPr>
          <w:lang w:eastAsia="zh-CN"/>
        </w:rPr>
      </w:pPr>
      <w:r>
        <w:rPr>
          <w:lang w:eastAsia="zh-CN"/>
        </w:rPr>
        <w:t>73.*** Vue组件中的Data为什么是函数，根组件却是对象呢？</w:t>
      </w:r>
    </w:p>
    <w:p>
      <w:pPr>
        <w:pStyle w:val="114"/>
        <w:rPr>
          <w:rStyle w:val="113"/>
          <w:i w:val="0"/>
          <w:lang w:eastAsia="zh-CN"/>
        </w:rPr>
      </w:pPr>
      <w:r>
        <w:rPr>
          <w:rStyle w:val="113"/>
          <w:i w:val="0"/>
          <w:lang w:eastAsia="zh-CN"/>
        </w:rPr>
        <w:tab/>
      </w:r>
      <w:r>
        <w:rPr>
          <w:rStyle w:val="113"/>
          <w:i w:val="0"/>
          <w:lang w:eastAsia="zh-CN"/>
        </w:rPr>
        <w:t>如果 data 是一个函数的话，这样每复用一次组件，就会返回一份新的 data，类似于给每个组件实例创建一个私有的数据空间，让各个组件实例维护各自的数据。而单纯的写成对象形式，就使得所有组件实例共用了一份 data，就会造成了一个变了全都会变得结果。</w:t>
      </w:r>
    </w:p>
    <w:p>
      <w:pPr>
        <w:pStyle w:val="114"/>
        <w:rPr>
          <w:lang w:eastAsia="zh-CN"/>
        </w:rPr>
      </w:pPr>
      <w:r>
        <w:rPr>
          <w:rStyle w:val="113"/>
          <w:i w:val="0"/>
          <w:lang w:eastAsia="zh-CN"/>
        </w:rPr>
        <w:tab/>
      </w:r>
      <w:r>
        <w:rPr>
          <w:rStyle w:val="113"/>
          <w:i w:val="0"/>
          <w:lang w:eastAsia="zh-CN"/>
        </w:rPr>
        <w:t>所以说 vue 组件的 data 必须是函数。这都是因为js的特性带来的，跟 vue 本身设计无关。</w:t>
      </w:r>
    </w:p>
    <w:p>
      <w:pPr>
        <w:pStyle w:val="97"/>
        <w:rPr>
          <w:lang w:eastAsia="zh-CN"/>
        </w:rPr>
      </w:pPr>
      <w:r>
        <w:rPr>
          <w:lang w:eastAsia="zh-CN"/>
        </w:rPr>
        <w:t>74.*** 你做过那些Vue的性能优化？</w:t>
      </w:r>
    </w:p>
    <w:p>
      <w:pPr>
        <w:pStyle w:val="114"/>
        <w:rPr>
          <w:rStyle w:val="147"/>
          <w:i w:val="0"/>
          <w:lang w:eastAsia="zh-CN"/>
        </w:rPr>
      </w:pPr>
      <w:r>
        <w:rPr>
          <w:rStyle w:val="147"/>
          <w:i w:val="0"/>
          <w:lang w:eastAsia="zh-CN"/>
        </w:rPr>
        <w:t>1、首屏加载优化</w:t>
      </w:r>
    </w:p>
    <w:p>
      <w:pPr>
        <w:pStyle w:val="114"/>
        <w:rPr>
          <w:rStyle w:val="147"/>
          <w:i w:val="0"/>
          <w:lang w:eastAsia="zh-CN"/>
        </w:rPr>
      </w:pPr>
    </w:p>
    <w:p>
      <w:pPr>
        <w:pStyle w:val="114"/>
        <w:rPr>
          <w:rStyle w:val="147"/>
          <w:i w:val="0"/>
          <w:lang w:eastAsia="zh-CN"/>
        </w:rPr>
      </w:pPr>
      <w:r>
        <w:rPr>
          <w:rStyle w:val="147"/>
          <w:i w:val="0"/>
          <w:lang w:eastAsia="zh-CN"/>
        </w:rPr>
        <w:t>2、路由懒加载</w:t>
      </w:r>
    </w:p>
    <w:p>
      <w:pPr>
        <w:pStyle w:val="114"/>
        <w:rPr>
          <w:rStyle w:val="147"/>
          <w:i w:val="0"/>
          <w:lang w:eastAsia="zh-CN"/>
        </w:rPr>
      </w:pPr>
      <w:r>
        <w:rPr>
          <w:rStyle w:val="147"/>
          <w:i w:val="0"/>
          <w:lang w:eastAsia="zh-CN"/>
        </w:rPr>
        <w:tab/>
      </w:r>
      <w:r>
        <w:rPr>
          <w:rStyle w:val="147"/>
          <w:i w:val="0"/>
          <w:lang w:eastAsia="zh-CN"/>
        </w:rPr>
        <w:t>{</w:t>
      </w:r>
    </w:p>
    <w:p>
      <w:pPr>
        <w:pStyle w:val="114"/>
        <w:rPr>
          <w:rStyle w:val="137"/>
          <w:i w:val="0"/>
          <w:lang w:eastAsia="zh-CN"/>
        </w:rPr>
      </w:pPr>
      <w:r>
        <w:rPr>
          <w:rStyle w:val="147"/>
          <w:i w:val="0"/>
          <w:lang w:eastAsia="zh-CN"/>
        </w:rPr>
        <w:t xml:space="preserve">        </w:t>
      </w:r>
      <w:r>
        <w:rPr>
          <w:rStyle w:val="118"/>
          <w:i w:val="0"/>
          <w:lang w:eastAsia="zh-CN"/>
        </w:rPr>
        <w:t>path</w:t>
      </w:r>
      <w:r>
        <w:rPr>
          <w:rStyle w:val="137"/>
          <w:i w:val="0"/>
          <w:lang w:eastAsia="zh-CN"/>
        </w:rPr>
        <w:t>:</w:t>
      </w:r>
      <w:r>
        <w:rPr>
          <w:rStyle w:val="125"/>
          <w:i w:val="0"/>
          <w:lang w:eastAsia="zh-CN"/>
        </w:rPr>
        <w:t>'/'</w:t>
      </w:r>
      <w:r>
        <w:rPr>
          <w:rStyle w:val="137"/>
          <w:i w:val="0"/>
          <w:lang w:eastAsia="zh-CN"/>
        </w:rPr>
        <w:t>,</w:t>
      </w:r>
    </w:p>
    <w:p>
      <w:pPr>
        <w:pStyle w:val="114"/>
        <w:rPr>
          <w:rStyle w:val="137"/>
          <w:i w:val="0"/>
          <w:lang w:eastAsia="zh-CN"/>
        </w:rPr>
      </w:pPr>
      <w:r>
        <w:rPr>
          <w:rStyle w:val="147"/>
          <w:i w:val="0"/>
          <w:lang w:eastAsia="zh-CN"/>
        </w:rPr>
        <w:t xml:space="preserve">        </w:t>
      </w:r>
      <w:r>
        <w:rPr>
          <w:rStyle w:val="118"/>
          <w:i w:val="0"/>
          <w:lang w:eastAsia="zh-CN"/>
        </w:rPr>
        <w:t>name</w:t>
      </w:r>
      <w:r>
        <w:rPr>
          <w:rStyle w:val="137"/>
          <w:i w:val="0"/>
          <w:lang w:eastAsia="zh-CN"/>
        </w:rPr>
        <w:t>:</w:t>
      </w:r>
      <w:r>
        <w:rPr>
          <w:rStyle w:val="125"/>
          <w:i w:val="0"/>
          <w:lang w:eastAsia="zh-CN"/>
        </w:rPr>
        <w:t>'home'</w:t>
      </w:r>
      <w:r>
        <w:rPr>
          <w:rStyle w:val="137"/>
          <w:i w:val="0"/>
          <w:lang w:eastAsia="zh-CN"/>
        </w:rPr>
        <w:t>,</w:t>
      </w:r>
    </w:p>
    <w:p>
      <w:pPr>
        <w:pStyle w:val="114"/>
        <w:rPr>
          <w:rStyle w:val="137"/>
          <w:i w:val="0"/>
          <w:lang w:eastAsia="zh-CN"/>
        </w:rPr>
      </w:pPr>
      <w:r>
        <w:rPr>
          <w:rStyle w:val="147"/>
          <w:i w:val="0"/>
          <w:lang w:eastAsia="zh-CN"/>
        </w:rPr>
        <w:t xml:space="preserve">        </w:t>
      </w:r>
      <w:r>
        <w:rPr>
          <w:rStyle w:val="118"/>
          <w:i w:val="0"/>
          <w:lang w:eastAsia="zh-CN"/>
        </w:rPr>
        <w:t>component</w:t>
      </w:r>
      <w:r>
        <w:rPr>
          <w:rStyle w:val="137"/>
          <w:i w:val="0"/>
          <w:lang w:eastAsia="zh-CN"/>
        </w:rPr>
        <w:t>:</w:t>
      </w:r>
      <w:r>
        <w:rPr>
          <w:rStyle w:val="147"/>
          <w:i w:val="0"/>
          <w:lang w:eastAsia="zh-CN"/>
        </w:rPr>
        <w:t>()</w:t>
      </w:r>
      <w:r>
        <w:rPr>
          <w:rStyle w:val="117"/>
          <w:i w:val="0"/>
          <w:lang w:eastAsia="zh-CN"/>
        </w:rPr>
        <w:t>=&gt;</w:t>
      </w:r>
      <w:r>
        <w:rPr>
          <w:rStyle w:val="128"/>
          <w:i w:val="0"/>
          <w:lang w:eastAsia="zh-CN"/>
        </w:rPr>
        <w:t>import</w:t>
      </w:r>
      <w:r>
        <w:rPr>
          <w:rStyle w:val="147"/>
          <w:i w:val="0"/>
          <w:lang w:eastAsia="zh-CN"/>
        </w:rPr>
        <w:t>(</w:t>
      </w:r>
      <w:r>
        <w:rPr>
          <w:rStyle w:val="125"/>
          <w:i w:val="0"/>
          <w:lang w:eastAsia="zh-CN"/>
        </w:rPr>
        <w:t>'@/views/home/index.vue'</w:t>
      </w:r>
      <w:r>
        <w:rPr>
          <w:rStyle w:val="147"/>
          <w:i w:val="0"/>
          <w:lang w:eastAsia="zh-CN"/>
        </w:rPr>
        <w:t>)</w:t>
      </w:r>
      <w:r>
        <w:rPr>
          <w:rStyle w:val="137"/>
          <w:i w:val="0"/>
          <w:lang w:eastAsia="zh-CN"/>
        </w:rPr>
        <w:t>,</w:t>
      </w:r>
    </w:p>
    <w:p>
      <w:pPr>
        <w:pStyle w:val="114"/>
        <w:rPr>
          <w:rStyle w:val="147"/>
          <w:i w:val="0"/>
          <w:lang w:eastAsia="zh-CN"/>
        </w:rPr>
      </w:pPr>
      <w:r>
        <w:rPr>
          <w:rStyle w:val="147"/>
          <w:i w:val="0"/>
          <w:lang w:eastAsia="zh-CN"/>
        </w:rPr>
        <w:t xml:space="preserve">        </w:t>
      </w:r>
      <w:r>
        <w:rPr>
          <w:rStyle w:val="118"/>
          <w:i w:val="0"/>
          <w:lang w:eastAsia="zh-CN"/>
        </w:rPr>
        <w:t>meta</w:t>
      </w:r>
      <w:r>
        <w:rPr>
          <w:rStyle w:val="137"/>
          <w:i w:val="0"/>
          <w:lang w:eastAsia="zh-CN"/>
        </w:rPr>
        <w:t>:</w:t>
      </w:r>
      <w:r>
        <w:rPr>
          <w:rStyle w:val="147"/>
          <w:i w:val="0"/>
          <w:lang w:eastAsia="zh-CN"/>
        </w:rPr>
        <w:t>{</w:t>
      </w:r>
      <w:r>
        <w:rPr>
          <w:rStyle w:val="118"/>
          <w:i w:val="0"/>
          <w:lang w:eastAsia="zh-CN"/>
        </w:rPr>
        <w:t>isShowHead</w:t>
      </w:r>
      <w:r>
        <w:rPr>
          <w:rStyle w:val="137"/>
          <w:i w:val="0"/>
          <w:lang w:eastAsia="zh-CN"/>
        </w:rPr>
        <w:t>:</w:t>
      </w:r>
      <w:r>
        <w:rPr>
          <w:rStyle w:val="117"/>
          <w:i w:val="0"/>
          <w:lang w:eastAsia="zh-CN"/>
        </w:rPr>
        <w:t>true</w:t>
      </w:r>
      <w:r>
        <w:rPr>
          <w:rStyle w:val="147"/>
          <w:i w:val="0"/>
          <w:lang w:eastAsia="zh-CN"/>
        </w:rPr>
        <w:t>}</w:t>
      </w:r>
    </w:p>
    <w:p>
      <w:pPr>
        <w:pStyle w:val="114"/>
        <w:rPr>
          <w:rStyle w:val="147"/>
          <w:i w:val="0"/>
          <w:lang w:eastAsia="zh-CN"/>
        </w:rPr>
      </w:pPr>
      <w:r>
        <w:rPr>
          <w:rStyle w:val="147"/>
          <w:i w:val="0"/>
          <w:lang w:eastAsia="zh-CN"/>
        </w:rPr>
        <w:t xml:space="preserve">    }</w:t>
      </w:r>
    </w:p>
    <w:p>
      <w:pPr>
        <w:pStyle w:val="114"/>
        <w:rPr>
          <w:rStyle w:val="147"/>
          <w:i w:val="0"/>
          <w:lang w:eastAsia="zh-CN"/>
        </w:rPr>
      </w:pPr>
    </w:p>
    <w:p>
      <w:pPr>
        <w:pStyle w:val="114"/>
        <w:rPr>
          <w:rStyle w:val="147"/>
          <w:i w:val="0"/>
          <w:lang w:eastAsia="zh-CN"/>
        </w:rPr>
      </w:pPr>
      <w:r>
        <w:rPr>
          <w:rStyle w:val="147"/>
          <w:i w:val="0"/>
          <w:lang w:eastAsia="zh-CN"/>
        </w:rPr>
        <w:t>3、开启服务器 Gzip</w:t>
      </w:r>
    </w:p>
    <w:p>
      <w:pPr>
        <w:pStyle w:val="114"/>
        <w:rPr>
          <w:rStyle w:val="137"/>
          <w:i w:val="0"/>
          <w:lang w:eastAsia="zh-CN"/>
        </w:rPr>
      </w:pPr>
      <w:r>
        <w:rPr>
          <w:rStyle w:val="147"/>
          <w:i w:val="0"/>
          <w:lang w:eastAsia="zh-CN"/>
        </w:rPr>
        <w:t>开启 Gzip 就是一种压缩技术，需要前端提供压缩包，然后在服务器开启压缩，文件在服务器压缩后传给浏览器，浏览器解压后进行再解析。首先安装 webpack 提供的 compression</w:t>
      </w:r>
      <w:r>
        <w:rPr>
          <w:rStyle w:val="137"/>
          <w:i w:val="0"/>
          <w:lang w:eastAsia="zh-CN"/>
        </w:rPr>
        <w:t>-</w:t>
      </w:r>
      <w:r>
        <w:rPr>
          <w:rStyle w:val="147"/>
          <w:i w:val="0"/>
          <w:lang w:eastAsia="zh-CN"/>
        </w:rPr>
        <w:t>webpack</w:t>
      </w:r>
      <w:r>
        <w:rPr>
          <w:rStyle w:val="137"/>
          <w:i w:val="0"/>
          <w:lang w:eastAsia="zh-CN"/>
        </w:rPr>
        <w:t>-</w:t>
      </w:r>
      <w:r>
        <w:rPr>
          <w:rStyle w:val="147"/>
          <w:i w:val="0"/>
          <w:lang w:eastAsia="zh-CN"/>
        </w:rPr>
        <w:t>plugin 进行压缩，然后在 vue</w:t>
      </w:r>
      <w:r>
        <w:rPr>
          <w:rStyle w:val="137"/>
          <w:i w:val="0"/>
          <w:lang w:eastAsia="zh-CN"/>
        </w:rPr>
        <w:t>.</w:t>
      </w:r>
      <w:r>
        <w:rPr>
          <w:rStyle w:val="141"/>
          <w:i w:val="0"/>
          <w:lang w:eastAsia="zh-CN"/>
        </w:rPr>
        <w:t>config</w:t>
      </w:r>
      <w:r>
        <w:rPr>
          <w:rStyle w:val="137"/>
          <w:i w:val="0"/>
          <w:lang w:eastAsia="zh-CN"/>
        </w:rPr>
        <w:t>.</w:t>
      </w:r>
      <w:r>
        <w:rPr>
          <w:rStyle w:val="141"/>
          <w:i w:val="0"/>
          <w:lang w:eastAsia="zh-CN"/>
        </w:rPr>
        <w:t>js</w:t>
      </w:r>
      <w:r>
        <w:rPr>
          <w:rStyle w:val="137"/>
          <w:i w:val="0"/>
          <w:lang w:eastAsia="zh-CN"/>
        </w:rPr>
        <w:t>:</w:t>
      </w:r>
    </w:p>
    <w:p>
      <w:pPr>
        <w:pStyle w:val="114"/>
        <w:rPr>
          <w:rStyle w:val="137"/>
          <w:i w:val="0"/>
          <w:lang w:eastAsia="zh-CN"/>
        </w:rPr>
      </w:pPr>
    </w:p>
    <w:p>
      <w:pPr>
        <w:pStyle w:val="114"/>
        <w:rPr>
          <w:rStyle w:val="147"/>
          <w:i w:val="0"/>
          <w:lang w:eastAsia="zh-CN"/>
        </w:rPr>
      </w:pPr>
      <w:r>
        <w:rPr>
          <w:rStyle w:val="121"/>
          <w:i w:val="0"/>
          <w:lang w:eastAsia="zh-CN"/>
        </w:rPr>
        <w:t>4.</w:t>
      </w:r>
      <w:r>
        <w:rPr>
          <w:rStyle w:val="147"/>
          <w:i w:val="0"/>
          <w:lang w:eastAsia="zh-CN"/>
        </w:rPr>
        <w:t>启动 CDN 加速</w:t>
      </w:r>
    </w:p>
    <w:p>
      <w:pPr>
        <w:pStyle w:val="114"/>
        <w:rPr>
          <w:rStyle w:val="147"/>
          <w:i w:val="0"/>
          <w:lang w:eastAsia="zh-CN"/>
        </w:rPr>
      </w:pPr>
      <w:r>
        <w:rPr>
          <w:rStyle w:val="147"/>
          <w:i w:val="0"/>
          <w:lang w:eastAsia="zh-CN"/>
        </w:rPr>
        <w:t>我们继续采用 cdn 的方式来引入一些第三方资源，就可以缓解我们服务器的压力，原理将我们的压力分给其他服务器点。</w:t>
      </w:r>
    </w:p>
    <w:p>
      <w:pPr>
        <w:pStyle w:val="114"/>
        <w:rPr>
          <w:rStyle w:val="147"/>
          <w:i w:val="0"/>
          <w:lang w:eastAsia="zh-CN"/>
        </w:rPr>
      </w:pPr>
    </w:p>
    <w:p>
      <w:pPr>
        <w:pStyle w:val="114"/>
        <w:rPr>
          <w:rStyle w:val="147"/>
          <w:rFonts w:hint="eastAsia" w:eastAsiaTheme="minorEastAsia"/>
          <w:i w:val="0"/>
          <w:lang w:eastAsia="zh-CN"/>
        </w:rPr>
      </w:pPr>
      <w:r>
        <w:rPr>
          <w:rStyle w:val="121"/>
          <w:i w:val="0"/>
        </w:rPr>
        <w:t>5.</w:t>
      </w:r>
      <w:r>
        <w:rPr>
          <w:rStyle w:val="147"/>
          <w:i w:val="0"/>
        </w:rPr>
        <w:t>代码层面优化</w:t>
      </w:r>
    </w:p>
    <w:p>
      <w:pPr>
        <w:pStyle w:val="114"/>
        <w:rPr>
          <w:rStyle w:val="147"/>
          <w:rFonts w:hint="eastAsia" w:eastAsiaTheme="minorEastAsia"/>
          <w:i w:val="0"/>
          <w:lang w:eastAsia="zh-CN"/>
        </w:rPr>
      </w:pPr>
      <w:r>
        <w:rPr>
          <w:rStyle w:val="137"/>
          <w:i w:val="0"/>
        </w:rPr>
        <w:t>*</w:t>
      </w:r>
      <w:r>
        <w:rPr>
          <w:rStyle w:val="147"/>
          <w:i w:val="0"/>
        </w:rPr>
        <w:t xml:space="preserve"> computed 和 watch 区分使用场景</w:t>
      </w:r>
    </w:p>
    <w:p>
      <w:pPr>
        <w:pStyle w:val="114"/>
        <w:rPr>
          <w:rStyle w:val="147"/>
          <w:i w:val="0"/>
          <w:lang w:eastAsia="zh-CN"/>
        </w:rPr>
      </w:pPr>
      <w:r>
        <w:rPr>
          <w:rStyle w:val="147"/>
          <w:i w:val="0"/>
        </w:rPr>
        <w:tab/>
      </w:r>
      <w:r>
        <w:rPr>
          <w:rStyle w:val="147"/>
          <w:i w:val="0"/>
        </w:rPr>
        <w:t>computed</w:t>
      </w:r>
      <w:r>
        <w:rPr>
          <w:rStyle w:val="137"/>
          <w:i w:val="0"/>
        </w:rPr>
        <w:t>:</w:t>
      </w:r>
      <w:r>
        <w:rPr>
          <w:rStyle w:val="147"/>
          <w:i w:val="0"/>
        </w:rPr>
        <w:t>是计算属性，依赖其他属性值，并且 computed 的值有缓存，只有它依赖的属性值发生改变，下一次获取 computed 的值时才会重新计算 computed 的值。</w:t>
      </w:r>
      <w:r>
        <w:rPr>
          <w:rStyle w:val="147"/>
          <w:i w:val="0"/>
          <w:lang w:eastAsia="zh-CN"/>
        </w:rPr>
        <w:t>当我们需要进行数值计算，并且依赖于其他数据时，应该使用 computed，因为可以利用 computed 的缓存特性，避免每次获取值时，都要重新计算。</w:t>
      </w:r>
    </w:p>
    <w:p>
      <w:pPr>
        <w:pStyle w:val="114"/>
        <w:rPr>
          <w:rStyle w:val="147"/>
          <w:i w:val="0"/>
          <w:lang w:eastAsia="zh-CN"/>
        </w:rPr>
      </w:pPr>
      <w:r>
        <w:rPr>
          <w:rStyle w:val="147"/>
          <w:i w:val="0"/>
          <w:lang w:eastAsia="zh-CN"/>
        </w:rPr>
        <w:t xml:space="preserve">    watch</w:t>
      </w:r>
      <w:r>
        <w:rPr>
          <w:rStyle w:val="137"/>
          <w:i w:val="0"/>
          <w:lang w:eastAsia="zh-CN"/>
        </w:rPr>
        <w:t>:</w:t>
      </w:r>
      <w:r>
        <w:rPr>
          <w:rStyle w:val="147"/>
          <w:i w:val="0"/>
          <w:lang w:eastAsia="zh-CN"/>
        </w:rPr>
        <w:t xml:space="preserve">类似于某些数据的监听回调，每当监听的数据变化时都会执行回调进行后续操作；当我们需要在数据变化时执行异步或开销较大的操作时，应该使用 watch，使用 watch </w:t>
      </w:r>
      <w:r>
        <w:rPr>
          <w:rStyle w:val="134"/>
          <w:i w:val="0"/>
          <w:lang w:eastAsia="zh-CN"/>
        </w:rPr>
        <w:t>选项允许我们执行异步操作</w:t>
      </w:r>
      <w:r>
        <w:rPr>
          <w:rStyle w:val="147"/>
          <w:i w:val="0"/>
          <w:lang w:eastAsia="zh-CN"/>
        </w:rPr>
        <w:t>(访问一个API)，限制我们执行该操作的频率，并在我们得到最终结果前，设置中间状态。这些都是计算属性无法做到的。</w:t>
      </w:r>
    </w:p>
    <w:p>
      <w:pPr>
        <w:pStyle w:val="114"/>
        <w:rPr>
          <w:rStyle w:val="147"/>
          <w:i w:val="0"/>
          <w:lang w:eastAsia="zh-CN"/>
        </w:rPr>
      </w:pPr>
    </w:p>
    <w:p>
      <w:pPr>
        <w:pStyle w:val="114"/>
        <w:rPr>
          <w:rStyle w:val="147"/>
          <w:i w:val="0"/>
          <w:lang w:eastAsia="zh-CN"/>
        </w:rPr>
      </w:pPr>
      <w:r>
        <w:rPr>
          <w:rStyle w:val="137"/>
          <w:i w:val="0"/>
          <w:lang w:eastAsia="zh-CN"/>
        </w:rPr>
        <w:t>*</w:t>
      </w:r>
      <w:r>
        <w:rPr>
          <w:rStyle w:val="147"/>
          <w:i w:val="0"/>
          <w:lang w:eastAsia="zh-CN"/>
        </w:rPr>
        <w:t xml:space="preserve"> v</w:t>
      </w:r>
      <w:r>
        <w:rPr>
          <w:rStyle w:val="137"/>
          <w:i w:val="0"/>
          <w:lang w:eastAsia="zh-CN"/>
        </w:rPr>
        <w:t>-</w:t>
      </w:r>
      <w:r>
        <w:rPr>
          <w:rStyle w:val="136"/>
          <w:i w:val="0"/>
          <w:lang w:eastAsia="zh-CN"/>
        </w:rPr>
        <w:t>if</w:t>
      </w:r>
      <w:r>
        <w:rPr>
          <w:rStyle w:val="147"/>
          <w:i w:val="0"/>
          <w:lang w:eastAsia="zh-CN"/>
        </w:rPr>
        <w:t xml:space="preserve"> 和 v</w:t>
      </w:r>
      <w:r>
        <w:rPr>
          <w:rStyle w:val="137"/>
          <w:i w:val="0"/>
          <w:lang w:eastAsia="zh-CN"/>
        </w:rPr>
        <w:t>-</w:t>
      </w:r>
      <w:r>
        <w:rPr>
          <w:rStyle w:val="147"/>
          <w:i w:val="0"/>
          <w:lang w:eastAsia="zh-CN"/>
        </w:rPr>
        <w:t>show 区分使用场景</w:t>
      </w:r>
      <w:r>
        <w:rPr>
          <w:rStyle w:val="137"/>
          <w:i w:val="0"/>
          <w:lang w:eastAsia="zh-CN"/>
        </w:rPr>
        <w:t>:</w:t>
      </w:r>
      <w:r>
        <w:rPr>
          <w:rStyle w:val="147"/>
          <w:i w:val="0"/>
          <w:lang w:eastAsia="zh-CN"/>
        </w:rPr>
        <w:t>v</w:t>
      </w:r>
      <w:r>
        <w:rPr>
          <w:rStyle w:val="137"/>
          <w:i w:val="0"/>
          <w:lang w:eastAsia="zh-CN"/>
        </w:rPr>
        <w:t>-</w:t>
      </w:r>
      <w:r>
        <w:rPr>
          <w:rStyle w:val="147"/>
          <w:i w:val="0"/>
          <w:lang w:eastAsia="zh-CN"/>
        </w:rPr>
        <w:t>if适用于在运行时很少改变条件，不需要频繁切换条件的场景；v</w:t>
      </w:r>
      <w:r>
        <w:rPr>
          <w:rStyle w:val="137"/>
          <w:i w:val="0"/>
          <w:lang w:eastAsia="zh-CN"/>
        </w:rPr>
        <w:t>-</w:t>
      </w:r>
      <w:r>
        <w:rPr>
          <w:rStyle w:val="147"/>
          <w:i w:val="0"/>
          <w:lang w:eastAsia="zh-CN"/>
        </w:rPr>
        <w:t>show则适用于需要非常频繁切换条件的场景。这里要说的优点在于减少页面中dom总数，我比较倾向于使用v</w:t>
      </w:r>
      <w:r>
        <w:rPr>
          <w:rStyle w:val="137"/>
          <w:i w:val="0"/>
          <w:lang w:eastAsia="zh-CN"/>
        </w:rPr>
        <w:t>-</w:t>
      </w:r>
      <w:r>
        <w:rPr>
          <w:rStyle w:val="147"/>
          <w:i w:val="0"/>
          <w:lang w:eastAsia="zh-CN"/>
        </w:rPr>
        <w:t>if，因为减少了dom数量。</w:t>
      </w:r>
    </w:p>
    <w:p>
      <w:pPr>
        <w:pStyle w:val="114"/>
        <w:rPr>
          <w:rStyle w:val="147"/>
          <w:i w:val="0"/>
          <w:lang w:eastAsia="zh-CN"/>
        </w:rPr>
      </w:pPr>
    </w:p>
    <w:p>
      <w:pPr>
        <w:pStyle w:val="114"/>
        <w:rPr>
          <w:rStyle w:val="147"/>
          <w:i w:val="0"/>
          <w:lang w:eastAsia="zh-CN"/>
        </w:rPr>
      </w:pPr>
      <w:r>
        <w:rPr>
          <w:rStyle w:val="137"/>
          <w:i w:val="0"/>
          <w:lang w:eastAsia="zh-CN"/>
        </w:rPr>
        <w:t>*</w:t>
      </w:r>
      <w:r>
        <w:rPr>
          <w:rStyle w:val="147"/>
          <w:i w:val="0"/>
          <w:lang w:eastAsia="zh-CN"/>
        </w:rPr>
        <w:t xml:space="preserve"> v</w:t>
      </w:r>
      <w:r>
        <w:rPr>
          <w:rStyle w:val="137"/>
          <w:i w:val="0"/>
          <w:lang w:eastAsia="zh-CN"/>
        </w:rPr>
        <w:t>-</w:t>
      </w:r>
      <w:r>
        <w:rPr>
          <w:rStyle w:val="136"/>
          <w:i w:val="0"/>
          <w:lang w:eastAsia="zh-CN"/>
        </w:rPr>
        <w:t>for</w:t>
      </w:r>
      <w:r>
        <w:rPr>
          <w:rStyle w:val="147"/>
          <w:i w:val="0"/>
          <w:lang w:eastAsia="zh-CN"/>
        </w:rPr>
        <w:t xml:space="preserve"> 遍历必须为item添加key，且避免同时使用v</w:t>
      </w:r>
      <w:r>
        <w:rPr>
          <w:rStyle w:val="137"/>
          <w:i w:val="0"/>
          <w:lang w:eastAsia="zh-CN"/>
        </w:rPr>
        <w:t>-</w:t>
      </w:r>
      <w:r>
        <w:rPr>
          <w:rStyle w:val="136"/>
          <w:i w:val="0"/>
          <w:lang w:eastAsia="zh-CN"/>
        </w:rPr>
        <w:t>if</w:t>
      </w:r>
      <w:r>
        <w:rPr>
          <w:rStyle w:val="147"/>
          <w:i w:val="0"/>
          <w:lang w:eastAsia="zh-CN"/>
        </w:rPr>
        <w:t xml:space="preserve"> v</w:t>
      </w:r>
      <w:r>
        <w:rPr>
          <w:rStyle w:val="137"/>
          <w:i w:val="0"/>
          <w:lang w:eastAsia="zh-CN"/>
        </w:rPr>
        <w:t>-</w:t>
      </w:r>
      <w:r>
        <w:rPr>
          <w:rStyle w:val="147"/>
          <w:i w:val="0"/>
          <w:lang w:eastAsia="zh-CN"/>
        </w:rPr>
        <w:t>for遍历必须为item添加 key，循环调用子组件时添加key，key可以唯一标识一个循环个体，可以使用例如 item</w:t>
      </w:r>
      <w:r>
        <w:rPr>
          <w:rStyle w:val="137"/>
          <w:i w:val="0"/>
          <w:lang w:eastAsia="zh-CN"/>
        </w:rPr>
        <w:t>.</w:t>
      </w:r>
      <w:r>
        <w:rPr>
          <w:rStyle w:val="141"/>
          <w:i w:val="0"/>
          <w:lang w:eastAsia="zh-CN"/>
        </w:rPr>
        <w:t>id作为key避免同时使用v</w:t>
      </w:r>
      <w:r>
        <w:rPr>
          <w:rStyle w:val="137"/>
          <w:i w:val="0"/>
          <w:lang w:eastAsia="zh-CN"/>
        </w:rPr>
        <w:t>-</w:t>
      </w:r>
      <w:r>
        <w:rPr>
          <w:rStyle w:val="147"/>
          <w:i w:val="0"/>
          <w:lang w:eastAsia="zh-CN"/>
        </w:rPr>
        <w:t>if，v</w:t>
      </w:r>
      <w:r>
        <w:rPr>
          <w:rStyle w:val="137"/>
          <w:i w:val="0"/>
          <w:lang w:eastAsia="zh-CN"/>
        </w:rPr>
        <w:t>-</w:t>
      </w:r>
      <w:r>
        <w:rPr>
          <w:rStyle w:val="147"/>
          <w:i w:val="0"/>
          <w:lang w:eastAsia="zh-CN"/>
        </w:rPr>
        <w:t>for比v</w:t>
      </w:r>
      <w:r>
        <w:rPr>
          <w:rStyle w:val="137"/>
          <w:i w:val="0"/>
          <w:lang w:eastAsia="zh-CN"/>
        </w:rPr>
        <w:t>-</w:t>
      </w:r>
      <w:r>
        <w:rPr>
          <w:rStyle w:val="147"/>
          <w:i w:val="0"/>
          <w:lang w:eastAsia="zh-CN"/>
        </w:rPr>
        <w:t>if优先级高，如果每一次都需要遍历整个数组，将会影响速度。</w:t>
      </w:r>
    </w:p>
    <w:p>
      <w:pPr>
        <w:pStyle w:val="114"/>
        <w:rPr>
          <w:rStyle w:val="147"/>
          <w:i w:val="0"/>
          <w:lang w:eastAsia="zh-CN"/>
        </w:rPr>
      </w:pPr>
    </w:p>
    <w:p>
      <w:pPr>
        <w:pStyle w:val="114"/>
        <w:rPr>
          <w:rStyle w:val="147"/>
          <w:i w:val="0"/>
          <w:lang w:eastAsia="zh-CN"/>
        </w:rPr>
      </w:pPr>
      <w:r>
        <w:rPr>
          <w:rStyle w:val="137"/>
          <w:i w:val="0"/>
          <w:lang w:eastAsia="zh-CN"/>
        </w:rPr>
        <w:t>*</w:t>
      </w:r>
      <w:r>
        <w:rPr>
          <w:rStyle w:val="147"/>
          <w:i w:val="0"/>
          <w:lang w:eastAsia="zh-CN"/>
        </w:rPr>
        <w:t xml:space="preserve"> Webpack对图片进行压缩</w:t>
      </w:r>
    </w:p>
    <w:p>
      <w:pPr>
        <w:pStyle w:val="114"/>
        <w:rPr>
          <w:rStyle w:val="147"/>
          <w:i w:val="0"/>
          <w:lang w:eastAsia="zh-CN"/>
        </w:rPr>
      </w:pPr>
    </w:p>
    <w:p>
      <w:pPr>
        <w:pStyle w:val="114"/>
        <w:rPr>
          <w:rStyle w:val="147"/>
          <w:i w:val="0"/>
          <w:lang w:eastAsia="zh-CN"/>
        </w:rPr>
      </w:pPr>
      <w:r>
        <w:rPr>
          <w:rStyle w:val="137"/>
          <w:i w:val="0"/>
          <w:lang w:eastAsia="zh-CN"/>
        </w:rPr>
        <w:t>*</w:t>
      </w:r>
      <w:r>
        <w:rPr>
          <w:rStyle w:val="147"/>
          <w:i w:val="0"/>
          <w:lang w:eastAsia="zh-CN"/>
        </w:rPr>
        <w:t xml:space="preserve"> 避免内存泄漏</w:t>
      </w:r>
    </w:p>
    <w:p>
      <w:pPr>
        <w:pStyle w:val="114"/>
        <w:rPr>
          <w:rStyle w:val="147"/>
          <w:i w:val="0"/>
          <w:lang w:eastAsia="zh-CN"/>
        </w:rPr>
      </w:pPr>
    </w:p>
    <w:p>
      <w:pPr>
        <w:pStyle w:val="114"/>
        <w:rPr>
          <w:lang w:eastAsia="zh-CN"/>
        </w:rPr>
      </w:pPr>
      <w:r>
        <w:rPr>
          <w:rStyle w:val="137"/>
          <w:i w:val="0"/>
          <w:lang w:eastAsia="zh-CN"/>
        </w:rPr>
        <w:t>*</w:t>
      </w:r>
      <w:r>
        <w:rPr>
          <w:rStyle w:val="147"/>
          <w:i w:val="0"/>
          <w:lang w:eastAsia="zh-CN"/>
        </w:rPr>
        <w:t xml:space="preserve"> 减少 ES6 转为 ES5 的冗余代码 </w:t>
      </w:r>
    </w:p>
    <w:p>
      <w:pPr>
        <w:pStyle w:val="97"/>
        <w:rPr>
          <w:lang w:eastAsia="zh-CN"/>
        </w:rPr>
      </w:pPr>
      <w:r>
        <w:rPr>
          <w:lang w:eastAsia="zh-CN"/>
        </w:rPr>
        <w:t>75.</w:t>
      </w:r>
      <w:r>
        <w:rPr>
          <w:b/>
          <w:bCs/>
          <w:lang w:eastAsia="zh-CN"/>
        </w:rPr>
        <w:t>*</w:t>
      </w:r>
      <w:r>
        <w:rPr>
          <w:lang w:eastAsia="zh-CN"/>
        </w:rPr>
        <w:t xml:space="preserve"> next Tick知道吗、实现的原理是什么？设计宏任务还是微任务？</w:t>
      </w:r>
    </w:p>
    <w:p>
      <w:pPr>
        <w:pStyle w:val="114"/>
        <w:rPr>
          <w:rStyle w:val="113"/>
          <w:i w:val="0"/>
          <w:lang w:eastAsia="zh-CN"/>
        </w:rPr>
      </w:pPr>
      <w:r>
        <w:rPr>
          <w:rStyle w:val="113"/>
          <w:i w:val="0"/>
          <w:lang w:eastAsia="zh-CN"/>
        </w:rPr>
        <w:t>微任务</w:t>
      </w:r>
    </w:p>
    <w:p>
      <w:pPr>
        <w:pStyle w:val="114"/>
        <w:rPr>
          <w:rStyle w:val="113"/>
          <w:i w:val="0"/>
          <w:lang w:eastAsia="zh-CN"/>
        </w:rPr>
      </w:pPr>
      <w:r>
        <w:rPr>
          <w:rStyle w:val="113"/>
          <w:i w:val="0"/>
          <w:lang w:eastAsia="zh-CN"/>
        </w:rPr>
        <w:t>原理:</w:t>
      </w:r>
    </w:p>
    <w:p>
      <w:pPr>
        <w:pStyle w:val="114"/>
        <w:rPr>
          <w:rStyle w:val="113"/>
          <w:i w:val="0"/>
          <w:lang w:eastAsia="zh-CN"/>
        </w:rPr>
      </w:pPr>
      <w:r>
        <w:rPr>
          <w:rStyle w:val="113"/>
          <w:i w:val="0"/>
          <w:lang w:eastAsia="zh-CN"/>
        </w:rPr>
        <w:t>nextTick 方法主要是使用了宏任务和微任务，定义了一个异步方法，多次调用nextTick会将方法存入队列中，通过这个异步方法清空队列。</w:t>
      </w:r>
    </w:p>
    <w:p>
      <w:pPr>
        <w:pStyle w:val="114"/>
        <w:rPr>
          <w:rStyle w:val="113"/>
          <w:i w:val="0"/>
          <w:lang w:eastAsia="zh-CN"/>
        </w:rPr>
      </w:pPr>
      <w:r>
        <w:rPr>
          <w:rStyle w:val="113"/>
          <w:i w:val="0"/>
          <w:lang w:eastAsia="zh-CN"/>
        </w:rPr>
        <w:t>作用:</w:t>
      </w:r>
    </w:p>
    <w:p>
      <w:pPr>
        <w:pStyle w:val="114"/>
        <w:rPr>
          <w:lang w:eastAsia="zh-CN"/>
        </w:rPr>
      </w:pPr>
      <w:r>
        <w:rPr>
          <w:rStyle w:val="113"/>
          <w:i w:val="0"/>
          <w:lang w:eastAsia="zh-CN"/>
        </w:rPr>
        <w:t>nextTick用于下次Dom更新循环结束之后执行延迟回调。</w:t>
      </w:r>
    </w:p>
    <w:p>
      <w:pPr>
        <w:pStyle w:val="97"/>
        <w:rPr>
          <w:lang w:eastAsia="zh-CN"/>
        </w:rPr>
      </w:pPr>
      <w:r>
        <w:rPr>
          <w:lang w:eastAsia="zh-CN"/>
        </w:rPr>
        <w:t>78. 虚拟 dom 为什么会提高性能?</w:t>
      </w:r>
    </w:p>
    <w:p>
      <w:pPr>
        <w:pStyle w:val="114"/>
        <w:rPr>
          <w:rStyle w:val="113"/>
          <w:i w:val="0"/>
          <w:lang w:eastAsia="zh-CN"/>
        </w:rPr>
      </w:pPr>
      <w:r>
        <w:rPr>
          <w:rStyle w:val="113"/>
          <w:i w:val="0"/>
          <w:lang w:eastAsia="zh-CN"/>
        </w:rPr>
        <w:tab/>
      </w:r>
      <w:r>
        <w:rPr>
          <w:rStyle w:val="113"/>
          <w:i w:val="0"/>
          <w:lang w:eastAsia="zh-CN"/>
        </w:rPr>
        <w:t>真实 DOM 的操作，一般都会对某块元素的整体重新渲染，采用虚拟 DOM</w:t>
      </w:r>
    </w:p>
    <w:p>
      <w:pPr>
        <w:pStyle w:val="114"/>
        <w:rPr>
          <w:rStyle w:val="113"/>
          <w:i w:val="0"/>
          <w:lang w:eastAsia="zh-CN"/>
        </w:rPr>
      </w:pPr>
      <w:r>
        <w:rPr>
          <w:rStyle w:val="113"/>
          <w:i w:val="0"/>
          <w:lang w:eastAsia="zh-CN"/>
        </w:rPr>
        <w:t>的话，当数据变化的时候，只需要局部刷新变化的位置就好了</w:t>
      </w:r>
    </w:p>
    <w:p>
      <w:pPr>
        <w:pStyle w:val="114"/>
        <w:rPr>
          <w:lang w:eastAsia="zh-CN"/>
        </w:rPr>
      </w:pPr>
      <w:r>
        <w:rPr>
          <w:rStyle w:val="113"/>
          <w:i w:val="0"/>
          <w:lang w:eastAsia="zh-CN"/>
        </w:rPr>
        <w:tab/>
      </w:r>
      <w:r>
        <w:rPr>
          <w:rStyle w:val="113"/>
          <w:i w:val="0"/>
          <w:lang w:eastAsia="zh-CN"/>
        </w:rPr>
        <w:t>虚拟 DOM 相当于在 js 和真实 dom 中间加了一个缓存，利用虚拟 dom 的话，当数据变化的时候，只需要局部刷新变化的位置就好了</w:t>
      </w:r>
    </w:p>
    <w:p>
      <w:pPr>
        <w:pStyle w:val="97"/>
        <w:rPr>
          <w:lang w:eastAsia="zh-CN"/>
        </w:rPr>
      </w:pPr>
      <w:r>
        <w:rPr>
          <w:lang w:eastAsia="zh-CN"/>
        </w:rPr>
        <w:t>80.*** Vue中key的作用?不加会怎么样？</w:t>
      </w:r>
    </w:p>
    <w:p>
      <w:pPr>
        <w:pStyle w:val="114"/>
      </w:pPr>
      <w:r>
        <w:rPr>
          <w:rStyle w:val="113"/>
          <w:i w:val="0"/>
          <w:lang w:eastAsia="zh-CN"/>
        </w:rPr>
        <w:tab/>
      </w:r>
      <w:r>
        <w:rPr>
          <w:rStyle w:val="113"/>
          <w:i w:val="0"/>
        </w:rPr>
        <w:t>vue中列表循环需加:key="唯一标识"，唯一标识可以是 item 里面 id index等，因为vue组件高度复用增加key可以标识组件的唯一性，可以让diff算法操作更准确，更迅速，可以更高效的更新虚拟DOM。</w:t>
      </w:r>
    </w:p>
    <w:p>
      <w:pPr>
        <w:pStyle w:val="97"/>
        <w:rPr>
          <w:lang w:eastAsia="zh-CN"/>
        </w:rPr>
      </w:pPr>
      <w:r>
        <w:rPr>
          <w:lang w:eastAsia="zh-CN"/>
        </w:rPr>
        <w:t>81.*** Vue 的常用修饰符</w:t>
      </w:r>
    </w:p>
    <w:p>
      <w:pPr>
        <w:pStyle w:val="13"/>
        <w:rPr>
          <w:lang w:eastAsia="zh-CN"/>
        </w:rPr>
      </w:pPr>
      <w:r>
        <w:rPr>
          <w:lang w:eastAsia="zh-CN"/>
        </w:rPr>
        <w:t>一、v-model修饰符</w:t>
      </w:r>
    </w:p>
    <w:p>
      <w:pPr>
        <w:pStyle w:val="13"/>
        <w:rPr>
          <w:lang w:eastAsia="zh-CN"/>
        </w:rPr>
      </w:pPr>
      <w:r>
        <w:rPr>
          <w:lang w:eastAsia="zh-CN"/>
        </w:rPr>
        <w:t>1、lazy</w:t>
      </w:r>
    </w:p>
    <w:p>
      <w:pPr>
        <w:pStyle w:val="13"/>
        <w:rPr>
          <w:lang w:eastAsia="zh-CN"/>
        </w:rPr>
      </w:pPr>
      <w:r>
        <w:rPr>
          <w:lang w:eastAsia="zh-CN"/>
        </w:rPr>
        <w:t>输入框改变，这个数据就会改变，lazy这个修饰符会在光标离开 input 框才会更新数据；</w:t>
      </w:r>
    </w:p>
    <w:p>
      <w:pPr>
        <w:pStyle w:val="13"/>
        <w:rPr>
          <w:lang w:eastAsia="zh-CN"/>
        </w:rPr>
      </w:pPr>
      <w:r>
        <w:rPr>
          <w:lang w:eastAsia="zh-CN"/>
        </w:rPr>
        <w:t>2、trim</w:t>
      </w:r>
    </w:p>
    <w:p>
      <w:pPr>
        <w:pStyle w:val="13"/>
        <w:rPr>
          <w:lang w:eastAsia="zh-CN"/>
        </w:rPr>
      </w:pPr>
      <w:r>
        <w:rPr>
          <w:lang w:eastAsia="zh-CN"/>
        </w:rPr>
        <w:t>输入框过滤首尾的空格</w:t>
      </w:r>
    </w:p>
    <w:p>
      <w:pPr>
        <w:pStyle w:val="13"/>
        <w:rPr>
          <w:lang w:eastAsia="zh-CN"/>
        </w:rPr>
      </w:pPr>
      <w:r>
        <w:rPr>
          <w:lang w:eastAsia="zh-CN"/>
        </w:rPr>
        <w:t>3、number</w:t>
      </w:r>
    </w:p>
    <w:p>
      <w:pPr>
        <w:pStyle w:val="13"/>
        <w:rPr>
          <w:lang w:eastAsia="zh-CN"/>
        </w:rPr>
      </w:pPr>
      <w:r>
        <w:rPr>
          <w:lang w:eastAsia="zh-CN"/>
        </w:rPr>
        <w:t>先输入数字就会限制输入只能是数字，先字符串就相当于没有加 number，注意，不是输入框不能输入字符串，是这个数据是数字。</w:t>
      </w:r>
    </w:p>
    <w:p>
      <w:pPr>
        <w:pStyle w:val="13"/>
      </w:pPr>
      <w:r>
        <w:t>二、事件修饰符</w:t>
      </w:r>
    </w:p>
    <w:p>
      <w:pPr>
        <w:pStyle w:val="13"/>
      </w:pPr>
      <w:r>
        <w:t>4、.stop:</w:t>
      </w:r>
    </w:p>
    <w:p>
      <w:pPr>
        <w:pStyle w:val="13"/>
      </w:pPr>
      <w:r>
        <w:t>阻止事件冒泡，相当于调用了 event.stopPropagation( )方法</w:t>
      </w:r>
    </w:p>
    <w:p>
      <w:pPr>
        <w:pStyle w:val="13"/>
      </w:pPr>
      <w:r>
        <w:t>5、.prevent:</w:t>
      </w:r>
    </w:p>
    <w:p>
      <w:pPr>
        <w:pStyle w:val="13"/>
      </w:pPr>
      <w:r>
        <w:t>阻止默认事件行为，相当于调用了event.preventDefault( )方法，比如表单的提交、a标签的跳转就是默认事件</w:t>
      </w:r>
    </w:p>
    <w:p>
      <w:pPr>
        <w:pStyle w:val="13"/>
        <w:rPr>
          <w:lang w:eastAsia="zh-CN"/>
        </w:rPr>
      </w:pPr>
      <w:r>
        <w:rPr>
          <w:lang w:eastAsia="zh-CN"/>
        </w:rPr>
        <w:t>6、.self:</w:t>
      </w:r>
    </w:p>
    <w:p>
      <w:pPr>
        <w:pStyle w:val="13"/>
        <w:rPr>
          <w:lang w:eastAsia="zh-CN"/>
        </w:rPr>
      </w:pPr>
      <w:r>
        <w:rPr>
          <w:lang w:eastAsia="zh-CN"/>
        </w:rPr>
        <w:t>只有元素本身触发时才触发方法，就是只有点击元素本身才会触发。比如一个div里面有个按钮，div和按钮都有事件，我们点击按钮，div绑定的方法也会触发，如果div的 click 加上 self ，只有点击到 div 的时候才会触发，变相的算是阻止冒泡。</w:t>
      </w:r>
    </w:p>
    <w:p>
      <w:pPr>
        <w:pStyle w:val="13"/>
        <w:rPr>
          <w:lang w:eastAsia="zh-CN"/>
        </w:rPr>
      </w:pPr>
      <w:r>
        <w:rPr>
          <w:lang w:eastAsia="zh-CN"/>
        </w:rPr>
        <w:t>7、.once:</w:t>
      </w:r>
    </w:p>
    <w:p>
      <w:pPr>
        <w:pStyle w:val="13"/>
        <w:rPr>
          <w:lang w:eastAsia="zh-CN"/>
        </w:rPr>
      </w:pPr>
      <w:r>
        <w:rPr>
          <w:lang w:eastAsia="zh-CN"/>
        </w:rPr>
        <w:t xml:space="preserve">事件只能用一次，无论点击几次，执行一次之后都不会再执行 </w:t>
      </w:r>
    </w:p>
    <w:p>
      <w:pPr>
        <w:pStyle w:val="13"/>
        <w:rPr>
          <w:lang w:eastAsia="zh-CN"/>
        </w:rPr>
      </w:pPr>
      <w:r>
        <w:rPr>
          <w:lang w:eastAsia="zh-CN"/>
        </w:rPr>
        <w:t>8、.capture:</w:t>
      </w:r>
    </w:p>
    <w:p>
      <w:pPr>
        <w:pStyle w:val="13"/>
        <w:rPr>
          <w:lang w:eastAsia="zh-CN"/>
        </w:rPr>
      </w:pPr>
      <w:r>
        <w:rPr>
          <w:lang w:eastAsia="zh-CN"/>
        </w:rPr>
        <w:t>事件的完整机制是捕获-目标-冒泡，事件触发是目标往外冒泡</w:t>
      </w:r>
    </w:p>
    <w:p>
      <w:pPr>
        <w:pStyle w:val="13"/>
        <w:rPr>
          <w:lang w:eastAsia="zh-CN"/>
        </w:rPr>
      </w:pPr>
      <w:r>
        <w:rPr>
          <w:lang w:eastAsia="zh-CN"/>
        </w:rPr>
        <w:t>9、.sync</w:t>
      </w:r>
    </w:p>
    <w:p>
      <w:pPr>
        <w:pStyle w:val="13"/>
        <w:rPr>
          <w:lang w:eastAsia="zh-CN"/>
        </w:rPr>
      </w:pPr>
      <w:r>
        <w:rPr>
          <w:lang w:eastAsia="zh-CN"/>
        </w:rPr>
        <w:t>对 prop 进行双向绑定</w:t>
      </w:r>
    </w:p>
    <w:p>
      <w:pPr>
        <w:pStyle w:val="13"/>
        <w:rPr>
          <w:lang w:eastAsia="zh-CN"/>
        </w:rPr>
      </w:pPr>
      <w:r>
        <w:rPr>
          <w:lang w:eastAsia="zh-CN"/>
        </w:rPr>
        <w:t>10、.keyCode:</w:t>
      </w:r>
    </w:p>
    <w:p>
      <w:pPr>
        <w:pStyle w:val="13"/>
        <w:rPr>
          <w:lang w:eastAsia="zh-CN"/>
        </w:rPr>
      </w:pPr>
      <w:r>
        <w:rPr>
          <w:lang w:eastAsia="zh-CN"/>
        </w:rPr>
        <w:t>监听按键的指令，具体可以查看 vue 的键码对应表</w:t>
      </w:r>
    </w:p>
    <w:p>
      <w:pPr>
        <w:pStyle w:val="97"/>
        <w:rPr>
          <w:lang w:eastAsia="zh-CN"/>
        </w:rPr>
      </w:pPr>
      <w:r>
        <w:rPr>
          <w:lang w:eastAsia="zh-CN"/>
        </w:rPr>
        <w:t>82.*** Vue 计算属性compouted和 watch 的区别.</w:t>
      </w:r>
    </w:p>
    <w:p>
      <w:pPr>
        <w:pStyle w:val="114"/>
        <w:rPr>
          <w:rStyle w:val="113"/>
          <w:i w:val="0"/>
          <w:lang w:eastAsia="zh-CN"/>
        </w:rPr>
      </w:pPr>
      <w:r>
        <w:rPr>
          <w:rStyle w:val="113"/>
          <w:i w:val="0"/>
          <w:lang w:eastAsia="zh-CN"/>
        </w:rPr>
        <w:t>methods(方法):</w:t>
      </w:r>
    </w:p>
    <w:p>
      <w:pPr>
        <w:pStyle w:val="114"/>
        <w:rPr>
          <w:rStyle w:val="113"/>
          <w:i w:val="0"/>
          <w:lang w:eastAsia="zh-CN"/>
        </w:rPr>
      </w:pPr>
      <w:r>
        <w:rPr>
          <w:rStyle w:val="113"/>
          <w:i w:val="0"/>
          <w:lang w:eastAsia="zh-CN"/>
        </w:rPr>
        <w:t>只要进行调用就会执行，不管依赖的值有没有改变。无缓存。</w:t>
      </w:r>
    </w:p>
    <w:p>
      <w:pPr>
        <w:pStyle w:val="114"/>
        <w:rPr>
          <w:rStyle w:val="113"/>
          <w:i w:val="0"/>
          <w:lang w:eastAsia="zh-CN"/>
        </w:rPr>
      </w:pPr>
    </w:p>
    <w:p>
      <w:pPr>
        <w:pStyle w:val="114"/>
        <w:rPr>
          <w:rStyle w:val="113"/>
          <w:i w:val="0"/>
          <w:lang w:eastAsia="zh-CN"/>
        </w:rPr>
      </w:pPr>
      <w:r>
        <w:rPr>
          <w:rStyle w:val="113"/>
          <w:i w:val="0"/>
          <w:lang w:eastAsia="zh-CN"/>
        </w:rPr>
        <w:t>computed(计算属性):</w:t>
      </w:r>
    </w:p>
    <w:p>
      <w:pPr>
        <w:pStyle w:val="114"/>
        <w:rPr>
          <w:rStyle w:val="113"/>
          <w:i w:val="0"/>
          <w:lang w:eastAsia="zh-CN"/>
        </w:rPr>
      </w:pPr>
      <w:r>
        <w:rPr>
          <w:rStyle w:val="113"/>
          <w:i w:val="0"/>
          <w:lang w:eastAsia="zh-CN"/>
        </w:rPr>
        <w:t>监听其所有依赖的变化，如果有变化会执行，没有变化不执行。有缓存，不用每次重新算。不支持异步。</w:t>
      </w:r>
    </w:p>
    <w:p>
      <w:pPr>
        <w:pStyle w:val="114"/>
        <w:rPr>
          <w:rStyle w:val="113"/>
          <w:i w:val="0"/>
          <w:lang w:eastAsia="zh-CN"/>
        </w:rPr>
      </w:pPr>
      <w:r>
        <w:rPr>
          <w:rStyle w:val="113"/>
          <w:i w:val="0"/>
          <w:lang w:eastAsia="zh-CN"/>
        </w:rPr>
        <w:t>详解:在 vue 的模板内( {{ }} )是可以写一些简单的js表达式，很便利。但是如果在页面中使用大量或是复杂的表达式去处理数据，对页面的维护会有很大的影响。这个时候就需要用到 computed 计算属性来处理复杂的逻辑运算。</w:t>
      </w:r>
    </w:p>
    <w:p>
      <w:pPr>
        <w:pStyle w:val="114"/>
        <w:rPr>
          <w:rStyle w:val="113"/>
          <w:i w:val="0"/>
          <w:lang w:eastAsia="zh-CN"/>
        </w:rPr>
      </w:pPr>
    </w:p>
    <w:p>
      <w:pPr>
        <w:pStyle w:val="114"/>
        <w:rPr>
          <w:rStyle w:val="113"/>
          <w:i w:val="0"/>
          <w:lang w:eastAsia="zh-CN"/>
        </w:rPr>
      </w:pPr>
      <w:r>
        <w:rPr>
          <w:rStyle w:val="113"/>
          <w:i w:val="0"/>
          <w:lang w:eastAsia="zh-CN"/>
        </w:rPr>
        <w:t>1.优点:</w:t>
      </w:r>
    </w:p>
    <w:p>
      <w:pPr>
        <w:pStyle w:val="114"/>
        <w:rPr>
          <w:rStyle w:val="113"/>
          <w:i w:val="0"/>
          <w:lang w:eastAsia="zh-CN"/>
        </w:rPr>
      </w:pPr>
      <w:r>
        <w:rPr>
          <w:rStyle w:val="113"/>
          <w:i w:val="0"/>
          <w:lang w:eastAsia="zh-CN"/>
        </w:rPr>
        <w:t>在数据未发生变化时，优先读取缓存。computed 计算属性只有在相关的数据发生变化时才会改变要计算的属性，当相关数据没有变化时，它会读取缓存。而不必想 methods 方法和 watch 方法是否每次都去执行函数。</w:t>
      </w:r>
    </w:p>
    <w:p>
      <w:pPr>
        <w:pStyle w:val="114"/>
        <w:rPr>
          <w:rStyle w:val="113"/>
          <w:i w:val="0"/>
          <w:lang w:eastAsia="zh-CN"/>
        </w:rPr>
      </w:pPr>
      <w:r>
        <w:rPr>
          <w:rStyle w:val="113"/>
          <w:i w:val="0"/>
          <w:lang w:eastAsia="zh-CN"/>
        </w:rPr>
        <w:t>2.setter 和 getter 方法:(注意在vue中书写时用set和get)</w:t>
      </w:r>
    </w:p>
    <w:p>
      <w:pPr>
        <w:pStyle w:val="114"/>
        <w:rPr>
          <w:rStyle w:val="113"/>
          <w:i w:val="0"/>
          <w:lang w:eastAsia="zh-CN"/>
        </w:rPr>
      </w:pPr>
      <w:r>
        <w:rPr>
          <w:rStyle w:val="113"/>
          <w:i w:val="0"/>
          <w:lang w:eastAsia="zh-CN"/>
        </w:rPr>
        <w:t>setter 方法在设置值时触发</w:t>
      </w:r>
    </w:p>
    <w:p>
      <w:pPr>
        <w:pStyle w:val="114"/>
        <w:rPr>
          <w:rStyle w:val="113"/>
          <w:i w:val="0"/>
          <w:lang w:eastAsia="zh-CN"/>
        </w:rPr>
      </w:pPr>
      <w:r>
        <w:rPr>
          <w:rStyle w:val="113"/>
          <w:i w:val="0"/>
          <w:lang w:eastAsia="zh-CN"/>
        </w:rPr>
        <w:t>getter 方法在获取值时触发</w:t>
      </w:r>
    </w:p>
    <w:p>
      <w:pPr>
        <w:pStyle w:val="114"/>
        <w:rPr>
          <w:rStyle w:val="113"/>
          <w:i w:val="0"/>
          <w:lang w:eastAsia="zh-CN"/>
        </w:rPr>
      </w:pPr>
    </w:p>
    <w:p>
      <w:pPr>
        <w:pStyle w:val="114"/>
        <w:rPr>
          <w:rStyle w:val="113"/>
          <w:i w:val="0"/>
          <w:lang w:eastAsia="zh-CN"/>
        </w:rPr>
      </w:pPr>
      <w:r>
        <w:rPr>
          <w:rStyle w:val="113"/>
          <w:i w:val="0"/>
          <w:lang w:eastAsia="zh-CN"/>
        </w:rPr>
        <w:t>watch(帧听属性):</w:t>
      </w:r>
    </w:p>
    <w:p>
      <w:pPr>
        <w:pStyle w:val="114"/>
        <w:rPr>
          <w:rStyle w:val="113"/>
          <w:i w:val="0"/>
          <w:lang w:eastAsia="zh-CN"/>
        </w:rPr>
      </w:pPr>
      <w:r>
        <w:rPr>
          <w:rStyle w:val="113"/>
          <w:i w:val="0"/>
          <w:lang w:eastAsia="zh-CN"/>
        </w:rPr>
        <w:t>观察某一个变量，发生变化会执行。支持异步。Vue实例将会在实例化是调用$watch(),遍历watch对象的每一个属性</w:t>
      </w:r>
    </w:p>
    <w:p>
      <w:pPr>
        <w:pStyle w:val="114"/>
        <w:rPr>
          <w:rStyle w:val="113"/>
          <w:i w:val="0"/>
          <w:lang w:eastAsia="zh-CN"/>
        </w:rPr>
      </w:pPr>
      <w:r>
        <w:rPr>
          <w:rStyle w:val="113"/>
          <w:i w:val="0"/>
          <w:lang w:eastAsia="zh-CN"/>
        </w:rPr>
        <w:t>一个对象，键是需要观察的表达式，值是对应回调函数。值也可以是方法名，或者包含选项的对象。</w:t>
      </w:r>
    </w:p>
    <w:p>
      <w:pPr>
        <w:pStyle w:val="114"/>
        <w:rPr>
          <w:rStyle w:val="113"/>
          <w:i w:val="0"/>
          <w:lang w:eastAsia="zh-CN"/>
        </w:rPr>
      </w:pPr>
      <w:r>
        <w:rPr>
          <w:rStyle w:val="113"/>
          <w:i w:val="0"/>
          <w:lang w:eastAsia="zh-CN"/>
        </w:rPr>
        <w:t>小结:</w:t>
      </w:r>
    </w:p>
    <w:p>
      <w:pPr>
        <w:pStyle w:val="114"/>
        <w:rPr>
          <w:rStyle w:val="113"/>
          <w:i w:val="0"/>
          <w:lang w:eastAsia="zh-CN"/>
        </w:rPr>
      </w:pPr>
      <w:r>
        <w:rPr>
          <w:rStyle w:val="113"/>
          <w:i w:val="0"/>
          <w:lang w:eastAsia="zh-CN"/>
        </w:rPr>
        <w:t>1.主动调用的方法写在 methods 里，依据某些变量的更新进行某种操作用 computed 或者 watch。</w:t>
      </w:r>
    </w:p>
    <w:p>
      <w:pPr>
        <w:pStyle w:val="114"/>
        <w:rPr>
          <w:lang w:eastAsia="zh-CN"/>
        </w:rPr>
      </w:pPr>
      <w:r>
        <w:rPr>
          <w:rStyle w:val="113"/>
          <w:i w:val="0"/>
          <w:lang w:eastAsia="zh-CN"/>
        </w:rPr>
        <w:t>2.computed 和 watch:如果要异步，只能用watch。如果是计算某个值推荐用 computed，比如购物车全选单选功能，购物车计算总价小计功能。</w:t>
      </w:r>
    </w:p>
    <w:p>
      <w:pPr>
        <w:pStyle w:val="97"/>
      </w:pPr>
      <w:r>
        <w:t>83.*** Vue 中 v-on 可以绑定多个方法吗?</w:t>
      </w:r>
    </w:p>
    <w:p>
      <w:pPr>
        <w:pStyle w:val="114"/>
      </w:pPr>
      <w:r>
        <w:rPr>
          <w:rStyle w:val="113"/>
          <w:i w:val="0"/>
        </w:rPr>
        <w:t>&lt;p v-on="{click:dbClick,mousemove:MouseClick}"&gt;&lt;/p&gt;</w:t>
      </w:r>
    </w:p>
    <w:p>
      <w:pPr>
        <w:pStyle w:val="97"/>
      </w:pPr>
      <w:r>
        <w:t>84.*** Vue 中 template 的编译过程</w:t>
      </w:r>
    </w:p>
    <w:p>
      <w:pPr>
        <w:pStyle w:val="114"/>
      </w:pPr>
    </w:p>
    <w:p>
      <w:pPr>
        <w:pStyle w:val="97"/>
      </w:pPr>
      <w:r>
        <w:t>87.*** Vue 中 router-link 和传统 a 链接的区别?</w:t>
      </w:r>
    </w:p>
    <w:p>
      <w:pPr>
        <w:pStyle w:val="114"/>
        <w:rPr>
          <w:rStyle w:val="113"/>
          <w:i w:val="0"/>
          <w:lang w:eastAsia="zh-CN"/>
        </w:rPr>
      </w:pPr>
      <w:r>
        <w:rPr>
          <w:rStyle w:val="113"/>
          <w:i w:val="0"/>
        </w:rPr>
        <w:tab/>
      </w:r>
      <w:r>
        <w:rPr>
          <w:rStyle w:val="113"/>
          <w:i w:val="0"/>
          <w:lang w:eastAsia="zh-CN"/>
        </w:rPr>
        <w:t>router-link组件支持用户在具有路由功能的应用中(点击)导航。通过 to 属性指定目标地址，默认渲染成带有正确链接的标签，可以通过配置 tag 属性生成别的标签。通过router-link进行跳转不会跳转到新的页面，也不会重新渲染，它会选择路由所指的组件进行渲染，避免了重复渲染的“无用功”</w:t>
      </w:r>
    </w:p>
    <w:p>
      <w:pPr>
        <w:pStyle w:val="114"/>
        <w:rPr>
          <w:lang w:eastAsia="zh-CN"/>
        </w:rPr>
      </w:pPr>
      <w:r>
        <w:rPr>
          <w:rStyle w:val="113"/>
          <w:i w:val="0"/>
          <w:lang w:eastAsia="zh-CN"/>
        </w:rPr>
        <w:tab/>
      </w:r>
      <w:r>
        <w:rPr>
          <w:rStyle w:val="113"/>
          <w:i w:val="0"/>
          <w:lang w:eastAsia="zh-CN"/>
        </w:rPr>
        <w:t>总结:router-link组件避免了不必要的重复渲染，它只更新变化的部分从而减少DOM性能的消耗</w:t>
      </w:r>
    </w:p>
    <w:p>
      <w:pPr>
        <w:pStyle w:val="97"/>
      </w:pPr>
      <w:r>
        <w:t>89.*** 说一下 Vue-router 守卫有哪些。如何实现路由懒加载？</w:t>
      </w:r>
    </w:p>
    <w:p>
      <w:pPr>
        <w:pStyle w:val="114"/>
        <w:rPr>
          <w:rStyle w:val="113"/>
          <w:rFonts w:hint="eastAsia" w:eastAsiaTheme="minorEastAsia"/>
          <w:i w:val="0"/>
          <w:lang w:eastAsia="zh-CN"/>
        </w:rPr>
      </w:pPr>
      <w:r>
        <w:rPr>
          <w:rStyle w:val="113"/>
          <w:i w:val="0"/>
        </w:rPr>
        <w:t>* router.beforeEach 全局前置守卫 进入路由之前</w:t>
      </w:r>
    </w:p>
    <w:p>
      <w:pPr>
        <w:pStyle w:val="114"/>
        <w:rPr>
          <w:rStyle w:val="113"/>
          <w:rFonts w:hint="eastAsia" w:eastAsiaTheme="minorEastAsia"/>
          <w:i w:val="0"/>
          <w:lang w:eastAsia="zh-CN"/>
        </w:rPr>
      </w:pPr>
      <w:r>
        <w:rPr>
          <w:rStyle w:val="113"/>
          <w:i w:val="0"/>
        </w:rPr>
        <w:t>* router.beforeResolve 全局解析守卫在 beforeRouteEnter 调用之后调用</w:t>
      </w:r>
    </w:p>
    <w:p>
      <w:pPr>
        <w:pStyle w:val="114"/>
        <w:rPr>
          <w:rStyle w:val="113"/>
          <w:rFonts w:hint="eastAsia" w:eastAsiaTheme="minorEastAsia"/>
          <w:i w:val="0"/>
          <w:lang w:eastAsia="zh-CN"/>
        </w:rPr>
      </w:pPr>
      <w:r>
        <w:rPr>
          <w:rStyle w:val="113"/>
          <w:i w:val="0"/>
        </w:rPr>
        <w:t>* router.afterEach 全局后置钩子 进入路由之后</w:t>
      </w:r>
    </w:p>
    <w:p>
      <w:pPr>
        <w:pStyle w:val="114"/>
        <w:rPr>
          <w:rStyle w:val="113"/>
          <w:rFonts w:hint="eastAsia" w:eastAsiaTheme="minorEastAsia"/>
          <w:i w:val="0"/>
          <w:lang w:eastAsia="zh-CN"/>
        </w:rPr>
      </w:pPr>
    </w:p>
    <w:p>
      <w:pPr>
        <w:pStyle w:val="114"/>
      </w:pPr>
      <w:r>
        <w:rPr>
          <w:rStyle w:val="113"/>
          <w:i w:val="0"/>
        </w:rPr>
        <w:t>实现路由懒加载:vue-router配置路由，使用webpack的require.ensure技术，也可以实现按需加载</w:t>
      </w:r>
    </w:p>
    <w:p>
      <w:pPr>
        <w:pStyle w:val="97"/>
        <w:rPr>
          <w:lang w:eastAsia="zh-CN"/>
        </w:rPr>
      </w:pPr>
      <w:r>
        <w:rPr>
          <w:lang w:eastAsia="zh-CN"/>
        </w:rPr>
        <w:t>90.*** Vue 异步加载技术</w:t>
      </w:r>
    </w:p>
    <w:p>
      <w:pPr>
        <w:pStyle w:val="114"/>
        <w:rPr>
          <w:rStyle w:val="113"/>
          <w:i w:val="0"/>
          <w:lang w:eastAsia="zh-CN"/>
        </w:rPr>
      </w:pPr>
      <w:r>
        <w:rPr>
          <w:rStyle w:val="113"/>
          <w:i w:val="0"/>
          <w:lang w:eastAsia="zh-CN"/>
        </w:rPr>
        <w:t>1:vue-router 配置路由,使用 vue 的异步组件技术，可以实现懒加载，此时一个组件会生成一个js文件。</w:t>
      </w:r>
    </w:p>
    <w:p>
      <w:pPr>
        <w:pStyle w:val="114"/>
      </w:pPr>
      <w:r>
        <w:rPr>
          <w:rStyle w:val="113"/>
          <w:i w:val="0"/>
        </w:rPr>
        <w:t>2:component:resolve =&gt; require(['放入需要加载的路由地址'],resolve)</w:t>
      </w:r>
    </w:p>
    <w:p>
      <w:pPr>
        <w:pStyle w:val="97"/>
      </w:pPr>
      <w:r>
        <w:t>91.*** 说一下Vue中路由跳转和传值的方式</w:t>
      </w:r>
    </w:p>
    <w:p>
      <w:pPr>
        <w:pStyle w:val="114"/>
        <w:rPr>
          <w:rStyle w:val="147"/>
          <w:rFonts w:hint="eastAsia" w:eastAsiaTheme="minorEastAsia"/>
          <w:i w:val="0"/>
          <w:lang w:eastAsia="zh-CN"/>
        </w:rPr>
      </w:pPr>
      <w:r>
        <w:rPr>
          <w:rStyle w:val="147"/>
          <w:i w:val="0"/>
        </w:rPr>
        <w:t>1、路由跳转</w:t>
      </w:r>
    </w:p>
    <w:p>
      <w:pPr>
        <w:pStyle w:val="114"/>
        <w:rPr>
          <w:rStyle w:val="147"/>
          <w:rFonts w:hint="eastAsia" w:eastAsiaTheme="minorEastAsia"/>
          <w:i w:val="0"/>
          <w:lang w:eastAsia="zh-CN"/>
        </w:rPr>
      </w:pPr>
      <w:r>
        <w:rPr>
          <w:rStyle w:val="147"/>
          <w:i w:val="0"/>
        </w:rPr>
        <w:tab/>
      </w:r>
      <w:r>
        <w:rPr>
          <w:rStyle w:val="121"/>
          <w:i w:val="0"/>
        </w:rPr>
        <w:t>1.</w:t>
      </w:r>
      <w:r>
        <w:rPr>
          <w:rStyle w:val="147"/>
          <w:i w:val="0"/>
        </w:rPr>
        <w:t>router</w:t>
      </w:r>
      <w:r>
        <w:rPr>
          <w:rStyle w:val="137"/>
          <w:i w:val="0"/>
        </w:rPr>
        <w:t>-</w:t>
      </w:r>
      <w:r>
        <w:rPr>
          <w:rStyle w:val="147"/>
          <w:i w:val="0"/>
        </w:rPr>
        <w:t>link组件 默认会被渲染成一个标签，进行跳转，在组件中可以通过绑定 to 属性来指定要跳转的链接；tag属性指本来的标签</w:t>
      </w:r>
    </w:p>
    <w:p>
      <w:pPr>
        <w:pStyle w:val="114"/>
        <w:rPr>
          <w:rStyle w:val="137"/>
          <w:rFonts w:hint="eastAsia" w:eastAsiaTheme="minorEastAsia"/>
          <w:i w:val="0"/>
          <w:lang w:eastAsia="zh-CN"/>
        </w:rPr>
      </w:pPr>
      <w:r>
        <w:rPr>
          <w:rStyle w:val="147"/>
          <w:i w:val="0"/>
        </w:rPr>
        <w:tab/>
      </w:r>
      <w:r>
        <w:rPr>
          <w:rStyle w:val="137"/>
          <w:i w:val="0"/>
        </w:rPr>
        <w:t>&lt;</w:t>
      </w:r>
      <w:r>
        <w:rPr>
          <w:rStyle w:val="147"/>
          <w:i w:val="0"/>
        </w:rPr>
        <w:t>router</w:t>
      </w:r>
      <w:r>
        <w:rPr>
          <w:rStyle w:val="137"/>
          <w:i w:val="0"/>
        </w:rPr>
        <w:t>-</w:t>
      </w:r>
      <w:r>
        <w:rPr>
          <w:rStyle w:val="147"/>
          <w:i w:val="0"/>
        </w:rPr>
        <w:t xml:space="preserve">link </w:t>
      </w:r>
      <w:r>
        <w:rPr>
          <w:rStyle w:val="137"/>
          <w:i w:val="0"/>
        </w:rPr>
        <w:t>:</w:t>
      </w:r>
      <w:r>
        <w:rPr>
          <w:rStyle w:val="147"/>
          <w:i w:val="0"/>
        </w:rPr>
        <w:t>to</w:t>
      </w:r>
      <w:r>
        <w:rPr>
          <w:rStyle w:val="137"/>
          <w:i w:val="0"/>
        </w:rPr>
        <w:t>=</w:t>
      </w:r>
      <w:r>
        <w:rPr>
          <w:rStyle w:val="125"/>
          <w:i w:val="0"/>
        </w:rPr>
        <w:t>"/foo"</w:t>
      </w:r>
      <w:r>
        <w:rPr>
          <w:rStyle w:val="147"/>
          <w:i w:val="0"/>
        </w:rPr>
        <w:t xml:space="preserve"> tag</w:t>
      </w:r>
      <w:r>
        <w:rPr>
          <w:rStyle w:val="137"/>
          <w:i w:val="0"/>
        </w:rPr>
        <w:t>=</w:t>
      </w:r>
      <w:r>
        <w:rPr>
          <w:rStyle w:val="125"/>
          <w:i w:val="0"/>
        </w:rPr>
        <w:t>"h2"</w:t>
      </w:r>
      <w:r>
        <w:rPr>
          <w:rStyle w:val="137"/>
          <w:i w:val="0"/>
        </w:rPr>
        <w:t>&gt;</w:t>
      </w:r>
      <w:r>
        <w:rPr>
          <w:rStyle w:val="147"/>
          <w:i w:val="0"/>
        </w:rPr>
        <w:t>Foo</w:t>
      </w:r>
      <w:r>
        <w:rPr>
          <w:rStyle w:val="137"/>
          <w:i w:val="0"/>
        </w:rPr>
        <w:t>&lt;/</w:t>
      </w:r>
      <w:r>
        <w:rPr>
          <w:rStyle w:val="147"/>
          <w:i w:val="0"/>
        </w:rPr>
        <w:t>router</w:t>
      </w:r>
      <w:r>
        <w:rPr>
          <w:rStyle w:val="137"/>
          <w:i w:val="0"/>
        </w:rPr>
        <w:t>-</w:t>
      </w:r>
      <w:r>
        <w:rPr>
          <w:rStyle w:val="147"/>
          <w:i w:val="0"/>
        </w:rPr>
        <w:t>link</w:t>
      </w:r>
      <w:r>
        <w:rPr>
          <w:rStyle w:val="137"/>
          <w:i w:val="0"/>
        </w:rPr>
        <w:t>&gt;</w:t>
      </w:r>
    </w:p>
    <w:p>
      <w:pPr>
        <w:pStyle w:val="114"/>
        <w:rPr>
          <w:rStyle w:val="147"/>
          <w:rFonts w:hint="eastAsia" w:eastAsiaTheme="minorEastAsia"/>
          <w:i w:val="0"/>
          <w:lang w:eastAsia="zh-CN"/>
        </w:rPr>
      </w:pPr>
      <w:r>
        <w:rPr>
          <w:rStyle w:val="147"/>
          <w:i w:val="0"/>
        </w:rPr>
        <w:tab/>
      </w:r>
      <w:r>
        <w:rPr>
          <w:rStyle w:val="121"/>
          <w:i w:val="0"/>
        </w:rPr>
        <w:t>2.</w:t>
      </w:r>
      <w:r>
        <w:rPr>
          <w:rStyle w:val="147"/>
          <w:i w:val="0"/>
        </w:rPr>
        <w:t>$router</w:t>
      </w:r>
      <w:r>
        <w:rPr>
          <w:rStyle w:val="137"/>
          <w:i w:val="0"/>
        </w:rPr>
        <w:t>.</w:t>
      </w:r>
      <w:r>
        <w:rPr>
          <w:rStyle w:val="134"/>
          <w:i w:val="0"/>
        </w:rPr>
        <w:t>push</w:t>
      </w:r>
      <w:r>
        <w:rPr>
          <w:rStyle w:val="147"/>
          <w:i w:val="0"/>
        </w:rPr>
        <w:t>()方法</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2、路由传参</w:t>
      </w:r>
    </w:p>
    <w:p>
      <w:pPr>
        <w:pStyle w:val="114"/>
        <w:rPr>
          <w:rStyle w:val="147"/>
          <w:rFonts w:hint="eastAsia" w:eastAsiaTheme="minorEastAsia"/>
          <w:i w:val="0"/>
          <w:lang w:eastAsia="zh-CN"/>
        </w:rPr>
      </w:pPr>
      <w:r>
        <w:rPr>
          <w:rStyle w:val="147"/>
          <w:i w:val="0"/>
        </w:rPr>
        <w:tab/>
      </w:r>
      <w:r>
        <w:rPr>
          <w:rStyle w:val="121"/>
          <w:i w:val="0"/>
        </w:rPr>
        <w:t>1.</w:t>
      </w:r>
      <w:r>
        <w:rPr>
          <w:rStyle w:val="147"/>
          <w:i w:val="0"/>
        </w:rPr>
        <w:t>query</w:t>
      </w:r>
    </w:p>
    <w:p>
      <w:pPr>
        <w:pStyle w:val="114"/>
        <w:rPr>
          <w:rStyle w:val="129"/>
          <w:rFonts w:hint="eastAsia" w:eastAsiaTheme="minorEastAsia"/>
          <w:i/>
          <w:lang w:eastAsia="zh-CN"/>
        </w:rPr>
      </w:pPr>
      <w:r>
        <w:rPr>
          <w:rStyle w:val="147"/>
          <w:i w:val="0"/>
        </w:rPr>
        <w:t xml:space="preserve">    </w:t>
      </w:r>
      <w:r>
        <w:rPr>
          <w:rStyle w:val="129"/>
          <w:i/>
        </w:rPr>
        <w:t>// 方法一</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25"/>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 xml:space="preserve">link </w:t>
      </w:r>
      <w:r>
        <w:rPr>
          <w:rStyle w:val="137"/>
          <w:i w:val="0"/>
        </w:rPr>
        <w:t>:</w:t>
      </w:r>
      <w:r>
        <w:rPr>
          <w:rStyle w:val="147"/>
          <w:i w:val="0"/>
        </w:rPr>
        <w:t>to</w:t>
      </w:r>
      <w:r>
        <w:rPr>
          <w:rStyle w:val="137"/>
          <w:i w:val="0"/>
        </w:rPr>
        <w:t>=</w:t>
      </w:r>
      <w:r>
        <w:rPr>
          <w:rStyle w:val="125"/>
          <w:i w:val="0"/>
        </w:rPr>
        <w:t>"{</w:t>
      </w:r>
    </w:p>
    <w:p>
      <w:pPr>
        <w:pStyle w:val="114"/>
        <w:rPr>
          <w:rStyle w:val="137"/>
          <w:rFonts w:hint="eastAsia" w:eastAsiaTheme="minorEastAsia"/>
          <w:i w:val="0"/>
          <w:lang w:eastAsia="zh-CN"/>
        </w:rPr>
      </w:pPr>
      <w:r>
        <w:rPr>
          <w:rStyle w:val="147"/>
          <w:i w:val="0"/>
        </w:rPr>
        <w:tab/>
      </w:r>
      <w:r>
        <w:rPr>
          <w:rStyle w:val="147"/>
          <w:i w:val="0"/>
        </w:rPr>
        <w:tab/>
      </w:r>
      <w:r>
        <w:rPr>
          <w:rStyle w:val="147"/>
          <w:i w:val="0"/>
        </w:rPr>
        <w:tab/>
      </w:r>
      <w:r>
        <w:rPr>
          <w:rStyle w:val="147"/>
          <w:i w:val="0"/>
        </w:rPr>
        <w:t>path</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query</w:t>
      </w:r>
      <w:r>
        <w:rPr>
          <w:rStyle w:val="137"/>
          <w:i w:val="0"/>
        </w:rPr>
        <w:t>:</w:t>
      </w:r>
      <w:r>
        <w:rPr>
          <w:rStyle w:val="147"/>
          <w:i w:val="0"/>
        </w:rPr>
        <w:t xml:space="preserve">{ </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r>
        <w:rPr>
          <w:rStyle w:val="118"/>
          <w:i w:val="0"/>
        </w:rPr>
        <w:t>views</w:t>
      </w:r>
      <w:r>
        <w:rPr>
          <w:rStyle w:val="137"/>
          <w:i w:val="0"/>
        </w:rPr>
        <w:t>:</w:t>
      </w:r>
      <w:r>
        <w:rPr>
          <w:rStyle w:val="147"/>
          <w:i w:val="0"/>
        </w:rPr>
        <w:t>item</w:t>
      </w:r>
      <w:r>
        <w:rPr>
          <w:rStyle w:val="137"/>
          <w:i w:val="0"/>
        </w:rPr>
        <w:t>.</w:t>
      </w:r>
      <w:r>
        <w:rPr>
          <w:rStyle w:val="141"/>
          <w:i w:val="0"/>
        </w:rPr>
        <w:t>views</w:t>
      </w:r>
      <w:r>
        <w:rPr>
          <w:rStyle w:val="147"/>
          <w:i w:val="0"/>
        </w:rPr>
        <w:t xml:space="preserve"> }</w:t>
      </w:r>
    </w:p>
    <w:p>
      <w:pPr>
        <w:pStyle w:val="114"/>
        <w:rPr>
          <w:rStyle w:val="125"/>
          <w:rFonts w:hint="eastAsia" w:eastAsiaTheme="minorEastAsia"/>
          <w:i w:val="0"/>
          <w:lang w:eastAsia="zh-CN"/>
        </w:rPr>
      </w:pPr>
      <w:r>
        <w:rPr>
          <w:rStyle w:val="147"/>
          <w:i w:val="0"/>
        </w:rPr>
        <w:tab/>
      </w:r>
      <w:r>
        <w:rPr>
          <w:rStyle w:val="147"/>
          <w:i w:val="0"/>
        </w:rPr>
        <w:tab/>
      </w:r>
      <w:r>
        <w:rPr>
          <w:rStyle w:val="147"/>
          <w:i w:val="0"/>
        </w:rPr>
        <w:tab/>
      </w:r>
      <w:r>
        <w:rPr>
          <w:rStyle w:val="147"/>
          <w:i w:val="0"/>
        </w:rPr>
        <w:t>}</w:t>
      </w:r>
      <w:r>
        <w:rPr>
          <w:rStyle w:val="125"/>
          <w:i w:val="0"/>
        </w:rPr>
        <w:t xml:space="preserve">" </w:t>
      </w:r>
    </w:p>
    <w:p>
      <w:pPr>
        <w:pStyle w:val="114"/>
        <w:rPr>
          <w:rStyle w:val="137"/>
          <w:rFonts w:hint="eastAsia" w:eastAsiaTheme="minorEastAsia"/>
          <w:i w:val="0"/>
          <w:lang w:eastAsia="zh-CN"/>
        </w:rPr>
      </w:pPr>
      <w:r>
        <w:rPr>
          <w:rStyle w:val="147"/>
          <w:i w:val="0"/>
        </w:rPr>
        <w:tab/>
      </w:r>
      <w:r>
        <w:rPr>
          <w:rStyle w:val="147"/>
          <w:i w:val="0"/>
        </w:rPr>
        <w:tab/>
      </w:r>
      <w:r>
        <w:rPr>
          <w:rStyle w:val="147"/>
          <w:i w:val="0"/>
        </w:rPr>
        <w:tab/>
      </w:r>
      <w:r>
        <w:rPr>
          <w:rStyle w:val="147"/>
          <w:i w:val="0"/>
        </w:rPr>
        <w:t>tag</w:t>
      </w:r>
      <w:r>
        <w:rPr>
          <w:rStyle w:val="137"/>
          <w:i w:val="0"/>
        </w:rPr>
        <w:t>=</w:t>
      </w:r>
      <w:r>
        <w:rPr>
          <w:rStyle w:val="125"/>
          <w:i w:val="0"/>
        </w:rPr>
        <w:t>"h2"</w:t>
      </w:r>
      <w:r>
        <w:rPr>
          <w:rStyle w:val="137"/>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link</w:t>
      </w:r>
      <w:r>
        <w:rPr>
          <w:rStyle w:val="137"/>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37"/>
          <w:rFonts w:hint="eastAsia" w:eastAsiaTheme="minorEastAsia"/>
          <w:i w:val="0"/>
          <w:lang w:eastAsia="zh-CN"/>
        </w:rPr>
      </w:pPr>
    </w:p>
    <w:p>
      <w:pPr>
        <w:pStyle w:val="114"/>
        <w:rPr>
          <w:rStyle w:val="129"/>
          <w:rFonts w:hint="eastAsia" w:eastAsiaTheme="minorEastAsia"/>
          <w:i/>
          <w:lang w:eastAsia="zh-CN"/>
        </w:rPr>
      </w:pPr>
      <w:r>
        <w:rPr>
          <w:rStyle w:val="147"/>
          <w:i w:val="0"/>
        </w:rPr>
        <w:tab/>
      </w:r>
      <w:r>
        <w:rPr>
          <w:rStyle w:val="129"/>
          <w:i/>
        </w:rPr>
        <w:t>// 方法二</w:t>
      </w:r>
    </w:p>
    <w:p>
      <w:pPr>
        <w:pStyle w:val="114"/>
        <w:rPr>
          <w:rStyle w:val="147"/>
          <w:rFonts w:hint="eastAsia" w:eastAsiaTheme="minorEastAsia"/>
          <w:i w:val="0"/>
          <w:lang w:eastAsia="zh-CN"/>
        </w:rPr>
      </w:pPr>
      <w:r>
        <w:rPr>
          <w:rStyle w:val="147"/>
          <w:i w:val="0"/>
        </w:rPr>
        <w:tab/>
      </w:r>
      <w:r>
        <w:rPr>
          <w:rStyle w:val="117"/>
          <w:i w:val="0"/>
        </w:rPr>
        <w:t>this</w:t>
      </w:r>
      <w:r>
        <w:rPr>
          <w:rStyle w:val="137"/>
          <w:i w:val="0"/>
        </w:rPr>
        <w:t>.</w:t>
      </w:r>
      <w:r>
        <w:rPr>
          <w:rStyle w:val="141"/>
          <w:i w:val="0"/>
        </w:rPr>
        <w:t>$router</w:t>
      </w:r>
      <w:r>
        <w:rPr>
          <w:rStyle w:val="137"/>
          <w:i w:val="0"/>
        </w:rPr>
        <w:t>.</w:t>
      </w:r>
      <w:r>
        <w:rPr>
          <w:rStyle w:val="134"/>
          <w:i w:val="0"/>
        </w:rPr>
        <w:t>push</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path</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w:t>
      </w:r>
      <w:r>
        <w:rPr>
          <w:rStyle w:val="118"/>
          <w:i w:val="0"/>
        </w:rPr>
        <w:t>query</w:t>
      </w:r>
      <w:r>
        <w:rPr>
          <w:rStyle w:val="137"/>
          <w:i w:val="0"/>
        </w:rPr>
        <w:t>:</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p>
    <w:p>
      <w:pPr>
        <w:pStyle w:val="114"/>
        <w:rPr>
          <w:rStyle w:val="141"/>
          <w:rFonts w:hint="eastAsia" w:eastAsiaTheme="minorEastAsia"/>
          <w:i w:val="0"/>
          <w:lang w:eastAsia="zh-CN"/>
        </w:rPr>
      </w:pPr>
      <w:r>
        <w:rPr>
          <w:rStyle w:val="147"/>
          <w:i w:val="0"/>
        </w:rPr>
        <w:t xml:space="preserve">            </w:t>
      </w:r>
      <w:r>
        <w:rPr>
          <w:rStyle w:val="118"/>
          <w:i w:val="0"/>
        </w:rPr>
        <w:t>views</w:t>
      </w:r>
      <w:r>
        <w:rPr>
          <w:rStyle w:val="137"/>
          <w:i w:val="0"/>
        </w:rPr>
        <w:t>:</w:t>
      </w:r>
      <w:r>
        <w:rPr>
          <w:rStyle w:val="147"/>
          <w:i w:val="0"/>
        </w:rPr>
        <w:t>item</w:t>
      </w:r>
      <w:r>
        <w:rPr>
          <w:rStyle w:val="137"/>
          <w:i w:val="0"/>
        </w:rPr>
        <w:t>.</w:t>
      </w:r>
      <w:r>
        <w:rPr>
          <w:rStyle w:val="141"/>
          <w:i w:val="0"/>
        </w:rPr>
        <w:t>views</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ab/>
      </w:r>
      <w:r>
        <w:rPr>
          <w:rStyle w:val="121"/>
          <w:i w:val="0"/>
        </w:rPr>
        <w:t>2.</w:t>
      </w:r>
      <w:r>
        <w:rPr>
          <w:rStyle w:val="147"/>
          <w:i w:val="0"/>
        </w:rPr>
        <w:t>params</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25"/>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 xml:space="preserve">link </w:t>
      </w:r>
      <w:r>
        <w:rPr>
          <w:rStyle w:val="137"/>
          <w:i w:val="0"/>
        </w:rPr>
        <w:t>:</w:t>
      </w:r>
      <w:r>
        <w:rPr>
          <w:rStyle w:val="147"/>
          <w:i w:val="0"/>
        </w:rPr>
        <w:t>to</w:t>
      </w:r>
      <w:r>
        <w:rPr>
          <w:rStyle w:val="137"/>
          <w:i w:val="0"/>
        </w:rPr>
        <w:t>=</w:t>
      </w:r>
      <w:r>
        <w:rPr>
          <w:rStyle w:val="125"/>
          <w:i w:val="0"/>
        </w:rPr>
        <w:t>"{</w:t>
      </w:r>
    </w:p>
    <w:p>
      <w:pPr>
        <w:pStyle w:val="114"/>
        <w:rPr>
          <w:rStyle w:val="137"/>
          <w:rFonts w:hint="eastAsia" w:eastAsiaTheme="minorEastAsia"/>
          <w:i w:val="0"/>
          <w:lang w:eastAsia="zh-CN"/>
        </w:rPr>
      </w:pPr>
      <w:r>
        <w:rPr>
          <w:rStyle w:val="147"/>
          <w:i w:val="0"/>
        </w:rPr>
        <w:tab/>
      </w:r>
      <w:r>
        <w:rPr>
          <w:rStyle w:val="147"/>
          <w:i w:val="0"/>
        </w:rPr>
        <w:tab/>
      </w:r>
      <w:r>
        <w:rPr>
          <w:rStyle w:val="147"/>
          <w:i w:val="0"/>
        </w:rPr>
        <w:tab/>
      </w:r>
      <w:r>
        <w:rPr>
          <w:rStyle w:val="147"/>
          <w:i w:val="0"/>
        </w:rPr>
        <w:tab/>
      </w:r>
      <w:r>
        <w:rPr>
          <w:rStyle w:val="147"/>
          <w:i w:val="0"/>
        </w:rPr>
        <w:t>name</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params</w:t>
      </w:r>
      <w:r>
        <w:rPr>
          <w:rStyle w:val="137"/>
          <w:i w:val="0"/>
        </w:rPr>
        <w:t>:</w:t>
      </w:r>
      <w:r>
        <w:rPr>
          <w:rStyle w:val="147"/>
          <w:i w:val="0"/>
        </w:rPr>
        <w:t>{</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r>
        <w:rPr>
          <w:rStyle w:val="118"/>
          <w:i w:val="0"/>
        </w:rPr>
        <w:t>views</w:t>
      </w:r>
      <w:r>
        <w:rPr>
          <w:rStyle w:val="137"/>
          <w:i w:val="0"/>
        </w:rPr>
        <w:t>:</w:t>
      </w:r>
      <w:r>
        <w:rPr>
          <w:rStyle w:val="147"/>
          <w:i w:val="0"/>
        </w:rPr>
        <w:t>item</w:t>
      </w:r>
      <w:r>
        <w:rPr>
          <w:rStyle w:val="137"/>
          <w:i w:val="0"/>
        </w:rPr>
        <w:t>.</w:t>
      </w:r>
      <w:r>
        <w:rPr>
          <w:rStyle w:val="141"/>
          <w:i w:val="0"/>
        </w:rPr>
        <w:t>views</w:t>
      </w:r>
      <w:r>
        <w:rPr>
          <w:rStyle w:val="147"/>
          <w:i w:val="0"/>
        </w:rPr>
        <w:t>}</w:t>
      </w:r>
    </w:p>
    <w:p>
      <w:pPr>
        <w:pStyle w:val="114"/>
        <w:rPr>
          <w:rStyle w:val="125"/>
          <w:rFonts w:hint="eastAsia" w:eastAsiaTheme="minorEastAsia"/>
          <w:i w:val="0"/>
          <w:lang w:eastAsia="zh-CN"/>
        </w:rPr>
      </w:pPr>
      <w:r>
        <w:rPr>
          <w:rStyle w:val="147"/>
          <w:i w:val="0"/>
        </w:rPr>
        <w:tab/>
      </w:r>
      <w:r>
        <w:rPr>
          <w:rStyle w:val="147"/>
          <w:i w:val="0"/>
        </w:rPr>
        <w:tab/>
      </w:r>
      <w:r>
        <w:rPr>
          <w:rStyle w:val="147"/>
          <w:i w:val="0"/>
        </w:rPr>
        <w:tab/>
      </w:r>
      <w:r>
        <w:rPr>
          <w:rStyle w:val="147"/>
          <w:i w:val="0"/>
        </w:rPr>
        <w:tab/>
      </w:r>
      <w:r>
        <w:rPr>
          <w:rStyle w:val="147"/>
          <w:i w:val="0"/>
        </w:rPr>
        <w:t>}</w:t>
      </w:r>
      <w:r>
        <w:rPr>
          <w:rStyle w:val="125"/>
          <w:i w:val="0"/>
        </w:rPr>
        <w:t>"</w:t>
      </w:r>
    </w:p>
    <w:p>
      <w:pPr>
        <w:pStyle w:val="114"/>
        <w:rPr>
          <w:rStyle w:val="147"/>
          <w:rFonts w:hint="eastAsia" w:eastAsiaTheme="minorEastAsia"/>
          <w:i w:val="0"/>
          <w:lang w:eastAsia="zh-CN"/>
        </w:rPr>
      </w:pPr>
      <w:r>
        <w:rPr>
          <w:rStyle w:val="147"/>
          <w:i w:val="0"/>
        </w:rPr>
        <w:tab/>
      </w:r>
      <w:r>
        <w:rPr>
          <w:rStyle w:val="147"/>
          <w:i w:val="0"/>
        </w:rPr>
        <w:tab/>
      </w:r>
      <w:r>
        <w:rPr>
          <w:rStyle w:val="147"/>
          <w:i w:val="0"/>
        </w:rPr>
        <w:tab/>
      </w:r>
      <w:r>
        <w:rPr>
          <w:rStyle w:val="147"/>
          <w:i w:val="0"/>
        </w:rPr>
        <w:tab/>
      </w:r>
      <w:r>
        <w:rPr>
          <w:rStyle w:val="147"/>
          <w:i w:val="0"/>
        </w:rPr>
        <w:t>tag</w:t>
      </w:r>
      <w:r>
        <w:rPr>
          <w:rStyle w:val="137"/>
          <w:i w:val="0"/>
        </w:rPr>
        <w:t>=</w:t>
      </w:r>
      <w:r>
        <w:rPr>
          <w:rStyle w:val="125"/>
          <w:i w:val="0"/>
        </w:rPr>
        <w:t>"h2"</w:t>
      </w:r>
      <w:r>
        <w:rPr>
          <w:rStyle w:val="147"/>
          <w:i w:val="0"/>
        </w:rPr>
        <w:tab/>
      </w:r>
    </w:p>
    <w:p>
      <w:pPr>
        <w:pStyle w:val="114"/>
        <w:rPr>
          <w:rStyle w:val="147"/>
          <w:rFonts w:hint="eastAsia" w:eastAsiaTheme="minorEastAsia"/>
          <w:i w:val="0"/>
          <w:lang w:eastAsia="zh-CN"/>
        </w:rPr>
      </w:pPr>
      <w:r>
        <w:rPr>
          <w:rStyle w:val="147"/>
          <w:i w:val="0"/>
        </w:rPr>
        <w:tab/>
      </w:r>
      <w:r>
        <w:rPr>
          <w:rStyle w:val="147"/>
          <w:i w:val="0"/>
        </w:rPr>
        <w:tab/>
      </w:r>
      <w:r>
        <w:rPr>
          <w:rStyle w:val="147"/>
          <w:i w:val="0"/>
        </w:rPr>
        <w:tab/>
      </w:r>
      <w:r>
        <w:rPr>
          <w:rStyle w:val="137"/>
          <w:i w:val="0"/>
        </w:rPr>
        <w:t>&gt;</w:t>
      </w:r>
      <w:r>
        <w:rPr>
          <w:rStyle w:val="147"/>
          <w:i w:val="0"/>
        </w:rPr>
        <w:tab/>
      </w:r>
      <w:r>
        <w:rPr>
          <w:rStyle w:val="147"/>
          <w:i w:val="0"/>
        </w:rPr>
        <w:t xml:space="preserve">        </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router</w:t>
      </w:r>
      <w:r>
        <w:rPr>
          <w:rStyle w:val="137"/>
          <w:i w:val="0"/>
        </w:rPr>
        <w:t>-</w:t>
      </w:r>
      <w:r>
        <w:rPr>
          <w:rStyle w:val="147"/>
          <w:i w:val="0"/>
        </w:rPr>
        <w:t>link</w:t>
      </w:r>
      <w:r>
        <w:rPr>
          <w:rStyle w:val="137"/>
          <w:i w:val="0"/>
        </w:rPr>
        <w:t>&gt;</w:t>
      </w:r>
    </w:p>
    <w:p>
      <w:pPr>
        <w:pStyle w:val="114"/>
        <w:rPr>
          <w:rStyle w:val="137"/>
          <w:rFonts w:hint="eastAsia" w:eastAsiaTheme="minorEastAsia"/>
          <w:i w:val="0"/>
          <w:lang w:eastAsia="zh-CN"/>
        </w:rPr>
      </w:pPr>
      <w:r>
        <w:rPr>
          <w:rStyle w:val="147"/>
          <w:i w:val="0"/>
        </w:rPr>
        <w:t xml:space="preserve">   </w:t>
      </w:r>
      <w:r>
        <w:rPr>
          <w:rStyle w:val="137"/>
          <w:i w:val="0"/>
        </w:rPr>
        <w:t>&lt;/</w:t>
      </w:r>
      <w:r>
        <w:rPr>
          <w:rStyle w:val="147"/>
          <w:i w:val="0"/>
        </w:rPr>
        <w:t>template</w:t>
      </w:r>
      <w:r>
        <w:rPr>
          <w:rStyle w:val="137"/>
          <w:i w:val="0"/>
        </w:rPr>
        <w:t>&gt;</w:t>
      </w:r>
    </w:p>
    <w:p>
      <w:pPr>
        <w:pStyle w:val="114"/>
        <w:rPr>
          <w:rStyle w:val="147"/>
          <w:rFonts w:hint="eastAsia" w:eastAsiaTheme="minorEastAsia"/>
          <w:i w:val="0"/>
          <w:lang w:eastAsia="zh-CN"/>
        </w:rPr>
      </w:pPr>
      <w:r>
        <w:rPr>
          <w:rStyle w:val="147"/>
          <w:i w:val="0"/>
        </w:rPr>
        <w:tab/>
      </w:r>
    </w:p>
    <w:p>
      <w:pPr>
        <w:pStyle w:val="114"/>
        <w:rPr>
          <w:rStyle w:val="147"/>
          <w:rFonts w:hint="eastAsia" w:eastAsiaTheme="minorEastAsia"/>
          <w:i w:val="0"/>
          <w:lang w:eastAsia="zh-CN"/>
        </w:rPr>
      </w:pPr>
      <w:r>
        <w:rPr>
          <w:rStyle w:val="147"/>
          <w:i w:val="0"/>
        </w:rPr>
        <w:tab/>
      </w:r>
      <w:r>
        <w:rPr>
          <w:rStyle w:val="117"/>
          <w:i w:val="0"/>
        </w:rPr>
        <w:t>this</w:t>
      </w:r>
      <w:r>
        <w:rPr>
          <w:rStyle w:val="137"/>
          <w:i w:val="0"/>
        </w:rPr>
        <w:t>.</w:t>
      </w:r>
      <w:r>
        <w:rPr>
          <w:rStyle w:val="141"/>
          <w:i w:val="0"/>
        </w:rPr>
        <w:t>$router</w:t>
      </w:r>
      <w:r>
        <w:rPr>
          <w:rStyle w:val="137"/>
          <w:i w:val="0"/>
        </w:rPr>
        <w:t>.</w:t>
      </w:r>
      <w:r>
        <w:rPr>
          <w:rStyle w:val="134"/>
          <w:i w:val="0"/>
        </w:rPr>
        <w:t>push</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name</w:t>
      </w:r>
      <w:r>
        <w:rPr>
          <w:rStyle w:val="137"/>
          <w:i w:val="0"/>
        </w:rPr>
        <w:t>:</w:t>
      </w:r>
      <w:r>
        <w:rPr>
          <w:rStyle w:val="125"/>
          <w:i w:val="0"/>
        </w:rPr>
        <w:t>'blogDetail'</w:t>
      </w:r>
      <w:r>
        <w:rPr>
          <w:rStyle w:val="137"/>
          <w:i w:val="0"/>
        </w:rPr>
        <w:t>,</w:t>
      </w:r>
    </w:p>
    <w:p>
      <w:pPr>
        <w:pStyle w:val="114"/>
        <w:rPr>
          <w:rStyle w:val="147"/>
          <w:rFonts w:hint="eastAsia" w:eastAsiaTheme="minorEastAsia"/>
          <w:i w:val="0"/>
          <w:lang w:eastAsia="zh-CN"/>
        </w:rPr>
      </w:pPr>
      <w:r>
        <w:rPr>
          <w:rStyle w:val="147"/>
          <w:i w:val="0"/>
        </w:rPr>
        <w:t xml:space="preserve">        </w:t>
      </w:r>
      <w:r>
        <w:rPr>
          <w:rStyle w:val="118"/>
          <w:i w:val="0"/>
        </w:rPr>
        <w:t>params</w:t>
      </w:r>
      <w:r>
        <w:rPr>
          <w:rStyle w:val="137"/>
          <w:i w:val="0"/>
        </w:rPr>
        <w:t>:</w:t>
      </w: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id</w:t>
      </w:r>
      <w:r>
        <w:rPr>
          <w:rStyle w:val="137"/>
          <w:i w:val="0"/>
        </w:rPr>
        <w:t>:</w:t>
      </w:r>
      <w:r>
        <w:rPr>
          <w:rStyle w:val="147"/>
          <w:i w:val="0"/>
        </w:rPr>
        <w:t>item</w:t>
      </w:r>
      <w:r>
        <w:rPr>
          <w:rStyle w:val="137"/>
          <w:i w:val="0"/>
        </w:rPr>
        <w:t>.</w:t>
      </w:r>
      <w:r>
        <w:rPr>
          <w:rStyle w:val="141"/>
          <w:i w:val="0"/>
        </w:rPr>
        <w:t>id</w:t>
      </w:r>
      <w:r>
        <w:rPr>
          <w:rStyle w:val="137"/>
          <w:i w:val="0"/>
        </w:rPr>
        <w:t>,</w:t>
      </w:r>
    </w:p>
    <w:p>
      <w:pPr>
        <w:pStyle w:val="114"/>
        <w:rPr>
          <w:rStyle w:val="141"/>
          <w:rFonts w:hint="eastAsia" w:eastAsiaTheme="minorEastAsia"/>
          <w:i w:val="0"/>
          <w:lang w:eastAsia="zh-CN"/>
        </w:rPr>
      </w:pPr>
      <w:r>
        <w:rPr>
          <w:rStyle w:val="147"/>
          <w:i w:val="0"/>
        </w:rPr>
        <w:t xml:space="preserve">            </w:t>
      </w:r>
      <w:r>
        <w:rPr>
          <w:rStyle w:val="118"/>
          <w:i w:val="0"/>
        </w:rPr>
        <w:t>views</w:t>
      </w:r>
      <w:r>
        <w:rPr>
          <w:rStyle w:val="137"/>
          <w:i w:val="0"/>
        </w:rPr>
        <w:t>:</w:t>
      </w:r>
      <w:r>
        <w:rPr>
          <w:rStyle w:val="147"/>
          <w:i w:val="0"/>
        </w:rPr>
        <w:t>item</w:t>
      </w:r>
      <w:r>
        <w:rPr>
          <w:rStyle w:val="137"/>
          <w:i w:val="0"/>
        </w:rPr>
        <w:t>.</w:t>
      </w:r>
      <w:r>
        <w:rPr>
          <w:rStyle w:val="141"/>
          <w:i w:val="0"/>
        </w:rPr>
        <w:t>views</w:t>
      </w:r>
    </w:p>
    <w:p>
      <w:pPr>
        <w:pStyle w:val="114"/>
        <w:rPr>
          <w:rStyle w:val="147"/>
          <w:rFonts w:hint="eastAsia" w:eastAsiaTheme="minorEastAsia"/>
          <w:i w:val="0"/>
          <w:lang w:eastAsia="zh-CN"/>
        </w:rPr>
      </w:pPr>
      <w:r>
        <w:rPr>
          <w:rStyle w:val="147"/>
          <w:i w:val="0"/>
        </w:rPr>
        <w:t xml:space="preserve">        }</w:t>
      </w:r>
    </w:p>
    <w:p>
      <w:pPr>
        <w:pStyle w:val="114"/>
      </w:pPr>
      <w:r>
        <w:rPr>
          <w:rStyle w:val="147"/>
          <w:i w:val="0"/>
        </w:rPr>
        <w:t xml:space="preserve">    })</w:t>
      </w:r>
    </w:p>
    <w:p>
      <w:pPr>
        <w:pStyle w:val="97"/>
        <w:rPr>
          <w:lang w:eastAsia="zh-CN"/>
        </w:rPr>
      </w:pPr>
      <w:r>
        <w:rPr>
          <w:lang w:eastAsia="zh-CN"/>
        </w:rPr>
        <w:t>93. Vuex 刷新页面数据会丢失吗？咋解决的？</w:t>
      </w:r>
    </w:p>
    <w:p>
      <w:pPr>
        <w:pStyle w:val="114"/>
        <w:rPr>
          <w:rStyle w:val="113"/>
          <w:i w:val="0"/>
          <w:lang w:eastAsia="zh-CN"/>
        </w:rPr>
      </w:pPr>
      <w:r>
        <w:rPr>
          <w:rStyle w:val="113"/>
          <w:i w:val="0"/>
          <w:lang w:eastAsia="zh-CN"/>
        </w:rPr>
        <w:t>1、问题描述:页面刷新的时候 vuex 里的数据会重新初始化，导致数据丢失。因为 vuex 里的数据是保存在运行内存中的，当页面刷新时，页面会重新加载 vue 实例，vuex 里面的数据就会被重新赋值。</w:t>
      </w:r>
    </w:p>
    <w:p>
      <w:pPr>
        <w:pStyle w:val="114"/>
        <w:rPr>
          <w:rStyle w:val="113"/>
          <w:rFonts w:hint="eastAsia" w:eastAsiaTheme="minorEastAsia"/>
          <w:i w:val="0"/>
          <w:lang w:eastAsia="zh-CN"/>
        </w:rPr>
      </w:pPr>
      <w:r>
        <w:rPr>
          <w:rStyle w:val="113"/>
          <w:i w:val="0"/>
        </w:rPr>
        <w:t>2.解决思路:</w:t>
      </w:r>
    </w:p>
    <w:p>
      <w:pPr>
        <w:pStyle w:val="114"/>
        <w:rPr>
          <w:rStyle w:val="113"/>
          <w:rFonts w:hint="eastAsia" w:eastAsiaTheme="minorEastAsia"/>
          <w:i w:val="0"/>
          <w:lang w:eastAsia="zh-CN"/>
        </w:rPr>
      </w:pPr>
      <w:r>
        <w:rPr>
          <w:rStyle w:val="113"/>
          <w:i w:val="0"/>
        </w:rPr>
        <w:t xml:space="preserve">方法一:将 vuex 中的数据直接保存到浏览器缓存中(sessionStorage,localStorage,cookie) </w:t>
      </w:r>
    </w:p>
    <w:p>
      <w:pPr>
        <w:pStyle w:val="114"/>
        <w:rPr>
          <w:rStyle w:val="113"/>
          <w:rFonts w:hint="eastAsia" w:eastAsiaTheme="minorEastAsia"/>
          <w:i w:val="0"/>
          <w:lang w:eastAsia="zh-CN"/>
        </w:rPr>
      </w:pPr>
      <w:r>
        <w:rPr>
          <w:rStyle w:val="113"/>
          <w:i w:val="0"/>
        </w:rPr>
        <w:t>方法二:在页面刷新的时候再次请求远程数据，使之动态更新 vuex 数据</w:t>
      </w:r>
    </w:p>
    <w:p>
      <w:pPr>
        <w:pStyle w:val="114"/>
      </w:pPr>
      <w:r>
        <w:rPr>
          <w:rStyle w:val="113"/>
          <w:i w:val="0"/>
        </w:rPr>
        <w:t>方法三:在父页面向后台请求远程数据，并且在页面刷新前将 vuex 的数据先保存至 sessionStorage (以防请求数据量过大页面加载时拿不到返回的数据)</w:t>
      </w:r>
    </w:p>
    <w:p>
      <w:pPr>
        <w:pStyle w:val="97"/>
      </w:pPr>
      <w:r>
        <w:t>94. 什么是 Vue.nextTick()?</w:t>
      </w:r>
    </w:p>
    <w:p>
      <w:pPr>
        <w:pStyle w:val="114"/>
      </w:pPr>
      <w:r>
        <w:rPr>
          <w:rStyle w:val="113"/>
          <w:i w:val="0"/>
        </w:rPr>
        <w:t>1、$nextTick 是在下次 DOM 更新循环结束之后执行延迟回调。在修改数据之后立即使用这个方法，获取更新后的 DOM ，意思是等你 dom 加载完毕以后再去调用 nextTick() 里面的数据内容。</w:t>
      </w:r>
    </w:p>
    <w:p>
      <w:pPr>
        <w:pStyle w:val="97"/>
      </w:pPr>
      <w:r>
        <w:t>97.*** 什么是 v-model?它的原理是什么？</w:t>
      </w:r>
    </w:p>
    <w:p>
      <w:pPr>
        <w:pStyle w:val="114"/>
        <w:rPr>
          <w:rStyle w:val="113"/>
          <w:rFonts w:hint="eastAsia" w:eastAsiaTheme="minorEastAsia"/>
          <w:i w:val="0"/>
          <w:lang w:eastAsia="zh-CN"/>
        </w:rPr>
      </w:pPr>
      <w:r>
        <w:rPr>
          <w:rStyle w:val="113"/>
          <w:i w:val="0"/>
        </w:rPr>
        <w:t>1、v-model 本质上是一个语法糖，可以看成是 value + input 方法的语法糖。可以通过 model 的 prop 属性和 event 事件来进行自定义</w:t>
      </w:r>
    </w:p>
    <w:p>
      <w:pPr>
        <w:pStyle w:val="114"/>
      </w:pPr>
      <w:r>
        <w:rPr>
          <w:rStyle w:val="113"/>
          <w:i w:val="0"/>
        </w:rPr>
        <w:t>2.v-model 是 vue 的双向绑定的指令，能将页面上控件输入的值同步更新到相关绑定的 data 属性，也会在更新 data 绑定属性时候，更新页面上输入控件的值。</w:t>
      </w:r>
    </w:p>
    <w:p>
      <w:pPr>
        <w:pStyle w:val="97"/>
        <w:rPr>
          <w:lang w:eastAsia="zh-CN"/>
        </w:rPr>
      </w:pPr>
      <w:r>
        <w:rPr>
          <w:lang w:eastAsia="zh-CN"/>
        </w:rPr>
        <w:t>99.*** Vue 的组件通信</w:t>
      </w:r>
    </w:p>
    <w:p>
      <w:pPr>
        <w:pStyle w:val="114"/>
        <w:rPr>
          <w:rStyle w:val="113"/>
          <w:i w:val="0"/>
          <w:lang w:eastAsia="zh-CN"/>
        </w:rPr>
      </w:pPr>
      <w:r>
        <w:rPr>
          <w:rStyle w:val="113"/>
          <w:i w:val="0"/>
          <w:lang w:eastAsia="zh-CN"/>
        </w:rPr>
        <w:t>1、props 和 $emit</w:t>
      </w:r>
    </w:p>
    <w:p>
      <w:pPr>
        <w:pStyle w:val="114"/>
        <w:rPr>
          <w:rStyle w:val="113"/>
          <w:i w:val="0"/>
          <w:lang w:eastAsia="zh-CN"/>
        </w:rPr>
      </w:pPr>
      <w:r>
        <w:rPr>
          <w:rStyle w:val="113"/>
          <w:i w:val="0"/>
          <w:lang w:eastAsia="zh-CN"/>
        </w:rPr>
        <w:tab/>
      </w:r>
      <w:r>
        <w:rPr>
          <w:rStyle w:val="113"/>
          <w:i w:val="0"/>
          <w:lang w:eastAsia="zh-CN"/>
        </w:rPr>
        <w:t>父组件向子组件传递数据是通过 props 传递的，子组件传递数据给父组件是通过 $emit 触发事件。</w:t>
      </w:r>
    </w:p>
    <w:p>
      <w:pPr>
        <w:pStyle w:val="114"/>
        <w:rPr>
          <w:rStyle w:val="113"/>
          <w:i w:val="0"/>
          <w:lang w:eastAsia="zh-CN"/>
        </w:rPr>
      </w:pPr>
      <w:r>
        <w:rPr>
          <w:rStyle w:val="113"/>
          <w:i w:val="0"/>
          <w:lang w:eastAsia="zh-CN"/>
        </w:rPr>
        <w:tab/>
      </w:r>
    </w:p>
    <w:p>
      <w:pPr>
        <w:pStyle w:val="114"/>
        <w:rPr>
          <w:rStyle w:val="113"/>
          <w:i w:val="0"/>
          <w:lang w:eastAsia="zh-CN"/>
        </w:rPr>
      </w:pPr>
      <w:r>
        <w:rPr>
          <w:rStyle w:val="113"/>
          <w:i w:val="0"/>
          <w:lang w:eastAsia="zh-CN"/>
        </w:rPr>
        <w:t>2、$attrs 和 $listeners</w:t>
      </w:r>
    </w:p>
    <w:p>
      <w:pPr>
        <w:pStyle w:val="114"/>
        <w:rPr>
          <w:rStyle w:val="113"/>
          <w:i w:val="0"/>
          <w:lang w:eastAsia="zh-CN"/>
        </w:rPr>
      </w:pPr>
    </w:p>
    <w:p>
      <w:pPr>
        <w:pStyle w:val="114"/>
        <w:rPr>
          <w:rStyle w:val="113"/>
          <w:i w:val="0"/>
          <w:lang w:eastAsia="zh-CN"/>
        </w:rPr>
      </w:pPr>
      <w:r>
        <w:rPr>
          <w:rStyle w:val="113"/>
          <w:i w:val="0"/>
          <w:lang w:eastAsia="zh-CN"/>
        </w:rPr>
        <w:t>3、中央事件总线 bus</w:t>
      </w:r>
    </w:p>
    <w:p>
      <w:pPr>
        <w:pStyle w:val="114"/>
        <w:rPr>
          <w:rStyle w:val="113"/>
          <w:i w:val="0"/>
          <w:lang w:eastAsia="zh-CN"/>
        </w:rPr>
      </w:pPr>
      <w:r>
        <w:rPr>
          <w:rStyle w:val="113"/>
          <w:i w:val="0"/>
          <w:lang w:eastAsia="zh-CN"/>
        </w:rPr>
        <w:tab/>
      </w:r>
      <w:r>
        <w:rPr>
          <w:rStyle w:val="113"/>
          <w:i w:val="0"/>
          <w:lang w:eastAsia="zh-CN"/>
        </w:rPr>
        <w:t>上面两种方式处理的都是父子组件之间的数据传递，而如果两个组件不是父子关系呢？这种情况下可以使用中央事件总线的方式。新建一个 Vue 事件 bus 对象，然后通过 bus.$emit 触发事件，bus.$on监听触发的事件。</w:t>
      </w:r>
    </w:p>
    <w:p>
      <w:pPr>
        <w:pStyle w:val="114"/>
        <w:rPr>
          <w:rStyle w:val="113"/>
          <w:i w:val="0"/>
          <w:lang w:eastAsia="zh-CN"/>
        </w:rPr>
      </w:pPr>
    </w:p>
    <w:p>
      <w:pPr>
        <w:pStyle w:val="114"/>
        <w:rPr>
          <w:rStyle w:val="113"/>
          <w:i w:val="0"/>
          <w:lang w:eastAsia="zh-CN"/>
        </w:rPr>
      </w:pPr>
      <w:r>
        <w:rPr>
          <w:rStyle w:val="113"/>
          <w:i w:val="0"/>
          <w:lang w:eastAsia="zh-CN"/>
        </w:rPr>
        <w:t>4、provide 和 inject</w:t>
      </w:r>
    </w:p>
    <w:p>
      <w:pPr>
        <w:pStyle w:val="114"/>
        <w:rPr>
          <w:rStyle w:val="113"/>
          <w:i w:val="0"/>
          <w:lang w:eastAsia="zh-CN"/>
        </w:rPr>
      </w:pPr>
      <w:r>
        <w:rPr>
          <w:rStyle w:val="113"/>
          <w:i w:val="0"/>
          <w:lang w:eastAsia="zh-CN"/>
        </w:rPr>
        <w:tab/>
      </w:r>
      <w:r>
        <w:rPr>
          <w:rStyle w:val="113"/>
          <w:i w:val="0"/>
          <w:lang w:eastAsia="zh-CN"/>
        </w:rPr>
        <w:t>父组件中通过 provide 来提供变量，然后在子组件中通过 inject 来注入变量。不论子组件有多深，只要调用了 inject 那么就可以注入 provide 中的数据。而不是局限于只能从当前父组件的 prop 属性来获取数据，只要在父组件的生命周期内，子组件都可以调用。</w:t>
      </w:r>
    </w:p>
    <w:p>
      <w:pPr>
        <w:pStyle w:val="114"/>
        <w:rPr>
          <w:rStyle w:val="113"/>
          <w:i w:val="0"/>
          <w:lang w:eastAsia="zh-CN"/>
        </w:rPr>
      </w:pPr>
      <w:r>
        <w:rPr>
          <w:rStyle w:val="113"/>
          <w:i w:val="0"/>
          <w:lang w:eastAsia="zh-CN"/>
        </w:rPr>
        <w:tab/>
      </w:r>
    </w:p>
    <w:p>
      <w:pPr>
        <w:pStyle w:val="114"/>
        <w:rPr>
          <w:rStyle w:val="113"/>
          <w:rFonts w:hint="eastAsia" w:eastAsiaTheme="minorEastAsia"/>
          <w:i w:val="0"/>
          <w:lang w:eastAsia="zh-CN"/>
        </w:rPr>
      </w:pPr>
      <w:r>
        <w:rPr>
          <w:rStyle w:val="113"/>
          <w:i w:val="0"/>
        </w:rPr>
        <w:t>5、v-model</w:t>
      </w:r>
    </w:p>
    <w:p>
      <w:pPr>
        <w:pStyle w:val="114"/>
        <w:rPr>
          <w:rStyle w:val="113"/>
          <w:rFonts w:hint="eastAsia" w:eastAsiaTheme="minorEastAsia"/>
          <w:i w:val="0"/>
          <w:lang w:eastAsia="zh-CN"/>
        </w:rPr>
      </w:pPr>
      <w:r>
        <w:rPr>
          <w:rStyle w:val="113"/>
          <w:i w:val="0"/>
        </w:rPr>
        <w:tab/>
      </w:r>
      <w:r>
        <w:rPr>
          <w:rStyle w:val="113"/>
          <w:i w:val="0"/>
        </w:rPr>
        <w:t>父组件通过 v-model 传递值给子组件时，会自动传递一个 value 的 prop 属性，在子组件中通过 this.$emit('input',val)自动修改 v-model 绑定的值</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6、$parent 和 $children</w:t>
      </w:r>
    </w:p>
    <w:p>
      <w:pPr>
        <w:pStyle w:val="114"/>
        <w:rPr>
          <w:rStyle w:val="113"/>
          <w:rFonts w:hint="eastAsia" w:eastAsiaTheme="minorEastAsia"/>
          <w:i w:val="0"/>
          <w:lang w:eastAsia="zh-CN"/>
        </w:rPr>
      </w:pPr>
    </w:p>
    <w:p>
      <w:pPr>
        <w:pStyle w:val="114"/>
        <w:rPr>
          <w:rStyle w:val="113"/>
          <w:rFonts w:hint="eastAsia" w:eastAsiaTheme="minorEastAsia"/>
          <w:i w:val="0"/>
          <w:lang w:eastAsia="zh-CN"/>
        </w:rPr>
      </w:pPr>
      <w:r>
        <w:rPr>
          <w:rStyle w:val="113"/>
          <w:i w:val="0"/>
        </w:rPr>
        <w:t>7、boradcas 和 dispatch</w:t>
      </w:r>
    </w:p>
    <w:p>
      <w:pPr>
        <w:pStyle w:val="114"/>
        <w:rPr>
          <w:rStyle w:val="113"/>
          <w:rFonts w:hint="eastAsia" w:eastAsiaTheme="minorEastAsia"/>
          <w:i w:val="0"/>
          <w:lang w:eastAsia="zh-CN"/>
        </w:rPr>
      </w:pPr>
    </w:p>
    <w:p>
      <w:pPr>
        <w:pStyle w:val="114"/>
      </w:pPr>
      <w:r>
        <w:rPr>
          <w:rStyle w:val="113"/>
          <w:i w:val="0"/>
        </w:rPr>
        <w:t>8、vuex 处理组件之间的数据交互 如果业务逻辑复杂，很多组件之间需要同时处理一些公共的数据，这个时候才有上面这一些方法可能不利于项目的维护，vuex的做法就是将这一些公共的数据抽离出来，然后其他组件就可以对这个公共数据进行读写操作，这样达到了解耦的目的。</w:t>
      </w:r>
    </w:p>
    <w:p>
      <w:pPr>
        <w:pStyle w:val="97"/>
      </w:pPr>
    </w:p>
    <w:p>
      <w:pPr>
        <w:pStyle w:val="9"/>
        <w:rPr>
          <w:lang w:eastAsia="zh-CN"/>
        </w:rPr>
      </w:pPr>
      <w:r>
        <w:rPr>
          <w:lang w:eastAsia="zh-CN"/>
        </w:rPr>
        <w:t>102.</w:t>
      </w:r>
      <w:r>
        <w:rPr>
          <w:b/>
          <w:bCs/>
          <w:lang w:eastAsia="zh-CN"/>
        </w:rPr>
        <w:t>*</w:t>
      </w:r>
      <w:r>
        <w:rPr>
          <w:lang w:eastAsia="zh-CN"/>
        </w:rPr>
        <w:t xml:space="preserve"> Vue项目常见优化点</w:t>
      </w:r>
    </w:p>
    <w:p>
      <w:pPr>
        <w:pStyle w:val="9"/>
        <w:rPr>
          <w:lang w:eastAsia="zh-CN"/>
        </w:rPr>
      </w:pPr>
      <w:r>
        <w:rPr>
          <w:lang w:eastAsia="zh-CN"/>
        </w:rPr>
        <w:t>1、首屏加载优化</w:t>
      </w:r>
    </w:p>
    <w:p>
      <w:pPr>
        <w:pStyle w:val="9"/>
      </w:pPr>
      <w:r>
        <w:t>2、路由懒加载</w:t>
      </w:r>
    </w:p>
    <w:p>
      <w:pPr>
        <w:pStyle w:val="114"/>
        <w:rPr>
          <w:rStyle w:val="147"/>
          <w:rFonts w:hint="eastAsia" w:eastAsiaTheme="minorEastAsia"/>
          <w:i w:val="0"/>
          <w:lang w:eastAsia="zh-CN"/>
        </w:rPr>
      </w:pPr>
      <w:r>
        <w:rPr>
          <w:rStyle w:val="147"/>
          <w:i w:val="0"/>
        </w:rPr>
        <w:t>{</w:t>
      </w:r>
    </w:p>
    <w:p>
      <w:pPr>
        <w:pStyle w:val="114"/>
        <w:rPr>
          <w:rStyle w:val="137"/>
          <w:rFonts w:hint="eastAsia" w:eastAsiaTheme="minorEastAsia"/>
          <w:i w:val="0"/>
          <w:lang w:eastAsia="zh-CN"/>
        </w:rPr>
      </w:pPr>
      <w:r>
        <w:rPr>
          <w:rStyle w:val="147"/>
          <w:i w:val="0"/>
        </w:rPr>
        <w:t xml:space="preserve">    </w:t>
      </w:r>
      <w:r>
        <w:rPr>
          <w:rStyle w:val="118"/>
          <w:i w:val="0"/>
        </w:rPr>
        <w:t>path</w:t>
      </w:r>
      <w:r>
        <w:rPr>
          <w:rStyle w:val="137"/>
          <w:i w:val="0"/>
        </w:rPr>
        <w:t>:</w:t>
      </w:r>
      <w:r>
        <w:rPr>
          <w:rStyle w:val="125"/>
          <w:i w:val="0"/>
        </w:rPr>
        <w:t>'/'</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name</w:t>
      </w:r>
      <w:r>
        <w:rPr>
          <w:rStyle w:val="137"/>
          <w:i w:val="0"/>
        </w:rPr>
        <w:t>:</w:t>
      </w:r>
      <w:r>
        <w:rPr>
          <w:rStyle w:val="125"/>
          <w:i w:val="0"/>
        </w:rPr>
        <w:t>'home'</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component</w:t>
      </w:r>
      <w:r>
        <w:rPr>
          <w:rStyle w:val="137"/>
          <w:i w:val="0"/>
        </w:rPr>
        <w:t>:</w:t>
      </w:r>
      <w:r>
        <w:rPr>
          <w:rStyle w:val="147"/>
          <w:i w:val="0"/>
        </w:rPr>
        <w:t xml:space="preserve">() </w:t>
      </w:r>
      <w:r>
        <w:rPr>
          <w:rStyle w:val="117"/>
          <w:i w:val="0"/>
        </w:rPr>
        <w:t>=&gt;</w:t>
      </w:r>
      <w:r>
        <w:rPr>
          <w:rStyle w:val="147"/>
          <w:i w:val="0"/>
        </w:rPr>
        <w:t xml:space="preserve"> </w:t>
      </w:r>
      <w:r>
        <w:rPr>
          <w:rStyle w:val="128"/>
          <w:i w:val="0"/>
        </w:rPr>
        <w:t>import</w:t>
      </w:r>
      <w:r>
        <w:rPr>
          <w:rStyle w:val="147"/>
          <w:i w:val="0"/>
        </w:rPr>
        <w:t>(</w:t>
      </w:r>
      <w:r>
        <w:rPr>
          <w:rStyle w:val="125"/>
          <w:i w:val="0"/>
        </w:rPr>
        <w:t>'./views/home/index.vue'</w:t>
      </w:r>
      <w:r>
        <w:rPr>
          <w:rStyle w:val="147"/>
          <w:i w:val="0"/>
        </w:rPr>
        <w:t>)</w:t>
      </w:r>
      <w:r>
        <w:rPr>
          <w:rStyle w:val="137"/>
          <w:i w:val="0"/>
        </w:rPr>
        <w:t>,</w:t>
      </w:r>
    </w:p>
    <w:p>
      <w:pPr>
        <w:pStyle w:val="114"/>
        <w:rPr>
          <w:rStyle w:val="147"/>
          <w:rFonts w:hint="eastAsia" w:eastAsiaTheme="minorEastAsia"/>
          <w:i w:val="0"/>
          <w:lang w:eastAsia="zh-CN"/>
        </w:rPr>
      </w:pPr>
      <w:r>
        <w:rPr>
          <w:rStyle w:val="147"/>
          <w:i w:val="0"/>
        </w:rPr>
        <w:t xml:space="preserve">    </w:t>
      </w:r>
      <w:r>
        <w:rPr>
          <w:rStyle w:val="118"/>
          <w:i w:val="0"/>
        </w:rPr>
        <w:t>meta</w:t>
      </w:r>
      <w:r>
        <w:rPr>
          <w:rStyle w:val="137"/>
          <w:i w:val="0"/>
        </w:rPr>
        <w:t>:</w:t>
      </w:r>
      <w:r>
        <w:rPr>
          <w:rStyle w:val="147"/>
          <w:i w:val="0"/>
        </w:rPr>
        <w:t xml:space="preserve">{ </w:t>
      </w:r>
      <w:r>
        <w:rPr>
          <w:rStyle w:val="118"/>
          <w:i w:val="0"/>
        </w:rPr>
        <w:t>isShowHead</w:t>
      </w:r>
      <w:r>
        <w:rPr>
          <w:rStyle w:val="137"/>
          <w:i w:val="0"/>
        </w:rPr>
        <w:t>:</w:t>
      </w:r>
      <w:r>
        <w:rPr>
          <w:rStyle w:val="117"/>
          <w:i w:val="0"/>
        </w:rPr>
        <w:t>true</w:t>
      </w:r>
      <w:r>
        <w:rPr>
          <w:rStyle w:val="147"/>
          <w:i w:val="0"/>
        </w:rPr>
        <w:t xml:space="preserve"> }</w:t>
      </w:r>
    </w:p>
    <w:p>
      <w:pPr>
        <w:pStyle w:val="114"/>
      </w:pPr>
      <w:r>
        <w:rPr>
          <w:rStyle w:val="147"/>
          <w:i w:val="0"/>
        </w:rPr>
        <w:t>}</w:t>
      </w:r>
    </w:p>
    <w:p>
      <w:pPr>
        <w:pStyle w:val="97"/>
      </w:pPr>
      <w:r>
        <w:t>3、开启服务器 Gzip</w:t>
      </w:r>
    </w:p>
    <w:p>
      <w:pPr>
        <w:pStyle w:val="114"/>
      </w:pPr>
      <w:r>
        <w:rPr>
          <w:rStyle w:val="113"/>
          <w:i w:val="0"/>
        </w:rPr>
        <w:t>开启 Gzip 就是一种压缩技术，需要前端提供压缩包，然后在服务器开启压缩，文件在服务器压缩后传给浏览器，浏览器解压后进行再解析。</w:t>
      </w:r>
    </w:p>
    <w:p>
      <w:pPr>
        <w:pStyle w:val="97"/>
        <w:rPr>
          <w:lang w:eastAsia="zh-CN"/>
        </w:rPr>
      </w:pPr>
      <w:r>
        <w:rPr>
          <w:lang w:eastAsia="zh-CN"/>
        </w:rPr>
        <w:t>4、启动 CDN 加速</w:t>
      </w:r>
    </w:p>
    <w:p>
      <w:pPr>
        <w:pStyle w:val="114"/>
        <w:rPr>
          <w:lang w:eastAsia="zh-CN"/>
        </w:rPr>
      </w:pPr>
      <w:r>
        <w:rPr>
          <w:rStyle w:val="113"/>
          <w:i w:val="0"/>
          <w:lang w:eastAsia="zh-CN"/>
        </w:rPr>
        <w:t>我们继续采用 cdn 的方式来引入一些第三方资源，就可以缓解我们服务器的压力，原理是将我们的压力分给其他服务器点。</w:t>
      </w:r>
    </w:p>
    <w:p>
      <w:pPr>
        <w:pStyle w:val="97"/>
      </w:pPr>
      <w:r>
        <w:t>5、代码层面优化</w:t>
      </w:r>
    </w:p>
    <w:p>
      <w:pPr>
        <w:pStyle w:val="114"/>
        <w:rPr>
          <w:rStyle w:val="113"/>
          <w:rFonts w:hint="eastAsia" w:eastAsiaTheme="minorEastAsia"/>
          <w:i w:val="0"/>
          <w:lang w:eastAsia="zh-CN"/>
        </w:rPr>
      </w:pPr>
      <w:r>
        <w:rPr>
          <w:rStyle w:val="113"/>
          <w:i w:val="0"/>
        </w:rPr>
        <w:t>* computed 和 watch 区分使用场景</w:t>
      </w:r>
    </w:p>
    <w:p>
      <w:pPr>
        <w:pStyle w:val="114"/>
        <w:rPr>
          <w:rStyle w:val="113"/>
          <w:i w:val="0"/>
          <w:lang w:eastAsia="zh-CN"/>
        </w:rPr>
      </w:pPr>
      <w:r>
        <w:rPr>
          <w:rStyle w:val="113"/>
          <w:i w:val="0"/>
        </w:rPr>
        <w:tab/>
      </w:r>
      <w:r>
        <w:rPr>
          <w:rStyle w:val="113"/>
          <w:i w:val="0"/>
        </w:rPr>
        <w:t>computed : 是计算属性，依赖其他属性值，并且 computed 的值有缓存，只有它依赖的属性值发生改变，下一次获取 computed 的值时才会重新计算 computed 的值。</w:t>
      </w:r>
      <w:r>
        <w:rPr>
          <w:rStyle w:val="113"/>
          <w:i w:val="0"/>
          <w:lang w:eastAsia="zh-CN"/>
        </w:rPr>
        <w:t>当我们需要进行数值计算，并且依赖于其他数据时，应该使用 computed，因为可以利用 computed 的缓存特性，避免每次获取值时，都要重新计算。</w:t>
      </w:r>
    </w:p>
    <w:p>
      <w:pPr>
        <w:pStyle w:val="114"/>
        <w:rPr>
          <w:rStyle w:val="113"/>
          <w:i w:val="0"/>
          <w:lang w:eastAsia="zh-CN"/>
        </w:rPr>
      </w:pPr>
      <w:r>
        <w:rPr>
          <w:rStyle w:val="113"/>
          <w:i w:val="0"/>
          <w:lang w:eastAsia="zh-CN"/>
        </w:rPr>
        <w:tab/>
      </w:r>
      <w:r>
        <w:rPr>
          <w:rStyle w:val="113"/>
          <w:i w:val="0"/>
          <w:lang w:eastAsia="zh-CN"/>
        </w:rPr>
        <w:t>watch:类似于某些数据的监听回调，每当监听的数据变化时都会执行回调进行后续操作；当我们需要在数据变化时执行异步或开销较大的操作时，应该使用 watch 选项允许我们执行异步操作(访问一个API)，限制我们执行该操作的效率，并在我们得到最终结果前，设置中间状态。这些都是计算属性无法做到的。</w:t>
      </w:r>
    </w:p>
    <w:p>
      <w:pPr>
        <w:pStyle w:val="114"/>
        <w:rPr>
          <w:rStyle w:val="113"/>
          <w:i w:val="0"/>
          <w:lang w:eastAsia="zh-CN"/>
        </w:rPr>
      </w:pPr>
      <w:r>
        <w:rPr>
          <w:rStyle w:val="113"/>
          <w:i w:val="0"/>
          <w:lang w:eastAsia="zh-CN"/>
        </w:rPr>
        <w:tab/>
      </w:r>
    </w:p>
    <w:p>
      <w:pPr>
        <w:pStyle w:val="114"/>
        <w:rPr>
          <w:rStyle w:val="113"/>
          <w:i w:val="0"/>
          <w:lang w:eastAsia="zh-CN"/>
        </w:rPr>
      </w:pPr>
      <w:r>
        <w:rPr>
          <w:rStyle w:val="113"/>
          <w:i w:val="0"/>
          <w:lang w:eastAsia="zh-CN"/>
        </w:rPr>
        <w:t>* v-if 和 v-show 区分使用场景 v-if 适用于在运行时很少改变条件，不需要频繁切换条件的场景；v-show 则适用于需要非常频繁切换条件的场景。这里说的优点在于减少页面中 dom 总数，我比较倾向于使用 v-if，因为减少了 dom 数量。</w:t>
      </w:r>
    </w:p>
    <w:p>
      <w:pPr>
        <w:pStyle w:val="114"/>
        <w:rPr>
          <w:rStyle w:val="113"/>
          <w:i w:val="0"/>
          <w:lang w:eastAsia="zh-CN"/>
        </w:rPr>
      </w:pPr>
    </w:p>
    <w:p>
      <w:pPr>
        <w:pStyle w:val="114"/>
        <w:rPr>
          <w:rStyle w:val="113"/>
          <w:rFonts w:hint="eastAsia" w:eastAsiaTheme="minorEastAsia"/>
          <w:i w:val="0"/>
          <w:lang w:eastAsia="zh-CN"/>
        </w:rPr>
      </w:pPr>
      <w:r>
        <w:rPr>
          <w:rStyle w:val="113"/>
          <w:i w:val="0"/>
        </w:rPr>
        <w:t>* v-for 遍历必须为 item 添加 key，且避免同时使用 v-if v-for ，遍历必须为 item 添加 key，循环调用子组件时添加key，key可以唯一标识一个循环个体，可以使用例如 item.id 作为 key 避免同时使用 v-if，v-for比v-if优先级高，如果每一次都需要遍历整个数组，将会影响速度。</w:t>
      </w:r>
    </w:p>
    <w:p>
      <w:pPr>
        <w:pStyle w:val="114"/>
        <w:rPr>
          <w:rStyle w:val="113"/>
          <w:rFonts w:hint="eastAsia" w:eastAsiaTheme="minorEastAsia"/>
          <w:i w:val="0"/>
          <w:lang w:eastAsia="zh-CN"/>
        </w:rPr>
      </w:pPr>
    </w:p>
    <w:p>
      <w:pPr>
        <w:pStyle w:val="114"/>
        <w:rPr>
          <w:rStyle w:val="113"/>
          <w:i w:val="0"/>
          <w:lang w:eastAsia="zh-CN"/>
        </w:rPr>
      </w:pPr>
      <w:r>
        <w:rPr>
          <w:rStyle w:val="113"/>
          <w:i w:val="0"/>
          <w:lang w:eastAsia="zh-CN"/>
        </w:rPr>
        <w:t>* Webpack对图片进行压缩</w:t>
      </w:r>
    </w:p>
    <w:p>
      <w:pPr>
        <w:pStyle w:val="114"/>
        <w:rPr>
          <w:rStyle w:val="113"/>
          <w:i w:val="0"/>
          <w:lang w:eastAsia="zh-CN"/>
        </w:rPr>
      </w:pPr>
    </w:p>
    <w:p>
      <w:pPr>
        <w:pStyle w:val="114"/>
        <w:rPr>
          <w:rStyle w:val="113"/>
          <w:i w:val="0"/>
          <w:lang w:eastAsia="zh-CN"/>
        </w:rPr>
      </w:pPr>
      <w:r>
        <w:rPr>
          <w:rStyle w:val="113"/>
          <w:i w:val="0"/>
          <w:lang w:eastAsia="zh-CN"/>
        </w:rPr>
        <w:t>* 避免内存泄漏</w:t>
      </w:r>
    </w:p>
    <w:p>
      <w:pPr>
        <w:pStyle w:val="114"/>
        <w:rPr>
          <w:rStyle w:val="113"/>
          <w:i w:val="0"/>
          <w:lang w:eastAsia="zh-CN"/>
        </w:rPr>
      </w:pPr>
    </w:p>
    <w:p>
      <w:pPr>
        <w:pStyle w:val="114"/>
        <w:rPr>
          <w:lang w:eastAsia="zh-CN"/>
        </w:rPr>
      </w:pPr>
      <w:r>
        <w:rPr>
          <w:rStyle w:val="113"/>
          <w:i w:val="0"/>
          <w:lang w:eastAsia="zh-CN"/>
        </w:rPr>
        <w:t>* 减少 ES6 转为 ES5 的冗余代码</w:t>
      </w:r>
    </w:p>
    <w:p>
      <w:pPr>
        <w:pStyle w:val="97"/>
      </w:pPr>
      <w:r>
        <w:t>103.*** Vue 和 redux 有什么区别？他们的共同思想</w:t>
      </w:r>
    </w:p>
    <w:p>
      <w:pPr>
        <w:pStyle w:val="9"/>
        <w:rPr>
          <w:rStyle w:val="113"/>
          <w:rFonts w:hint="eastAsia" w:eastAsiaTheme="minorEastAsia"/>
          <w:lang w:eastAsia="zh-CN"/>
        </w:rPr>
      </w:pPr>
      <w:r>
        <w:rPr>
          <w:rStyle w:val="113"/>
        </w:rPr>
        <w:t xml:space="preserve">Redux 和 Vuex 区别                                         </w:t>
      </w:r>
    </w:p>
    <w:p>
      <w:pPr>
        <w:pStyle w:val="9"/>
        <w:rPr>
          <w:rStyle w:val="113"/>
          <w:rFonts w:hint="eastAsia" w:eastAsiaTheme="minorEastAsia"/>
          <w:lang w:eastAsia="zh-CN"/>
        </w:rPr>
      </w:pPr>
      <w:r>
        <w:rPr>
          <w:rStyle w:val="113"/>
        </w:rPr>
        <w:t>* Vuex改进了 Redux 中的 Action 和 Reducer 函数，以 mutations 变化函数取代 Reducer，无需 switch，只需在对应的 mutation 函数里改变 state 值就可以。</w:t>
      </w:r>
    </w:p>
    <w:p>
      <w:pPr>
        <w:pStyle w:val="9"/>
        <w:rPr>
          <w:rStyle w:val="113"/>
          <w:rFonts w:hint="eastAsia" w:eastAsiaTheme="minorEastAsia"/>
          <w:lang w:eastAsia="zh-CN"/>
        </w:rPr>
      </w:pPr>
      <w:r>
        <w:rPr>
          <w:rStyle w:val="113"/>
        </w:rPr>
        <w:t>* Vuex 由于 Vue 自动重新渲染的特性，无需订阅重新渲染函数，只要生成新的 state 就可以</w:t>
      </w:r>
    </w:p>
    <w:p>
      <w:pPr>
        <w:pStyle w:val="9"/>
        <w:rPr>
          <w:rStyle w:val="113"/>
          <w:rFonts w:hint="eastAsia" w:eastAsiaTheme="minorEastAsia"/>
          <w:lang w:eastAsia="zh-CN"/>
        </w:rPr>
      </w:pPr>
      <w:r>
        <w:rPr>
          <w:rStyle w:val="113"/>
        </w:rPr>
        <w:t>* Vuex 数据流的顺序是:View 调用 store.commit 提交对应的请求到 Store 中对应的 mutation 函数--store改变(vue检测到数据变化自动渲染)</w:t>
      </w:r>
    </w:p>
    <w:p>
      <w:pPr>
        <w:pStyle w:val="9"/>
        <w:rPr>
          <w:rStyle w:val="113"/>
          <w:rFonts w:hint="eastAsia" w:eastAsiaTheme="minorEastAsia"/>
          <w:lang w:eastAsia="zh-CN"/>
        </w:rPr>
      </w:pPr>
    </w:p>
    <w:p>
      <w:pPr>
        <w:pStyle w:val="9"/>
        <w:rPr>
          <w:rStyle w:val="113"/>
          <w:rFonts w:hint="eastAsia" w:eastAsiaTheme="minorEastAsia"/>
          <w:lang w:eastAsia="zh-CN"/>
        </w:rPr>
      </w:pPr>
      <w:r>
        <w:rPr>
          <w:rStyle w:val="113"/>
        </w:rPr>
        <w:t>共同思想</w:t>
      </w:r>
    </w:p>
    <w:p>
      <w:pPr>
        <w:pStyle w:val="9"/>
        <w:rPr>
          <w:rStyle w:val="113"/>
          <w:rFonts w:hint="eastAsia" w:eastAsiaTheme="minorEastAsia"/>
          <w:lang w:eastAsia="zh-CN"/>
        </w:rPr>
      </w:pPr>
      <w:r>
        <w:rPr>
          <w:rStyle w:val="113"/>
        </w:rPr>
        <w:t>* 单一的数据源</w:t>
      </w:r>
    </w:p>
    <w:p>
      <w:pPr>
        <w:pStyle w:val="9"/>
        <w:rPr>
          <w:rStyle w:val="113"/>
          <w:rFonts w:hint="eastAsia" w:eastAsiaTheme="minorEastAsia"/>
          <w:lang w:eastAsia="zh-CN"/>
        </w:rPr>
      </w:pPr>
      <w:r>
        <w:rPr>
          <w:rStyle w:val="113"/>
        </w:rPr>
        <w:t>* 变化可以预测</w:t>
      </w:r>
    </w:p>
    <w:p>
      <w:pPr>
        <w:pStyle w:val="9"/>
        <w:rPr>
          <w:rStyle w:val="113"/>
          <w:rFonts w:hint="eastAsia" w:eastAsiaTheme="minorEastAsia"/>
          <w:lang w:eastAsia="zh-CN"/>
        </w:rPr>
      </w:pPr>
      <w:r>
        <w:rPr>
          <w:rStyle w:val="113"/>
        </w:rPr>
        <w:t>* 本质上:Redux 和 Vuex 都是对 MVVM 思想的服务，将数据从视图中抽离的一种方案</w:t>
      </w:r>
    </w:p>
    <w:p>
      <w:pPr>
        <w:pStyle w:val="9"/>
        <w:rPr>
          <w:rStyle w:val="113"/>
        </w:rPr>
      </w:pPr>
      <w:r>
        <w:rPr>
          <w:rStyle w:val="113"/>
        </w:rPr>
        <w:t xml:space="preserve">* 形式上: Vuex 借鉴了 Redux，将 store 作为全局的数据中心，进行数据管理   </w:t>
      </w:r>
    </w:p>
    <w:p>
      <w:pPr>
        <w:pStyle w:val="9"/>
        <w:rPr>
          <w:lang w:eastAsia="zh-CN"/>
        </w:rPr>
      </w:pPr>
    </w:p>
    <w:p>
      <w:pPr>
        <w:pStyle w:val="9"/>
        <w:rPr>
          <w:lang w:eastAsia="zh-CN"/>
        </w:rPr>
      </w:pPr>
    </w:p>
    <w:p>
      <w:pPr>
        <w:pStyle w:val="2"/>
      </w:pPr>
      <w:r>
        <w:t>面试汇总</w:t>
      </w:r>
    </w:p>
    <w:p>
      <w:pPr>
        <w:pStyle w:val="3"/>
        <w:pBdr>
          <w:bottom w:val="single" w:color="D3D3D3" w:sz="6" w:space="2"/>
        </w:pBdr>
        <w:shd w:val="clear" w:color="auto" w:fill="F5F5D5"/>
        <w:spacing w:before="360" w:after="48" w:line="324" w:lineRule="atLeast"/>
        <w:rPr>
          <w:rFonts w:ascii="Georgia" w:hAnsi="Georgia"/>
          <w:b w:val="0"/>
          <w:bCs w:val="0"/>
          <w:color w:val="000000"/>
          <w:spacing w:val="-7"/>
          <w:sz w:val="69"/>
          <w:szCs w:val="69"/>
        </w:rPr>
      </w:pPr>
      <w:r>
        <w:rPr>
          <w:rFonts w:ascii="Georgia" w:hAnsi="Georgia"/>
          <w:b w:val="0"/>
          <w:bCs w:val="0"/>
          <w:color w:val="000000"/>
          <w:spacing w:val="-7"/>
          <w:sz w:val="69"/>
          <w:szCs w:val="69"/>
        </w:rPr>
        <w:t>WebSocket</w:t>
      </w:r>
    </w:p>
    <w:p>
      <w:r>
        <w:t>它的最大特点就是，服务器可以主动向客户端推送信息，客户端也可以主动向服务器发送信息，是真正的双向平等对话，属于</w:t>
      </w:r>
      <w:r>
        <w:fldChar w:fldCharType="begin"/>
      </w:r>
      <w:r>
        <w:instrText xml:space="preserve"> HYPERLINK "https://en.wikipedia.org/wiki/Push_technology" \t "_blank" </w:instrText>
      </w:r>
      <w:r>
        <w:fldChar w:fldCharType="separate"/>
      </w:r>
      <w:r>
        <w:rPr>
          <w:rStyle w:val="27"/>
        </w:rPr>
        <w:t>服务器推送技术</w:t>
      </w:r>
      <w:r>
        <w:rPr>
          <w:rStyle w:val="27"/>
        </w:rPr>
        <w:fldChar w:fldCharType="end"/>
      </w:r>
      <w:r>
        <w:t>的一种。</w:t>
      </w:r>
    </w:p>
    <w:p>
      <w:r>
        <w:t>其他特点包括：</w:t>
      </w:r>
    </w:p>
    <w:p>
      <w:r>
        <w:t>（1）建立在 TCP 协议之上，服务器端的实现比较容易。</w:t>
      </w:r>
    </w:p>
    <w:p>
      <w:r>
        <w:t>（2）与 HTTP 协议有着良好的兼容性。默认端口也是80和443，并且握手阶段采用 HTTP 协议，因此握手时不容易屏蔽，能通过各种 HTTP 代理服务器。</w:t>
      </w:r>
    </w:p>
    <w:p>
      <w:r>
        <w:t>（3）数据格式比较轻量，性能开销小，通信高效。</w:t>
      </w:r>
    </w:p>
    <w:p>
      <w:r>
        <w:t>（4）可以发送文本，也可以发送二进制数据。</w:t>
      </w:r>
    </w:p>
    <w:p>
      <w:r>
        <w:t>（5）没有同源限制，客户端可以与任意服务器通信。</w:t>
      </w:r>
    </w:p>
    <w:p>
      <w:r>
        <w:t>（6）协议标识符是ws（如果加密，则为wss），服务器网址就是 URL。</w:t>
      </w:r>
    </w:p>
    <w:p>
      <w:r>
        <w:t>其他特点包括：</w:t>
      </w:r>
    </w:p>
    <w:p>
      <w:r>
        <w:t>（1）建立在 TCP 协议之上，服务器端的实现比较容易。</w:t>
      </w:r>
    </w:p>
    <w:p>
      <w:r>
        <w:t>（2）与 HTTP 协议有着良好的兼容性。默认端口也是80和443，并且握手阶段采用 HTTP 协议，因此握手时不容易屏蔽，能通过各种 HTTP 代理服务器。</w:t>
      </w:r>
    </w:p>
    <w:p>
      <w:r>
        <w:t>（3）数据格式比较轻量，性能开销小，通信高效。</w:t>
      </w:r>
    </w:p>
    <w:p>
      <w:r>
        <w:t>（4）可以发送文本，也可以发送二进制数据。</w:t>
      </w:r>
    </w:p>
    <w:p>
      <w:r>
        <w:t>（5）没有同源限制，客户端可以与任意服务器通信。</w:t>
      </w:r>
    </w:p>
    <w:p>
      <w:r>
        <w:t>（6）协议标识符是ws（如果加密，则为wss），服务器网址就是 URL。</w:t>
      </w:r>
    </w:p>
    <w:p/>
    <w:p>
      <w:pPr>
        <w:rPr>
          <w:rStyle w:val="27"/>
        </w:rPr>
      </w:pPr>
      <w:r>
        <w:rPr>
          <w:rStyle w:val="27"/>
          <w:rFonts w:hint="eastAsia"/>
        </w:rPr>
        <w:t>delete和vue.delete</w:t>
      </w:r>
    </w:p>
    <w:p>
      <w:pPr>
        <w:rPr>
          <w:rFonts w:ascii="微软雅黑" w:hAnsi="微软雅黑" w:eastAsia="微软雅黑"/>
          <w:color w:val="1C1F21"/>
          <w:shd w:val="clear" w:color="auto" w:fill="FFFFFF"/>
        </w:rPr>
      </w:pPr>
      <w:r>
        <w:rPr>
          <w:rFonts w:hint="eastAsia" w:ascii="微软雅黑" w:hAnsi="微软雅黑" w:eastAsia="微软雅黑"/>
          <w:color w:val="1C1F21"/>
          <w:shd w:val="clear" w:color="auto" w:fill="FFFFFF"/>
        </w:rPr>
        <w:t>delete只是被删除的元素变成了 empty/undefined 其他的元素的键值还是不变。</w:t>
      </w:r>
    </w:p>
    <w:p>
      <w:pPr>
        <w:rPr>
          <w:rFonts w:ascii="微软雅黑" w:hAnsi="微软雅黑" w:eastAsia="微软雅黑"/>
          <w:color w:val="1C1F21"/>
          <w:shd w:val="clear" w:color="auto" w:fill="FFFFFF"/>
        </w:rPr>
      </w:pPr>
      <w:r>
        <w:rPr>
          <w:rFonts w:hint="eastAsia" w:ascii="微软雅黑" w:hAnsi="微软雅黑" w:eastAsia="微软雅黑"/>
          <w:color w:val="1C1F21"/>
          <w:shd w:val="clear" w:color="auto" w:fill="FFFFFF"/>
        </w:rPr>
        <w:t>Vue.delete 直接删除了数组 改变了数组的键值。</w:t>
      </w:r>
    </w:p>
    <w:p/>
    <w:p>
      <w:pPr>
        <w:rPr>
          <w:rStyle w:val="27"/>
        </w:rPr>
      </w:pPr>
      <w:r>
        <w:rPr>
          <w:rStyle w:val="27"/>
          <w:rFonts w:hint="eastAsia"/>
        </w:rPr>
        <w:t>promise和ajax的区别</w:t>
      </w:r>
    </w:p>
    <w:p/>
    <w:p>
      <w:pPr>
        <w:rPr>
          <w:rFonts w:ascii="微软雅黑" w:hAnsi="微软雅黑" w:eastAsia="微软雅黑"/>
          <w:color w:val="1C1F21"/>
          <w:shd w:val="clear" w:color="auto" w:fill="FFFFFF"/>
        </w:rPr>
      </w:pPr>
      <w:r>
        <w:rPr>
          <w:rFonts w:hint="eastAsia" w:ascii="微软雅黑" w:hAnsi="微软雅黑" w:eastAsia="微软雅黑"/>
          <w:color w:val="1C1F21"/>
          <w:shd w:val="clear" w:color="auto" w:fill="FFFFFF"/>
        </w:rPr>
        <w:t>两个不同的东西啊，ajax用来获取后台的数据，promise是ES6引入的，用来充当异步操作与回调函数之间的中介。</w:t>
      </w:r>
    </w:p>
    <w:p/>
    <w:p>
      <w:pPr>
        <w:rPr>
          <w:rStyle w:val="27"/>
        </w:rPr>
      </w:pPr>
      <w:r>
        <w:rPr>
          <w:rStyle w:val="27"/>
        </w:rPr>
        <w:t>Ajax</w:t>
      </w:r>
    </w:p>
    <w:p/>
    <w:p>
      <w:r>
        <w:rPr>
          <w:rFonts w:hint="eastAsia"/>
        </w:rPr>
        <w:t>Ajax：即异步 JavaScript 和XML。Ajax是一种用于创建快速动态网页的技术。通过在后台与服务器进行少量数据交换，Ajax可以使网页实现异步更新。这意味着可以在不重新加载整个网页的情况下，对网页的某部分进行更新。而传统的网页(不使用 Ajax)如果需要更新内容，必需重载整个网页面。</w:t>
      </w:r>
    </w:p>
    <w:p/>
    <w:p>
      <w:pPr>
        <w:rPr>
          <w:rFonts w:ascii="Arial" w:hAnsi="Arial" w:cs="Arial"/>
          <w:color w:val="4D4D4D"/>
          <w:shd w:val="clear" w:color="auto" w:fill="FFFFFF"/>
        </w:rPr>
      </w:pPr>
      <w:r>
        <w:rPr>
          <w:rFonts w:ascii="Arial" w:hAnsi="Arial" w:cs="Arial"/>
          <w:color w:val="4D4D4D"/>
          <w:shd w:val="clear" w:color="auto" w:fill="FFFFFF"/>
        </w:rPr>
        <w:t>客户端发送请求，请求交给xhr，xhr把请求提交给服务，服务器进行业务处理，服务器响应数据交给xhr对象，xhr对象接收数据，由javascript把数据写到页面上</w:t>
      </w:r>
    </w:p>
    <w:p/>
    <w:p>
      <w:r>
        <w:rPr>
          <w:rFonts w:hint="eastAsia"/>
        </w:rPr>
        <w:t>要完整实现一个AJAX异步调用和局部刷新,通常需要以下几个步骤:</w:t>
      </w:r>
    </w:p>
    <w:p/>
    <w:p>
      <w:r>
        <w:rPr>
          <w:rFonts w:hint="eastAsia"/>
        </w:rPr>
        <w:t>创建XMLHttpRequest对象,即创建一个异步调用对象.</w:t>
      </w:r>
    </w:p>
    <w:p>
      <w:r>
        <w:rPr>
          <w:rFonts w:hint="eastAsia"/>
        </w:rPr>
        <w:t>创建一个新的HTTP请求,并指定该HTTP请求的方法、URL及验证信息.</w:t>
      </w:r>
    </w:p>
    <w:p>
      <w:r>
        <w:rPr>
          <w:rFonts w:hint="eastAsia"/>
        </w:rPr>
        <w:t>设置响应HTTP请求状态变化的函数.</w:t>
      </w:r>
    </w:p>
    <w:p>
      <w:r>
        <w:rPr>
          <w:rFonts w:hint="eastAsia"/>
        </w:rPr>
        <w:t>发送HTTP请求.</w:t>
      </w:r>
    </w:p>
    <w:p>
      <w:r>
        <w:rPr>
          <w:rFonts w:hint="eastAsia"/>
        </w:rPr>
        <w:t>获取异步调用返回的数据.</w:t>
      </w:r>
    </w:p>
    <w:p>
      <w:r>
        <w:rPr>
          <w:rFonts w:hint="eastAsia"/>
        </w:rPr>
        <w:t>使用JavaScript和DOM实现局部刷新.</w:t>
      </w:r>
    </w:p>
    <w:p/>
    <w:p>
      <w:r>
        <w:fldChar w:fldCharType="begin"/>
      </w:r>
      <w:r>
        <w:instrText xml:space="preserve"> HYPERLINK "https://www.cnblogs.com/zmyxixihaha/p/10714217.html" </w:instrText>
      </w:r>
      <w:r>
        <w:fldChar w:fldCharType="separate"/>
      </w:r>
      <w:r>
        <w:rPr>
          <w:rStyle w:val="27"/>
          <w:rFonts w:hint="eastAsia"/>
        </w:rPr>
        <w:t>vue父子组件生命周期执行顺序</w:t>
      </w:r>
      <w:r>
        <w:rPr>
          <w:rStyle w:val="27"/>
          <w:rFonts w:hint="eastAsia"/>
        </w:rPr>
        <w:fldChar w:fldCharType="end"/>
      </w:r>
    </w:p>
    <w:p/>
    <w:p>
      <w:pPr>
        <w:rPr>
          <w:rFonts w:ascii="Courier New" w:hAnsi="Courier New" w:cs="Courier New"/>
          <w:color w:val="000000"/>
          <w:shd w:val="clear" w:color="auto" w:fill="F5F5F5"/>
        </w:rPr>
      </w:pPr>
      <w:r>
        <w:rPr>
          <w:rFonts w:ascii="Courier New" w:hAnsi="Courier New" w:cs="Courier New"/>
          <w:color w:val="000000"/>
          <w:shd w:val="clear" w:color="auto" w:fill="F5F5F5"/>
        </w:rPr>
        <w:t>父beforeCreate-&gt;父created-&gt;父beforeMount-&gt;子beforeCreate-&gt;子created-&gt;子beforeMount-&gt;子mounted-&gt;父mounted</w:t>
      </w:r>
    </w:p>
    <w:p/>
    <w:p>
      <w:pPr>
        <w:rPr>
          <w:rStyle w:val="27"/>
        </w:rPr>
      </w:pPr>
      <w:r>
        <w:rPr>
          <w:rStyle w:val="27"/>
          <w:rFonts w:hint="eastAsia"/>
        </w:rPr>
        <w:t>Ajax,jQuery ajax,axios和fetch介绍、区别以及优缺点</w:t>
      </w:r>
    </w:p>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「Ajax」</w:t>
      </w:r>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全称 Asynchronous JavaScript and XML（异步的 JavaScript 和 XML）最早出现的发送后端请求技术，隶属于原始js中，核心使用 XMLHttpRequest对象，多个请求之间如果有先后关系的话，就会出现回调地狱。</w:t>
      </w:r>
    </w:p>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「Jquery Ajax」</w:t>
      </w:r>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是 jQuery 底层 AJAX 实现。简单易用的高层实现见 $.get, $.post 等。 $.ajax() 返回其创建的 XMLHttpRequest 对象。大多数情况下你无需直接操作该函数，除非你需要操作不常用的选项，以获得更多的灵活性。jQuery ajax - ajax() 方法</w:t>
      </w:r>
    </w:p>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「Axios」</w:t>
      </w:r>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axios不是原生JS的，需要进行安装，它不但可以在客户端使用，也可以在 nodejs端使用。 Axios也可以在请求和响应阶段进行拦截。同样也是基于 [Promise]对象的。 特性：从浏览器中创建 XMLHttpRequests、从 node.js 创建 http 请求、支持 Promise API、拦截请求和响应等。</w:t>
      </w:r>
    </w:p>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「Fetch」</w:t>
      </w:r>
    </w:p>
    <w:p>
      <w:pPr>
        <w:widowControl/>
        <w:shd w:val="clear" w:color="auto" w:fill="FFFFFF"/>
        <w:jc w:val="left"/>
        <w:rPr>
          <w:rFonts w:ascii="Arial" w:hAnsi="Arial" w:eastAsia="宋体" w:cs="Arial"/>
          <w:color w:val="333333"/>
          <w:kern w:val="0"/>
          <w:sz w:val="24"/>
          <w:szCs w:val="24"/>
        </w:rPr>
      </w:pPr>
      <w:r>
        <w:rPr>
          <w:rFonts w:ascii="Arial" w:hAnsi="Arial" w:eastAsia="宋体" w:cs="Arial"/>
          <w:color w:val="333333"/>
          <w:kern w:val="0"/>
          <w:sz w:val="24"/>
          <w:szCs w:val="24"/>
        </w:rPr>
        <w:t>Fetch 提供了对 Request 和 Response （以及其他与网络请求有关的）对象的通用定义。使之今后可以被使用到更多地应用场景中：无论是 service workers、 Cache API、又或者是其他处理请求和响应的方式，甚至是任何一种需要你自己在程序中生成响应的方式。`Fetch`号称是AJAX的替代品，是在ES6出现的，使用了ES6中的[Promise]对象。Fetch是基于promise设计的。 Fetch的代码结构比起 ajax简单多了，参数有点像 jQuery ajax。 注意，一定记住fetch不是ajax的进一步封装，而是原生js。Fetch函数就是原生js。</w:t>
      </w:r>
    </w:p>
    <w:p/>
    <w:p>
      <w:pPr>
        <w:rPr>
          <w:rStyle w:val="27"/>
        </w:rPr>
      </w:pPr>
      <w:r>
        <w:fldChar w:fldCharType="begin"/>
      </w:r>
      <w:r>
        <w:instrText xml:space="preserve"> HYPERLINK "https://www.cnblogs.com/zmyxixihaha/p/10714217.html" </w:instrText>
      </w:r>
      <w:r>
        <w:fldChar w:fldCharType="separate"/>
      </w:r>
      <w:r>
        <w:rPr>
          <w:rStyle w:val="27"/>
          <w:rFonts w:hint="eastAsia"/>
        </w:rPr>
        <w:t>vue父子组件生命周期执行顺序</w:t>
      </w:r>
      <w:r>
        <w:rPr>
          <w:rStyle w:val="27"/>
          <w:rFonts w:hint="eastAsia"/>
        </w:rPr>
        <w:fldChar w:fldCharType="end"/>
      </w:r>
    </w:p>
    <w:p/>
    <w:p>
      <w:pPr>
        <w:widowControl/>
        <w:jc w:val="left"/>
        <w:rPr>
          <w:rFonts w:ascii="宋体" w:hAnsi="宋体" w:eastAsia="宋体" w:cs="宋体"/>
          <w:kern w:val="0"/>
          <w:sz w:val="24"/>
          <w:szCs w:val="24"/>
        </w:rPr>
      </w:pPr>
      <w:r>
        <w:rPr>
          <w:rFonts w:ascii="宋体" w:hAnsi="宋体" w:eastAsia="宋体" w:cs="宋体"/>
          <w:kern w:val="0"/>
          <w:sz w:val="24"/>
          <w:szCs w:val="24"/>
        </w:rPr>
        <w:t>父子组件生命周期执行顺序：首先执行父组件的 beforeCreate created beforeMount 。在执行子组件的beforeCreate created beforeMount mounted</w:t>
      </w:r>
    </w:p>
    <w:p/>
    <w:p>
      <w:pPr>
        <w:rPr>
          <w:rStyle w:val="27"/>
        </w:rPr>
      </w:pPr>
      <w:r>
        <w:rPr>
          <w:rStyle w:val="27"/>
        </w:rPr>
        <w:t>v-</w:t>
      </w:r>
      <w:r>
        <w:rPr>
          <w:rStyle w:val="27"/>
          <w:rFonts w:hint="eastAsia"/>
        </w:rPr>
        <w:t>if</w:t>
      </w:r>
      <w:r>
        <w:rPr>
          <w:rStyle w:val="27"/>
        </w:rPr>
        <w:t>和v-</w:t>
      </w:r>
      <w:r>
        <w:rPr>
          <w:rStyle w:val="27"/>
          <w:rFonts w:hint="eastAsia"/>
        </w:rPr>
        <w:t>for</w:t>
      </w:r>
      <w:r>
        <w:rPr>
          <w:rStyle w:val="27"/>
        </w:rPr>
        <w:t>的</w:t>
      </w:r>
      <w:r>
        <w:rPr>
          <w:rStyle w:val="27"/>
          <w:rFonts w:hint="eastAsia"/>
        </w:rPr>
        <w:t>优先级</w:t>
      </w:r>
    </w:p>
    <w:p>
      <w:pPr>
        <w:widowControl/>
        <w:shd w:val="clear" w:color="auto" w:fill="FFFFFF"/>
        <w:spacing w:after="240"/>
        <w:jc w:val="left"/>
        <w:rPr>
          <w:rFonts w:ascii="Arial" w:hAnsi="Arial" w:eastAsia="宋体" w:cs="Arial"/>
          <w:color w:val="4D4D4D"/>
          <w:kern w:val="0"/>
          <w:sz w:val="24"/>
          <w:szCs w:val="24"/>
        </w:rPr>
      </w:pP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color w:val="4D4D4D"/>
          <w:kern w:val="0"/>
          <w:sz w:val="24"/>
          <w:szCs w:val="24"/>
        </w:rPr>
        <w:t>2.x 版本中在一个元素上同时使用 </w:t>
      </w:r>
      <w:r>
        <w:rPr>
          <w:rFonts w:ascii="宋体" w:hAnsi="宋体" w:eastAsia="宋体" w:cs="宋体"/>
          <w:color w:val="4D4D4D"/>
          <w:kern w:val="0"/>
          <w:sz w:val="24"/>
          <w:szCs w:val="24"/>
        </w:rPr>
        <w:t>v-if</w:t>
      </w:r>
      <w:r>
        <w:rPr>
          <w:rFonts w:ascii="Arial" w:hAnsi="Arial" w:eastAsia="宋体" w:cs="Arial"/>
          <w:color w:val="4D4D4D"/>
          <w:kern w:val="0"/>
          <w:sz w:val="24"/>
          <w:szCs w:val="24"/>
        </w:rPr>
        <w:t> 和 </w:t>
      </w:r>
      <w:r>
        <w:rPr>
          <w:rFonts w:ascii="宋体" w:hAnsi="宋体" w:eastAsia="宋体" w:cs="宋体"/>
          <w:color w:val="4D4D4D"/>
          <w:kern w:val="0"/>
          <w:sz w:val="24"/>
          <w:szCs w:val="24"/>
        </w:rPr>
        <w:t>v-for</w:t>
      </w:r>
      <w:r>
        <w:rPr>
          <w:rFonts w:ascii="Arial" w:hAnsi="Arial" w:eastAsia="宋体" w:cs="Arial"/>
          <w:color w:val="4D4D4D"/>
          <w:kern w:val="0"/>
          <w:sz w:val="24"/>
          <w:szCs w:val="24"/>
        </w:rPr>
        <w:t> 时，</w:t>
      </w:r>
      <w:r>
        <w:rPr>
          <w:rFonts w:ascii="宋体" w:hAnsi="宋体" w:eastAsia="宋体" w:cs="宋体"/>
          <w:color w:val="4D4D4D"/>
          <w:kern w:val="0"/>
          <w:sz w:val="24"/>
          <w:szCs w:val="24"/>
        </w:rPr>
        <w:t>v-for</w:t>
      </w:r>
      <w:r>
        <w:rPr>
          <w:rFonts w:ascii="Arial" w:hAnsi="Arial" w:eastAsia="宋体" w:cs="Arial"/>
          <w:color w:val="4D4D4D"/>
          <w:kern w:val="0"/>
          <w:sz w:val="24"/>
          <w:szCs w:val="24"/>
        </w:rPr>
        <w:t> 会优先作用。</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color w:val="4D4D4D"/>
          <w:kern w:val="0"/>
          <w:sz w:val="24"/>
          <w:szCs w:val="24"/>
        </w:rPr>
        <w:t>3.x 版本中 </w:t>
      </w:r>
      <w:r>
        <w:rPr>
          <w:rFonts w:ascii="宋体" w:hAnsi="宋体" w:eastAsia="宋体" w:cs="宋体"/>
          <w:color w:val="4D4D4D"/>
          <w:kern w:val="0"/>
          <w:sz w:val="24"/>
          <w:szCs w:val="24"/>
        </w:rPr>
        <w:t>v-if</w:t>
      </w:r>
      <w:r>
        <w:rPr>
          <w:rFonts w:ascii="Arial" w:hAnsi="Arial" w:eastAsia="宋体" w:cs="Arial"/>
          <w:color w:val="4D4D4D"/>
          <w:kern w:val="0"/>
          <w:sz w:val="24"/>
          <w:szCs w:val="24"/>
        </w:rPr>
        <w:t> 总是优先于 </w:t>
      </w:r>
      <w:r>
        <w:rPr>
          <w:rFonts w:ascii="宋体" w:hAnsi="宋体" w:eastAsia="宋体" w:cs="宋体"/>
          <w:color w:val="4D4D4D"/>
          <w:kern w:val="0"/>
          <w:sz w:val="24"/>
          <w:szCs w:val="24"/>
        </w:rPr>
        <w:t>v-for</w:t>
      </w:r>
      <w:r>
        <w:rPr>
          <w:rFonts w:ascii="Arial" w:hAnsi="Arial" w:eastAsia="宋体" w:cs="Arial"/>
          <w:color w:val="4D4D4D"/>
          <w:kern w:val="0"/>
          <w:sz w:val="24"/>
          <w:szCs w:val="24"/>
        </w:rPr>
        <w:t> 生效</w:t>
      </w:r>
    </w:p>
    <w:p/>
    <w:p>
      <w:r>
        <w:fldChar w:fldCharType="begin"/>
      </w:r>
      <w:r>
        <w:instrText xml:space="preserve"> HYPERLINK "https://www.cnblogs.com/wuqilang/p/11245915.html" </w:instrText>
      </w:r>
      <w:r>
        <w:fldChar w:fldCharType="separate"/>
      </w:r>
      <w:r>
        <w:rPr>
          <w:rStyle w:val="27"/>
          <w:rFonts w:hint="eastAsia"/>
        </w:rPr>
        <w:t>为什么vue组件中的data不是一个对象而是一个函数</w:t>
      </w:r>
      <w:r>
        <w:rPr>
          <w:rStyle w:val="27"/>
          <w:rFonts w:hint="eastAsia"/>
        </w:rPr>
        <w:fldChar w:fldCharType="end"/>
      </w:r>
    </w:p>
    <w:p/>
    <w:p>
      <w:pPr>
        <w:pStyle w:val="114"/>
        <w:rPr>
          <w:rStyle w:val="113"/>
          <w:i w:val="0"/>
          <w:lang w:eastAsia="zh-CN"/>
        </w:rPr>
      </w:pPr>
      <w:r>
        <w:rPr>
          <w:rStyle w:val="113"/>
          <w:i w:val="0"/>
          <w:lang w:eastAsia="zh-CN"/>
        </w:rPr>
        <w:t>如果 data 是一个函数的话，这样每复用一次组件，就会返回一份新的 data，类似于给每个组件实例创建一个私有的数据空间，让各个组件实例维护各自的数据。而单纯的写成对象形式，就使得所有组件实例共用了一份 data，就会造成了一个变了全都会变得结果。</w:t>
      </w:r>
    </w:p>
    <w:p>
      <w:pPr>
        <w:pStyle w:val="114"/>
        <w:rPr>
          <w:lang w:eastAsia="zh-CN"/>
        </w:rPr>
      </w:pPr>
      <w:r>
        <w:rPr>
          <w:rStyle w:val="113"/>
          <w:i w:val="0"/>
          <w:lang w:eastAsia="zh-CN"/>
        </w:rPr>
        <w:tab/>
      </w:r>
      <w:r>
        <w:rPr>
          <w:rStyle w:val="113"/>
          <w:i w:val="0"/>
          <w:lang w:eastAsia="zh-CN"/>
        </w:rPr>
        <w:t>所以说 vue 组件的 data 必须是函数。这都是因为js的特性带来的，跟 vue 本身设计无关。</w:t>
      </w:r>
    </w:p>
    <w:p>
      <w:pPr>
        <w:pStyle w:val="97"/>
        <w:rPr>
          <w:lang w:eastAsia="zh-CN"/>
        </w:rPr>
      </w:pPr>
      <w:r>
        <w:rPr>
          <w:lang w:eastAsia="zh-CN"/>
        </w:rPr>
        <w:t>外派贝壳找房(中科铭天)</w:t>
      </w:r>
    </w:p>
    <w:p>
      <w:pPr>
        <w:pStyle w:val="9"/>
        <w:rPr>
          <w:lang w:eastAsia="zh-CN"/>
        </w:rPr>
      </w:pPr>
      <w:r>
        <w:rPr>
          <w:lang w:eastAsia="zh-CN"/>
        </w:rPr>
        <w:t>1、js 的作用域和作用域链了解吗,说一下</w:t>
      </w:r>
    </w:p>
    <w:p>
      <w:pPr>
        <w:pStyle w:val="114"/>
        <w:rPr>
          <w:rStyle w:val="113"/>
          <w:i w:val="0"/>
          <w:lang w:eastAsia="zh-CN"/>
        </w:rPr>
      </w:pPr>
      <w:r>
        <w:rPr>
          <w:rStyle w:val="113"/>
          <w:i w:val="0"/>
          <w:lang w:eastAsia="zh-CN"/>
        </w:rPr>
        <w:t>作用域:</w:t>
      </w:r>
    </w:p>
    <w:p>
      <w:pPr>
        <w:pStyle w:val="114"/>
        <w:rPr>
          <w:rStyle w:val="113"/>
          <w:i w:val="0"/>
          <w:lang w:eastAsia="zh-CN"/>
        </w:rPr>
      </w:pPr>
      <w:r>
        <w:rPr>
          <w:rStyle w:val="113"/>
          <w:i w:val="0"/>
          <w:lang w:eastAsia="zh-CN"/>
        </w:rPr>
        <w:tab/>
      </w:r>
      <w:r>
        <w:rPr>
          <w:rStyle w:val="113"/>
          <w:i w:val="0"/>
          <w:lang w:eastAsia="zh-CN"/>
        </w:rPr>
        <w:t>在 JavaScript 中，作用域分为 全局作用域 和 局部作用域</w:t>
      </w:r>
    </w:p>
    <w:p>
      <w:pPr>
        <w:pStyle w:val="114"/>
        <w:rPr>
          <w:rStyle w:val="113"/>
          <w:i w:val="0"/>
          <w:lang w:eastAsia="zh-CN"/>
        </w:rPr>
      </w:pPr>
      <w:r>
        <w:rPr>
          <w:rStyle w:val="113"/>
          <w:i w:val="0"/>
          <w:lang w:eastAsia="zh-CN"/>
        </w:rPr>
        <w:tab/>
      </w:r>
      <w:r>
        <w:rPr>
          <w:rStyle w:val="113"/>
          <w:i w:val="0"/>
          <w:lang w:eastAsia="zh-CN"/>
        </w:rPr>
        <w:t>全局作用域:代码在程序的任何地方都能被访问</w:t>
      </w:r>
    </w:p>
    <w:p>
      <w:pPr>
        <w:pStyle w:val="114"/>
        <w:rPr>
          <w:rStyle w:val="113"/>
          <w:i w:val="0"/>
          <w:lang w:eastAsia="zh-CN"/>
        </w:rPr>
      </w:pPr>
      <w:r>
        <w:rPr>
          <w:rStyle w:val="113"/>
          <w:i w:val="0"/>
          <w:lang w:eastAsia="zh-CN"/>
        </w:rPr>
        <w:tab/>
      </w:r>
      <w:r>
        <w:rPr>
          <w:rStyle w:val="113"/>
          <w:i w:val="0"/>
          <w:lang w:eastAsia="zh-CN"/>
        </w:rPr>
        <w:t>局部作用域:在固定的代码片段才能被访问</w:t>
      </w:r>
    </w:p>
    <w:p>
      <w:pPr>
        <w:pStyle w:val="114"/>
        <w:rPr>
          <w:rStyle w:val="113"/>
          <w:i w:val="0"/>
          <w:lang w:eastAsia="zh-CN"/>
        </w:rPr>
      </w:pPr>
      <w:r>
        <w:rPr>
          <w:rStyle w:val="113"/>
          <w:i w:val="0"/>
          <w:lang w:eastAsia="zh-CN"/>
        </w:rPr>
        <w:tab/>
      </w:r>
      <w:r>
        <w:rPr>
          <w:rStyle w:val="113"/>
          <w:i w:val="0"/>
          <w:lang w:eastAsia="zh-CN"/>
        </w:rPr>
        <w:t>作用域有上下级关系，上下级关系的确定就看函数是在那一个作用域下创建的。作用域最大的用处就是隔离变量，不同作用域下同名变量不会有冲突</w:t>
      </w:r>
    </w:p>
    <w:p>
      <w:pPr>
        <w:pStyle w:val="114"/>
        <w:rPr>
          <w:rStyle w:val="113"/>
          <w:i w:val="0"/>
          <w:lang w:eastAsia="zh-CN"/>
        </w:rPr>
      </w:pPr>
      <w:r>
        <w:rPr>
          <w:rStyle w:val="113"/>
          <w:i w:val="0"/>
          <w:lang w:eastAsia="zh-CN"/>
        </w:rPr>
        <w:t>作用域链:</w:t>
      </w:r>
    </w:p>
    <w:p>
      <w:pPr>
        <w:pStyle w:val="114"/>
        <w:rPr>
          <w:rStyle w:val="113"/>
          <w:i w:val="0"/>
          <w:lang w:eastAsia="zh-CN"/>
        </w:rPr>
      </w:pPr>
      <w:r>
        <w:rPr>
          <w:rStyle w:val="113"/>
          <w:i w:val="0"/>
          <w:lang w:eastAsia="zh-CN"/>
        </w:rPr>
        <w:tab/>
      </w:r>
      <w:r>
        <w:rPr>
          <w:rStyle w:val="113"/>
          <w:i w:val="0"/>
          <w:lang w:eastAsia="zh-CN"/>
        </w:rPr>
        <w:t>一般情况下，变量取值到 创建 这个变量 的函数的作用域中去取值</w:t>
      </w:r>
    </w:p>
    <w:p>
      <w:pPr>
        <w:pStyle w:val="114"/>
        <w:rPr>
          <w:lang w:eastAsia="zh-CN"/>
        </w:rPr>
      </w:pPr>
      <w:r>
        <w:rPr>
          <w:rStyle w:val="113"/>
          <w:i w:val="0"/>
          <w:lang w:eastAsia="zh-CN"/>
        </w:rPr>
        <w:tab/>
      </w:r>
      <w:r>
        <w:rPr>
          <w:rStyle w:val="113"/>
          <w:i w:val="0"/>
          <w:lang w:eastAsia="zh-CN"/>
        </w:rPr>
        <w:t>但是如果在当前作用域中没有查到值，就会向上级作用域去查，直到查到全局作用域，这么一个查找过程形成的链条就叫做作用域链</w:t>
      </w:r>
    </w:p>
    <w:p>
      <w:pPr>
        <w:pStyle w:val="97"/>
        <w:rPr>
          <w:lang w:eastAsia="zh-CN"/>
        </w:rPr>
      </w:pPr>
      <w:r>
        <w:rPr>
          <w:lang w:eastAsia="zh-CN"/>
        </w:rPr>
        <w:t>2、 原型和原型链的理解</w:t>
      </w:r>
    </w:p>
    <w:p>
      <w:pPr>
        <w:pStyle w:val="114"/>
        <w:rPr>
          <w:rStyle w:val="113"/>
          <w:i w:val="0"/>
          <w:lang w:eastAsia="zh-CN"/>
        </w:rPr>
      </w:pPr>
      <w:r>
        <w:rPr>
          <w:rStyle w:val="113"/>
          <w:i w:val="0"/>
          <w:lang w:eastAsia="zh-CN"/>
        </w:rPr>
        <w:t>原型:</w:t>
      </w:r>
    </w:p>
    <w:p>
      <w:pPr>
        <w:pStyle w:val="114"/>
        <w:rPr>
          <w:rStyle w:val="113"/>
          <w:i w:val="0"/>
          <w:lang w:eastAsia="zh-CN"/>
        </w:rPr>
      </w:pPr>
      <w:r>
        <w:rPr>
          <w:rStyle w:val="113"/>
          <w:i w:val="0"/>
          <w:lang w:eastAsia="zh-CN"/>
        </w:rPr>
        <w:tab/>
      </w:r>
      <w:r>
        <w:rPr>
          <w:rStyle w:val="113"/>
          <w:i w:val="0"/>
          <w:lang w:eastAsia="zh-CN"/>
        </w:rPr>
        <w:t>每个实例对象都有一个_proto_属性，当我们使用构造函数去创建实例时，实例的_proto_属性就会指向对应构造函数的原型对象</w:t>
      </w:r>
    </w:p>
    <w:p>
      <w:pPr>
        <w:pStyle w:val="114"/>
        <w:rPr>
          <w:rStyle w:val="113"/>
          <w:i w:val="0"/>
          <w:lang w:eastAsia="zh-CN"/>
        </w:rPr>
      </w:pPr>
      <w:r>
        <w:rPr>
          <w:rStyle w:val="113"/>
          <w:i w:val="0"/>
          <w:lang w:eastAsia="zh-CN"/>
        </w:rPr>
        <w:t>原型链:</w:t>
      </w:r>
    </w:p>
    <w:p>
      <w:pPr>
        <w:pStyle w:val="114"/>
        <w:rPr>
          <w:lang w:eastAsia="zh-CN"/>
        </w:rPr>
      </w:pPr>
      <w:r>
        <w:rPr>
          <w:rStyle w:val="113"/>
          <w:i w:val="0"/>
          <w:lang w:eastAsia="zh-CN"/>
        </w:rPr>
        <w:tab/>
      </w:r>
      <w:r>
        <w:rPr>
          <w:rStyle w:val="113"/>
          <w:i w:val="0"/>
          <w:lang w:eastAsia="zh-CN"/>
        </w:rPr>
        <w:t>当视图访问一个 JavaScript 实例的属性时，首先搜索这个实例本身，当没有发现实例对应的方法时，它转而去搜索实例的原型对象，如果原型对象中也搜索不到，它就去搜索原型对象的原型对象，这个搜索的轨迹叫做原型链</w:t>
      </w:r>
    </w:p>
    <w:p>
      <w:pPr>
        <w:pStyle w:val="97"/>
        <w:rPr>
          <w:lang w:eastAsia="zh-CN"/>
        </w:rPr>
      </w:pPr>
      <w:r>
        <w:rPr>
          <w:lang w:eastAsia="zh-CN"/>
        </w:rPr>
        <w:t>3、闭包的理解，用作用域链解释一下闭包</w:t>
      </w:r>
    </w:p>
    <w:p>
      <w:pPr>
        <w:pStyle w:val="114"/>
        <w:rPr>
          <w:rStyle w:val="113"/>
          <w:i w:val="0"/>
          <w:lang w:eastAsia="zh-CN"/>
        </w:rPr>
      </w:pPr>
      <w:r>
        <w:rPr>
          <w:rStyle w:val="113"/>
          <w:i w:val="0"/>
          <w:lang w:eastAsia="zh-CN"/>
        </w:rPr>
        <w:tab/>
      </w:r>
      <w:r>
        <w:rPr>
          <w:rStyle w:val="113"/>
          <w:i w:val="0"/>
          <w:lang w:eastAsia="zh-CN"/>
        </w:rPr>
        <w:t>闭包:能够访问其他函数内部变量的函数</w:t>
      </w:r>
      <w:r>
        <w:rPr>
          <w:rStyle w:val="113"/>
          <w:i w:val="0"/>
          <w:lang w:eastAsia="zh-CN"/>
        </w:rPr>
        <w:tab/>
      </w:r>
    </w:p>
    <w:p>
      <w:pPr>
        <w:pStyle w:val="114"/>
        <w:rPr>
          <w:lang w:eastAsia="zh-CN"/>
        </w:rPr>
      </w:pPr>
      <w:r>
        <w:rPr>
          <w:rStyle w:val="113"/>
          <w:i w:val="0"/>
          <w:lang w:eastAsia="zh-CN"/>
        </w:rPr>
        <w:tab/>
      </w:r>
      <w:r>
        <w:rPr>
          <w:rStyle w:val="113"/>
          <w:i w:val="0"/>
          <w:lang w:eastAsia="zh-CN"/>
        </w:rPr>
        <w:t>闭包之所以可以读取外部函数的内部变量，即使外部函数已经返回，是因为他把外部函数的活动对象加到了自己的作用域链中</w:t>
      </w:r>
    </w:p>
    <w:p>
      <w:pPr>
        <w:pStyle w:val="97"/>
        <w:rPr>
          <w:lang w:eastAsia="zh-CN"/>
        </w:rPr>
      </w:pPr>
      <w:r>
        <w:rPr>
          <w:lang w:eastAsia="zh-CN"/>
        </w:rPr>
        <w:t>4、react 事件处理中修改 this 指向的方法</w:t>
      </w:r>
    </w:p>
    <w:p>
      <w:pPr>
        <w:pStyle w:val="114"/>
        <w:rPr>
          <w:rStyle w:val="113"/>
          <w:i w:val="0"/>
          <w:lang w:eastAsia="zh-CN"/>
        </w:rPr>
      </w:pPr>
      <w:r>
        <w:rPr>
          <w:rStyle w:val="113"/>
          <w:i w:val="0"/>
          <w:lang w:eastAsia="zh-CN"/>
        </w:rPr>
        <w:t>(1) 通过 bind 来指明当前方法中的 this 指向当前组件</w:t>
      </w:r>
    </w:p>
    <w:p>
      <w:pPr>
        <w:pStyle w:val="114"/>
        <w:rPr>
          <w:rStyle w:val="113"/>
          <w:i w:val="0"/>
          <w:lang w:eastAsia="zh-CN"/>
        </w:rPr>
      </w:pPr>
      <w:r>
        <w:rPr>
          <w:rStyle w:val="113"/>
          <w:i w:val="0"/>
          <w:lang w:eastAsia="zh-CN"/>
        </w:rPr>
        <w:t>(2) 在构造函数 constructor 中改变 this 指向0</w:t>
      </w:r>
    </w:p>
    <w:p>
      <w:pPr>
        <w:pStyle w:val="114"/>
        <w:rPr>
          <w:lang w:eastAsia="zh-CN"/>
        </w:rPr>
      </w:pPr>
      <w:r>
        <w:rPr>
          <w:rStyle w:val="113"/>
          <w:i w:val="0"/>
          <w:lang w:eastAsia="zh-CN"/>
        </w:rPr>
        <w:t>(3) 使用箭头函数改变 this 指向</w:t>
      </w:r>
    </w:p>
    <w:p>
      <w:pPr>
        <w:pStyle w:val="97"/>
        <w:rPr>
          <w:lang w:eastAsia="zh-CN"/>
        </w:rPr>
      </w:pPr>
      <w:r>
        <w:rPr>
          <w:lang w:eastAsia="zh-CN"/>
        </w:rPr>
        <w:t>5、说一下防抖是怎么做的</w:t>
      </w:r>
    </w:p>
    <w:p>
      <w:pPr>
        <w:pStyle w:val="114"/>
        <w:rPr>
          <w:rStyle w:val="113"/>
          <w:i w:val="0"/>
          <w:lang w:eastAsia="zh-CN"/>
        </w:rPr>
      </w:pPr>
      <w:r>
        <w:rPr>
          <w:rStyle w:val="113"/>
          <w:i w:val="0"/>
          <w:lang w:eastAsia="zh-CN"/>
        </w:rPr>
        <w:tab/>
      </w:r>
      <w:r>
        <w:rPr>
          <w:rStyle w:val="113"/>
          <w:i w:val="0"/>
          <w:lang w:eastAsia="zh-CN"/>
        </w:rPr>
        <w:t>在事件被触发 n 秒后再执行回调，如果该事件在这 n 秒内被重复触发，则重新计时</w:t>
      </w:r>
    </w:p>
    <w:p>
      <w:pPr>
        <w:pStyle w:val="114"/>
        <w:rPr>
          <w:lang w:eastAsia="zh-CN"/>
        </w:rPr>
      </w:pPr>
      <w:r>
        <w:rPr>
          <w:rStyle w:val="113"/>
          <w:i w:val="0"/>
          <w:lang w:eastAsia="zh-CN"/>
        </w:rPr>
        <w:tab/>
      </w:r>
      <w:r>
        <w:rPr>
          <w:rStyle w:val="113"/>
          <w:i w:val="0"/>
          <w:lang w:eastAsia="zh-CN"/>
        </w:rPr>
        <w:t>思路:通过闭包维护一个变量，此变量代表是否已经开始计时，如果已经开始计时则清空之前的计时器，重新开始计时</w:t>
      </w:r>
    </w:p>
    <w:p>
      <w:pPr>
        <w:pStyle w:val="97"/>
      </w:pPr>
      <w:r>
        <w:t>6、说一下 ES6 的新特性</w:t>
      </w:r>
    </w:p>
    <w:p>
      <w:pPr>
        <w:pStyle w:val="114"/>
        <w:rPr>
          <w:rStyle w:val="113"/>
          <w:rFonts w:hint="eastAsia" w:eastAsiaTheme="minorEastAsia"/>
          <w:i w:val="0"/>
          <w:lang w:eastAsia="zh-CN"/>
        </w:rPr>
      </w:pPr>
      <w:r>
        <w:rPr>
          <w:rStyle w:val="113"/>
          <w:i w:val="0"/>
        </w:rPr>
        <w:t>(1) 新增的变量声明:const 和 let</w:t>
      </w:r>
    </w:p>
    <w:p>
      <w:pPr>
        <w:pStyle w:val="114"/>
        <w:rPr>
          <w:rStyle w:val="113"/>
          <w:rFonts w:hint="eastAsia" w:eastAsiaTheme="minorEastAsia"/>
          <w:i w:val="0"/>
          <w:lang w:eastAsia="zh-CN"/>
        </w:rPr>
      </w:pPr>
      <w:r>
        <w:rPr>
          <w:rStyle w:val="113"/>
          <w:i w:val="0"/>
        </w:rPr>
        <w:t>(2) 模板字符串</w:t>
      </w:r>
    </w:p>
    <w:p>
      <w:pPr>
        <w:pStyle w:val="114"/>
        <w:rPr>
          <w:rStyle w:val="113"/>
          <w:rFonts w:hint="eastAsia" w:eastAsiaTheme="minorEastAsia"/>
          <w:i w:val="0"/>
          <w:lang w:eastAsia="zh-CN"/>
        </w:rPr>
      </w:pPr>
      <w:r>
        <w:rPr>
          <w:rStyle w:val="113"/>
          <w:i w:val="0"/>
        </w:rPr>
        <w:t>(3) 箭头函数</w:t>
      </w:r>
    </w:p>
    <w:p>
      <w:pPr>
        <w:pStyle w:val="114"/>
        <w:rPr>
          <w:rStyle w:val="113"/>
          <w:rFonts w:hint="eastAsia" w:eastAsiaTheme="minorEastAsia"/>
          <w:i w:val="0"/>
          <w:lang w:eastAsia="zh-CN"/>
        </w:rPr>
      </w:pPr>
      <w:r>
        <w:rPr>
          <w:rStyle w:val="113"/>
          <w:i w:val="0"/>
        </w:rPr>
        <w:t>(4) 函数的参数默认值</w:t>
      </w:r>
    </w:p>
    <w:p>
      <w:pPr>
        <w:pStyle w:val="114"/>
        <w:rPr>
          <w:rStyle w:val="113"/>
          <w:rFonts w:hint="eastAsia" w:eastAsiaTheme="minorEastAsia"/>
          <w:i w:val="0"/>
          <w:lang w:eastAsia="zh-CN"/>
        </w:rPr>
      </w:pPr>
      <w:r>
        <w:rPr>
          <w:rStyle w:val="113"/>
          <w:i w:val="0"/>
        </w:rPr>
        <w:t>(5) Spread / Rest 操作符</w:t>
      </w:r>
    </w:p>
    <w:p>
      <w:pPr>
        <w:pStyle w:val="114"/>
        <w:rPr>
          <w:rStyle w:val="113"/>
          <w:rFonts w:hint="eastAsia" w:eastAsiaTheme="minorEastAsia"/>
          <w:i w:val="0"/>
          <w:lang w:eastAsia="zh-CN"/>
        </w:rPr>
      </w:pPr>
      <w:r>
        <w:rPr>
          <w:rStyle w:val="113"/>
          <w:i w:val="0"/>
        </w:rPr>
        <w:t>(6) 二级制和八进制字面量</w:t>
      </w:r>
    </w:p>
    <w:p>
      <w:pPr>
        <w:pStyle w:val="114"/>
        <w:rPr>
          <w:rStyle w:val="113"/>
          <w:rFonts w:hint="eastAsia" w:eastAsiaTheme="minorEastAsia"/>
          <w:i w:val="0"/>
          <w:lang w:eastAsia="zh-CN"/>
        </w:rPr>
      </w:pPr>
      <w:r>
        <w:rPr>
          <w:rStyle w:val="113"/>
          <w:i w:val="0"/>
        </w:rPr>
        <w:t>(7) 对象和数组解构</w:t>
      </w:r>
    </w:p>
    <w:p>
      <w:pPr>
        <w:pStyle w:val="114"/>
        <w:rPr>
          <w:rStyle w:val="113"/>
          <w:rFonts w:hint="eastAsia" w:eastAsiaTheme="minorEastAsia"/>
          <w:i w:val="0"/>
          <w:lang w:eastAsia="zh-CN"/>
        </w:rPr>
      </w:pPr>
      <w:r>
        <w:rPr>
          <w:rStyle w:val="113"/>
          <w:i w:val="0"/>
        </w:rPr>
        <w:t>(8) 对象超类</w:t>
      </w:r>
    </w:p>
    <w:p>
      <w:pPr>
        <w:pStyle w:val="114"/>
        <w:rPr>
          <w:rStyle w:val="113"/>
          <w:rFonts w:hint="eastAsia" w:eastAsiaTheme="minorEastAsia"/>
          <w:i w:val="0"/>
          <w:lang w:eastAsia="zh-CN"/>
        </w:rPr>
      </w:pPr>
      <w:r>
        <w:rPr>
          <w:rStyle w:val="113"/>
          <w:i w:val="0"/>
        </w:rPr>
        <w:t>(9) for...of 和 for...in</w:t>
      </w:r>
    </w:p>
    <w:p>
      <w:pPr>
        <w:pStyle w:val="114"/>
      </w:pPr>
      <w:r>
        <w:rPr>
          <w:rStyle w:val="113"/>
          <w:i w:val="0"/>
        </w:rPr>
        <w:t>(10) ES6中的类</w:t>
      </w:r>
    </w:p>
    <w:p>
      <w:pPr>
        <w:pStyle w:val="97"/>
      </w:pPr>
      <w:r>
        <w:t>7、说一下 promise 怎么用的</w:t>
      </w:r>
    </w:p>
    <w:p>
      <w:pPr>
        <w:pStyle w:val="114"/>
        <w:rPr>
          <w:rStyle w:val="113"/>
          <w:rFonts w:hint="eastAsia" w:eastAsiaTheme="minorEastAsia"/>
          <w:i w:val="0"/>
          <w:lang w:eastAsia="zh-CN"/>
        </w:rPr>
      </w:pPr>
      <w:r>
        <w:rPr>
          <w:rStyle w:val="113"/>
          <w:i w:val="0"/>
        </w:rPr>
        <w:tab/>
      </w:r>
      <w:r>
        <w:rPr>
          <w:rStyle w:val="113"/>
          <w:i w:val="0"/>
        </w:rPr>
        <w:t>Promise 简单来理解就是一个容器，里面存放着某个未来才会结束的事件结果。Promise 是一个对象，从它可以获取异步操作的消息，Promise 提供了统一的API，各种异步操作都可以用同样的方法进行处理。</w:t>
      </w:r>
    </w:p>
    <w:p>
      <w:pPr>
        <w:pStyle w:val="114"/>
        <w:rPr>
          <w:rStyle w:val="113"/>
          <w:i w:val="0"/>
          <w:lang w:eastAsia="zh-CN"/>
        </w:rPr>
      </w:pPr>
      <w:r>
        <w:rPr>
          <w:rStyle w:val="113"/>
          <w:i w:val="0"/>
        </w:rPr>
        <w:tab/>
      </w:r>
      <w:r>
        <w:rPr>
          <w:rStyle w:val="113"/>
          <w:i w:val="0"/>
          <w:lang w:eastAsia="zh-CN"/>
        </w:rPr>
        <w:t>Promise 的两个特点:</w:t>
      </w:r>
    </w:p>
    <w:p>
      <w:pPr>
        <w:pStyle w:val="114"/>
        <w:rPr>
          <w:rStyle w:val="113"/>
          <w:i w:val="0"/>
          <w:lang w:eastAsia="zh-CN"/>
        </w:rPr>
      </w:pPr>
      <w:r>
        <w:rPr>
          <w:rStyle w:val="113"/>
          <w:i w:val="0"/>
          <w:lang w:eastAsia="zh-CN"/>
        </w:rPr>
        <w:tab/>
      </w:r>
      <w:r>
        <w:rPr>
          <w:rStyle w:val="113"/>
          <w:i w:val="0"/>
          <w:lang w:eastAsia="zh-CN"/>
        </w:rPr>
        <w:t>1.对象的状态不受外界影响。有三种状态:padding(进行中)，fulfilled(成功)，rejected(失败)。只有异步操作的结果，可以决定当前是哪一种状态，任何其他操作都无法改变这个状态</w:t>
      </w:r>
    </w:p>
    <w:p>
      <w:pPr>
        <w:pStyle w:val="114"/>
        <w:rPr>
          <w:rStyle w:val="113"/>
          <w:i w:val="0"/>
          <w:lang w:eastAsia="zh-CN"/>
        </w:rPr>
      </w:pPr>
      <w:r>
        <w:rPr>
          <w:rStyle w:val="113"/>
          <w:i w:val="0"/>
          <w:lang w:eastAsia="zh-CN"/>
        </w:rPr>
        <w:tab/>
      </w:r>
      <w:r>
        <w:rPr>
          <w:rStyle w:val="113"/>
          <w:i w:val="0"/>
          <w:lang w:eastAsia="zh-CN"/>
        </w:rPr>
        <w:t>2.一旦状态改变，就不会再变，任何时候都可以得到这个结果。三个状态只有从padding到fulfilled或者从padding到rejected。状态只有从padding改变到fulfilled或者refected，两种改变。</w:t>
      </w:r>
    </w:p>
    <w:p>
      <w:pPr>
        <w:pStyle w:val="114"/>
        <w:rPr>
          <w:rStyle w:val="113"/>
          <w:i w:val="0"/>
          <w:lang w:eastAsia="zh-CN"/>
        </w:rPr>
      </w:pPr>
      <w:r>
        <w:rPr>
          <w:rStyle w:val="113"/>
          <w:i w:val="0"/>
          <w:lang w:eastAsia="zh-CN"/>
        </w:rPr>
        <w:tab/>
      </w:r>
      <w:r>
        <w:rPr>
          <w:rStyle w:val="113"/>
          <w:i w:val="0"/>
          <w:lang w:eastAsia="zh-CN"/>
        </w:rPr>
        <w:t>Promise的基本用法:</w:t>
      </w:r>
    </w:p>
    <w:p>
      <w:pPr>
        <w:pStyle w:val="114"/>
        <w:rPr>
          <w:rStyle w:val="113"/>
          <w:i w:val="0"/>
          <w:lang w:eastAsia="zh-CN"/>
        </w:rPr>
      </w:pPr>
      <w:r>
        <w:rPr>
          <w:rStyle w:val="113"/>
          <w:i w:val="0"/>
          <w:lang w:eastAsia="zh-CN"/>
        </w:rPr>
        <w:tab/>
      </w:r>
      <w:r>
        <w:rPr>
          <w:rStyle w:val="113"/>
          <w:i w:val="0"/>
          <w:lang w:eastAsia="zh-CN"/>
        </w:rPr>
        <w:t>(1)Promise的语法糖 then</w:t>
      </w:r>
    </w:p>
    <w:p>
      <w:pPr>
        <w:pStyle w:val="114"/>
        <w:rPr>
          <w:rStyle w:val="113"/>
          <w:i w:val="0"/>
          <w:lang w:eastAsia="zh-CN"/>
        </w:rPr>
      </w:pPr>
      <w:r>
        <w:rPr>
          <w:rStyle w:val="113"/>
          <w:i w:val="0"/>
          <w:lang w:eastAsia="zh-CN"/>
        </w:rPr>
        <w:tab/>
      </w:r>
      <w:r>
        <w:rPr>
          <w:rStyle w:val="113"/>
          <w:i w:val="0"/>
          <w:lang w:eastAsia="zh-CN"/>
        </w:rPr>
        <w:t>(2)Promise的语法糖 catch</w:t>
      </w:r>
    </w:p>
    <w:p>
      <w:pPr>
        <w:pStyle w:val="114"/>
        <w:rPr>
          <w:rStyle w:val="113"/>
          <w:i w:val="0"/>
          <w:lang w:eastAsia="zh-CN"/>
        </w:rPr>
      </w:pPr>
      <w:r>
        <w:rPr>
          <w:rStyle w:val="113"/>
          <w:i w:val="0"/>
          <w:lang w:eastAsia="zh-CN"/>
        </w:rPr>
        <w:tab/>
      </w:r>
      <w:r>
        <w:rPr>
          <w:rStyle w:val="113"/>
          <w:i w:val="0"/>
          <w:lang w:eastAsia="zh-CN"/>
        </w:rPr>
        <w:t>(3)Promise的 finally 方法</w:t>
      </w:r>
    </w:p>
    <w:p>
      <w:pPr>
        <w:pStyle w:val="114"/>
        <w:rPr>
          <w:rStyle w:val="113"/>
          <w:i w:val="0"/>
          <w:lang w:eastAsia="zh-CN"/>
        </w:rPr>
      </w:pPr>
      <w:r>
        <w:rPr>
          <w:rStyle w:val="113"/>
          <w:i w:val="0"/>
          <w:lang w:eastAsia="zh-CN"/>
        </w:rPr>
        <w:tab/>
      </w:r>
      <w:r>
        <w:rPr>
          <w:rStyle w:val="113"/>
          <w:i w:val="0"/>
          <w:lang w:eastAsia="zh-CN"/>
        </w:rPr>
        <w:t>(4)Promise的 all 方法</w:t>
      </w:r>
    </w:p>
    <w:p>
      <w:pPr>
        <w:pStyle w:val="114"/>
        <w:rPr>
          <w:lang w:eastAsia="zh-CN"/>
        </w:rPr>
      </w:pPr>
      <w:r>
        <w:rPr>
          <w:rStyle w:val="113"/>
          <w:i w:val="0"/>
          <w:lang w:eastAsia="zh-CN"/>
        </w:rPr>
        <w:tab/>
      </w:r>
      <w:r>
        <w:rPr>
          <w:rStyle w:val="113"/>
          <w:i w:val="0"/>
          <w:lang w:eastAsia="zh-CN"/>
        </w:rPr>
        <w:t>(5)Promise的 race 方法</w:t>
      </w:r>
    </w:p>
    <w:p>
      <w:pPr>
        <w:pStyle w:val="97"/>
      </w:pPr>
      <w:r>
        <w:t>8、说一下 var 、let 、const 的区别</w:t>
      </w:r>
    </w:p>
    <w:p>
      <w:pPr>
        <w:pStyle w:val="114"/>
        <w:rPr>
          <w:rStyle w:val="113"/>
          <w:rFonts w:hint="eastAsia" w:eastAsiaTheme="minorEastAsia"/>
          <w:i w:val="0"/>
          <w:lang w:eastAsia="zh-CN"/>
        </w:rPr>
      </w:pPr>
      <w:r>
        <w:rPr>
          <w:rStyle w:val="113"/>
          <w:i w:val="0"/>
        </w:rPr>
        <w:t>(1)是否存在变量声明提升</w:t>
      </w:r>
    </w:p>
    <w:p>
      <w:pPr>
        <w:pStyle w:val="114"/>
        <w:rPr>
          <w:rStyle w:val="113"/>
          <w:rFonts w:hint="eastAsia" w:eastAsiaTheme="minorEastAsia"/>
          <w:i w:val="0"/>
          <w:lang w:eastAsia="zh-CN"/>
        </w:rPr>
      </w:pPr>
      <w:r>
        <w:rPr>
          <w:rStyle w:val="113"/>
          <w:i w:val="0"/>
        </w:rPr>
        <w:tab/>
      </w:r>
      <w:r>
        <w:rPr>
          <w:rStyle w:val="113"/>
          <w:i w:val="0"/>
        </w:rPr>
        <w:t>var 声明的变量存在变量提升，全局作用域下是 window 属性</w:t>
      </w:r>
    </w:p>
    <w:p>
      <w:pPr>
        <w:pStyle w:val="114"/>
        <w:rPr>
          <w:rStyle w:val="113"/>
          <w:rFonts w:hint="eastAsia" w:eastAsiaTheme="minorEastAsia"/>
          <w:i w:val="0"/>
          <w:lang w:eastAsia="zh-CN"/>
        </w:rPr>
      </w:pPr>
      <w:r>
        <w:rPr>
          <w:rStyle w:val="113"/>
          <w:i w:val="0"/>
        </w:rPr>
        <w:tab/>
      </w:r>
      <w:r>
        <w:rPr>
          <w:rStyle w:val="113"/>
          <w:i w:val="0"/>
        </w:rPr>
        <w:t>let 和 const 声明的变量没有变量提升</w:t>
      </w:r>
    </w:p>
    <w:p>
      <w:pPr>
        <w:pStyle w:val="114"/>
        <w:rPr>
          <w:rStyle w:val="113"/>
          <w:rFonts w:hint="eastAsia" w:eastAsiaTheme="minorEastAsia"/>
          <w:i w:val="0"/>
          <w:lang w:eastAsia="zh-CN"/>
        </w:rPr>
      </w:pPr>
      <w:r>
        <w:rPr>
          <w:rStyle w:val="113"/>
          <w:i w:val="0"/>
        </w:rPr>
        <w:t>(2)能否重复声明</w:t>
      </w:r>
    </w:p>
    <w:p>
      <w:pPr>
        <w:pStyle w:val="114"/>
        <w:rPr>
          <w:rStyle w:val="113"/>
          <w:rFonts w:hint="eastAsia" w:eastAsiaTheme="minorEastAsia"/>
          <w:i w:val="0"/>
          <w:lang w:eastAsia="zh-CN"/>
        </w:rPr>
      </w:pPr>
      <w:r>
        <w:rPr>
          <w:rStyle w:val="113"/>
          <w:i w:val="0"/>
        </w:rPr>
        <w:tab/>
      </w:r>
      <w:r>
        <w:rPr>
          <w:rStyle w:val="113"/>
          <w:i w:val="0"/>
        </w:rPr>
        <w:t>var 能重复声明</w:t>
      </w:r>
    </w:p>
    <w:p>
      <w:pPr>
        <w:pStyle w:val="114"/>
        <w:rPr>
          <w:rStyle w:val="113"/>
          <w:rFonts w:hint="eastAsia" w:eastAsiaTheme="minorEastAsia"/>
          <w:i w:val="0"/>
          <w:lang w:eastAsia="zh-CN"/>
        </w:rPr>
      </w:pPr>
      <w:r>
        <w:rPr>
          <w:rStyle w:val="113"/>
          <w:i w:val="0"/>
        </w:rPr>
        <w:tab/>
      </w:r>
      <w:r>
        <w:rPr>
          <w:rStyle w:val="113"/>
          <w:i w:val="0"/>
        </w:rPr>
        <w:t>let 和 const 不能重复声明</w:t>
      </w:r>
    </w:p>
    <w:p>
      <w:pPr>
        <w:pStyle w:val="114"/>
        <w:rPr>
          <w:rStyle w:val="113"/>
          <w:rFonts w:hint="eastAsia" w:eastAsiaTheme="minorEastAsia"/>
          <w:i w:val="0"/>
          <w:lang w:eastAsia="zh-CN"/>
        </w:rPr>
      </w:pPr>
      <w:r>
        <w:rPr>
          <w:rStyle w:val="113"/>
          <w:i w:val="0"/>
        </w:rPr>
        <w:t>(3)变量值能否修改</w:t>
      </w:r>
    </w:p>
    <w:p>
      <w:pPr>
        <w:pStyle w:val="114"/>
        <w:rPr>
          <w:rStyle w:val="113"/>
          <w:rFonts w:hint="eastAsia" w:eastAsiaTheme="minorEastAsia"/>
          <w:i w:val="0"/>
          <w:lang w:eastAsia="zh-CN"/>
        </w:rPr>
      </w:pPr>
      <w:r>
        <w:rPr>
          <w:rStyle w:val="113"/>
          <w:i w:val="0"/>
        </w:rPr>
        <w:tab/>
      </w:r>
      <w:r>
        <w:rPr>
          <w:rStyle w:val="113"/>
          <w:i w:val="0"/>
        </w:rPr>
        <w:t>var 和 let 声明的值可以修改</w:t>
      </w:r>
    </w:p>
    <w:p>
      <w:pPr>
        <w:pStyle w:val="114"/>
        <w:rPr>
          <w:rStyle w:val="113"/>
          <w:i w:val="0"/>
          <w:lang w:eastAsia="zh-CN"/>
        </w:rPr>
      </w:pPr>
      <w:r>
        <w:rPr>
          <w:rStyle w:val="113"/>
          <w:i w:val="0"/>
        </w:rPr>
        <w:tab/>
      </w:r>
      <w:r>
        <w:rPr>
          <w:rStyle w:val="113"/>
          <w:i w:val="0"/>
        </w:rPr>
        <w:t>const 声明的值是常量，不能修改。</w:t>
      </w:r>
      <w:r>
        <w:rPr>
          <w:rStyle w:val="113"/>
          <w:i w:val="0"/>
          <w:lang w:eastAsia="zh-CN"/>
        </w:rPr>
        <w:t>如果声明的是引用类型，可以修改其属性</w:t>
      </w:r>
    </w:p>
    <w:p>
      <w:pPr>
        <w:pStyle w:val="114"/>
        <w:rPr>
          <w:rStyle w:val="113"/>
          <w:i w:val="0"/>
          <w:lang w:eastAsia="zh-CN"/>
        </w:rPr>
      </w:pPr>
      <w:r>
        <w:rPr>
          <w:rStyle w:val="113"/>
          <w:i w:val="0"/>
          <w:lang w:eastAsia="zh-CN"/>
        </w:rPr>
        <w:t>(4)是否必须设置初始值</w:t>
      </w:r>
    </w:p>
    <w:p>
      <w:pPr>
        <w:pStyle w:val="114"/>
        <w:rPr>
          <w:rStyle w:val="113"/>
          <w:i w:val="0"/>
          <w:lang w:eastAsia="zh-CN"/>
        </w:rPr>
      </w:pPr>
      <w:r>
        <w:rPr>
          <w:rStyle w:val="113"/>
          <w:i w:val="0"/>
          <w:lang w:eastAsia="zh-CN"/>
        </w:rPr>
        <w:tab/>
      </w:r>
      <w:r>
        <w:rPr>
          <w:rStyle w:val="113"/>
          <w:i w:val="0"/>
          <w:lang w:eastAsia="zh-CN"/>
        </w:rPr>
        <w:t>var 和 let 声明时可以不用设置初始值</w:t>
      </w:r>
    </w:p>
    <w:p>
      <w:pPr>
        <w:pStyle w:val="114"/>
        <w:rPr>
          <w:rStyle w:val="113"/>
          <w:i w:val="0"/>
          <w:lang w:eastAsia="zh-CN"/>
        </w:rPr>
      </w:pPr>
      <w:r>
        <w:rPr>
          <w:rStyle w:val="113"/>
          <w:i w:val="0"/>
          <w:lang w:eastAsia="zh-CN"/>
        </w:rPr>
        <w:tab/>
      </w:r>
      <w:r>
        <w:rPr>
          <w:rStyle w:val="113"/>
          <w:i w:val="0"/>
          <w:lang w:eastAsia="zh-CN"/>
        </w:rPr>
        <w:t>const 声明时必须设置初始值，不能使用 null 占位</w:t>
      </w:r>
    </w:p>
    <w:p>
      <w:pPr>
        <w:pStyle w:val="114"/>
        <w:rPr>
          <w:rStyle w:val="113"/>
          <w:i w:val="0"/>
          <w:lang w:eastAsia="zh-CN"/>
        </w:rPr>
      </w:pPr>
      <w:r>
        <w:rPr>
          <w:rStyle w:val="113"/>
          <w:i w:val="0"/>
          <w:lang w:eastAsia="zh-CN"/>
        </w:rPr>
        <w:t>(5)是否存在块级作用域</w:t>
      </w:r>
    </w:p>
    <w:p>
      <w:pPr>
        <w:pStyle w:val="114"/>
        <w:rPr>
          <w:rStyle w:val="113"/>
          <w:i w:val="0"/>
          <w:lang w:eastAsia="zh-CN"/>
        </w:rPr>
      </w:pPr>
      <w:r>
        <w:rPr>
          <w:rStyle w:val="113"/>
          <w:i w:val="0"/>
          <w:lang w:eastAsia="zh-CN"/>
        </w:rPr>
        <w:tab/>
      </w:r>
      <w:r>
        <w:rPr>
          <w:rStyle w:val="113"/>
          <w:i w:val="0"/>
          <w:lang w:eastAsia="zh-CN"/>
        </w:rPr>
        <w:t>var 没有块级作用域，let 和 const 有块级作用域</w:t>
      </w:r>
    </w:p>
    <w:p>
      <w:pPr>
        <w:pStyle w:val="114"/>
        <w:rPr>
          <w:rStyle w:val="113"/>
          <w:i w:val="0"/>
          <w:lang w:eastAsia="zh-CN"/>
        </w:rPr>
      </w:pPr>
      <w:r>
        <w:rPr>
          <w:rStyle w:val="113"/>
          <w:i w:val="0"/>
          <w:lang w:eastAsia="zh-CN"/>
        </w:rPr>
        <w:t>(6)是否存在暂时性死区</w:t>
      </w:r>
    </w:p>
    <w:p>
      <w:pPr>
        <w:pStyle w:val="114"/>
        <w:rPr>
          <w:lang w:eastAsia="zh-CN"/>
        </w:rPr>
      </w:pPr>
      <w:r>
        <w:rPr>
          <w:rStyle w:val="113"/>
          <w:i w:val="0"/>
          <w:lang w:eastAsia="zh-CN"/>
        </w:rPr>
        <w:tab/>
      </w:r>
      <w:r>
        <w:rPr>
          <w:rStyle w:val="113"/>
          <w:i w:val="0"/>
          <w:lang w:eastAsia="zh-CN"/>
        </w:rPr>
        <w:t>var 不存在暂时性死区，let 和 const 存在暂时性死区</w:t>
      </w:r>
    </w:p>
    <w:p>
      <w:pPr>
        <w:pStyle w:val="97"/>
        <w:rPr>
          <w:lang w:eastAsia="zh-CN"/>
        </w:rPr>
      </w:pPr>
      <w:r>
        <w:rPr>
          <w:lang w:eastAsia="zh-CN"/>
        </w:rPr>
        <w:t>9、如果 const 定义的是对象可以重新赋值吗？</w:t>
      </w:r>
    </w:p>
    <w:p>
      <w:pPr>
        <w:pStyle w:val="114"/>
        <w:rPr>
          <w:rStyle w:val="113"/>
          <w:i w:val="0"/>
          <w:lang w:eastAsia="zh-CN"/>
        </w:rPr>
      </w:pPr>
      <w:r>
        <w:rPr>
          <w:rStyle w:val="113"/>
          <w:i w:val="0"/>
          <w:lang w:eastAsia="zh-CN"/>
        </w:rPr>
        <w:tab/>
      </w:r>
      <w:r>
        <w:rPr>
          <w:rStyle w:val="113"/>
          <w:i w:val="0"/>
          <w:lang w:eastAsia="zh-CN"/>
        </w:rPr>
        <w:t>可以</w:t>
      </w:r>
    </w:p>
    <w:p>
      <w:pPr>
        <w:pStyle w:val="114"/>
        <w:rPr>
          <w:lang w:eastAsia="zh-CN"/>
        </w:rPr>
      </w:pPr>
      <w:r>
        <w:rPr>
          <w:rStyle w:val="113"/>
          <w:i w:val="0"/>
          <w:lang w:eastAsia="zh-CN"/>
        </w:rPr>
        <w:tab/>
      </w:r>
      <w:r>
        <w:rPr>
          <w:rStyle w:val="113"/>
          <w:i w:val="0"/>
          <w:lang w:eastAsia="zh-CN"/>
        </w:rPr>
        <w:t>因为对象是引用类型的，const 定义的对象 q 中保存的是指向对象 q 的指针，这里的“不变”指的是指向对象的指针不变，而修改对象中的属性并不会让指向对象的指针方式变化，所以用 const 定义对象，对象的属性是可以改变的</w:t>
      </w:r>
    </w:p>
    <w:p>
      <w:pPr>
        <w:pStyle w:val="97"/>
      </w:pPr>
      <w:r>
        <w:t>10、说一下 react 的生命周期</w:t>
      </w:r>
    </w:p>
    <w:p>
      <w:pPr>
        <w:pStyle w:val="114"/>
      </w:pPr>
    </w:p>
    <w:p>
      <w:pPr>
        <w:pStyle w:val="97"/>
      </w:pPr>
      <w:r>
        <w:t>11、说一下 react 的合成事件</w:t>
      </w:r>
    </w:p>
    <w:p>
      <w:pPr>
        <w:pStyle w:val="114"/>
      </w:pPr>
    </w:p>
    <w:p>
      <w:pPr>
        <w:pStyle w:val="97"/>
      </w:pPr>
      <w:r>
        <w:t>12、This.setstate 重复调用会执行几次</w:t>
      </w:r>
    </w:p>
    <w:p>
      <w:pPr>
        <w:pStyle w:val="114"/>
      </w:pPr>
      <w:r>
        <w:rPr>
          <w:rStyle w:val="113"/>
          <w:i w:val="0"/>
        </w:rPr>
        <w:tab/>
      </w:r>
      <w:r>
        <w:rPr>
          <w:rStyle w:val="113"/>
          <w:i w:val="0"/>
        </w:rPr>
        <w:t>两次</w:t>
      </w:r>
    </w:p>
    <w:p>
      <w:pPr>
        <w:pStyle w:val="97"/>
      </w:pPr>
      <w:r>
        <w:t>13、说一下 Flex 布局</w:t>
      </w:r>
    </w:p>
    <w:p>
      <w:pPr>
        <w:pStyle w:val="114"/>
        <w:rPr>
          <w:rStyle w:val="113"/>
          <w:rFonts w:hint="eastAsia" w:eastAsiaTheme="minorEastAsia"/>
          <w:i w:val="0"/>
          <w:lang w:eastAsia="zh-CN"/>
        </w:rPr>
      </w:pPr>
      <w:r>
        <w:rPr>
          <w:rStyle w:val="113"/>
          <w:i w:val="0"/>
        </w:rPr>
        <w:t>使用 弹性布局 可以有效的分配一个容器的空间</w:t>
      </w:r>
    </w:p>
    <w:p>
      <w:pPr>
        <w:pStyle w:val="114"/>
        <w:rPr>
          <w:rStyle w:val="113"/>
          <w:rFonts w:hint="eastAsia" w:eastAsiaTheme="minorEastAsia"/>
          <w:i w:val="0"/>
          <w:lang w:eastAsia="zh-CN"/>
        </w:rPr>
      </w:pPr>
      <w:r>
        <w:rPr>
          <w:rStyle w:val="113"/>
          <w:i w:val="0"/>
        </w:rPr>
        <w:t>即使我们的容器元素尺寸改变</w:t>
      </w:r>
    </w:p>
    <w:p>
      <w:pPr>
        <w:pStyle w:val="114"/>
      </w:pPr>
      <w:r>
        <w:rPr>
          <w:rStyle w:val="113"/>
          <w:i w:val="0"/>
        </w:rPr>
        <w:t>它的内部元素也可以调整它的尺寸来适应空间</w:t>
      </w:r>
    </w:p>
    <w:p>
      <w:pPr>
        <w:pStyle w:val="97"/>
        <w:rPr>
          <w:lang w:eastAsia="zh-CN"/>
        </w:rPr>
      </w:pPr>
      <w:r>
        <w:rPr>
          <w:lang w:eastAsia="zh-CN"/>
        </w:rPr>
        <w:t>14、定位的属性属性值说一下</w:t>
      </w:r>
    </w:p>
    <w:p>
      <w:pPr>
        <w:pStyle w:val="114"/>
        <w:rPr>
          <w:rStyle w:val="113"/>
          <w:rFonts w:hint="eastAsia" w:eastAsiaTheme="minorEastAsia"/>
          <w:i w:val="0"/>
          <w:lang w:eastAsia="zh-CN"/>
        </w:rPr>
      </w:pPr>
      <w:r>
        <w:rPr>
          <w:rStyle w:val="113"/>
          <w:i w:val="0"/>
        </w:rPr>
        <w:t>static:静态定位</w:t>
      </w:r>
    </w:p>
    <w:p>
      <w:pPr>
        <w:pStyle w:val="114"/>
        <w:rPr>
          <w:rStyle w:val="113"/>
          <w:rFonts w:hint="eastAsia" w:eastAsiaTheme="minorEastAsia"/>
          <w:i w:val="0"/>
          <w:lang w:eastAsia="zh-CN"/>
        </w:rPr>
      </w:pPr>
      <w:r>
        <w:rPr>
          <w:rStyle w:val="113"/>
          <w:i w:val="0"/>
        </w:rPr>
        <w:t>relative:相对定位</w:t>
      </w:r>
    </w:p>
    <w:p>
      <w:pPr>
        <w:pStyle w:val="114"/>
        <w:rPr>
          <w:rStyle w:val="113"/>
          <w:rFonts w:hint="eastAsia" w:eastAsiaTheme="minorEastAsia"/>
          <w:i w:val="0"/>
          <w:lang w:eastAsia="zh-CN"/>
        </w:rPr>
      </w:pPr>
      <w:r>
        <w:rPr>
          <w:rStyle w:val="113"/>
          <w:i w:val="0"/>
        </w:rPr>
        <w:t>absolute:绝对定位</w:t>
      </w:r>
    </w:p>
    <w:p>
      <w:pPr>
        <w:pStyle w:val="114"/>
        <w:rPr>
          <w:rStyle w:val="113"/>
          <w:rFonts w:hint="eastAsia" w:eastAsiaTheme="minorEastAsia"/>
          <w:i w:val="0"/>
          <w:lang w:eastAsia="zh-CN"/>
        </w:rPr>
      </w:pPr>
      <w:r>
        <w:rPr>
          <w:rStyle w:val="113"/>
          <w:i w:val="0"/>
        </w:rPr>
        <w:t>fixed:固定定位</w:t>
      </w:r>
    </w:p>
    <w:p>
      <w:pPr>
        <w:pStyle w:val="114"/>
      </w:pPr>
      <w:r>
        <w:rPr>
          <w:rStyle w:val="113"/>
          <w:i w:val="0"/>
        </w:rPr>
        <w:t>sticky:粘性定位</w:t>
      </w:r>
    </w:p>
    <w:p>
      <w:r>
        <w:pict>
          <v:rect id="_x0000_i1049" o:spt="1" style="height:1.5pt;width:0pt;" coordsize="21600,21600" o:hr="t" o:hrstd="t" o:hralign="center">
            <v:path/>
            <v:fill focussize="0,0"/>
            <v:stroke/>
            <v:imagedata o:title=""/>
            <o:lock v:ext="edit"/>
            <w10:wrap type="none"/>
            <w10:anchorlock/>
          </v:rect>
        </w:pict>
      </w:r>
    </w:p>
    <w:p>
      <w:pPr>
        <w:pStyle w:val="97"/>
        <w:rPr>
          <w:lang w:eastAsia="zh-CN"/>
        </w:rPr>
      </w:pPr>
      <w:r>
        <w:rPr>
          <w:lang w:eastAsia="zh-CN"/>
        </w:rPr>
        <w:t>15、测试环境是什么阶段进行的</w:t>
      </w:r>
    </w:p>
    <w:p>
      <w:pPr>
        <w:pStyle w:val="114"/>
        <w:rPr>
          <w:rStyle w:val="113"/>
          <w:i w:val="0"/>
          <w:lang w:eastAsia="zh-CN"/>
        </w:rPr>
      </w:pPr>
      <w:r>
        <w:rPr>
          <w:rStyle w:val="113"/>
          <w:i w:val="0"/>
          <w:lang w:eastAsia="zh-CN"/>
        </w:rPr>
        <w:t>项目测试阶段</w:t>
      </w:r>
    </w:p>
    <w:p>
      <w:pPr>
        <w:pStyle w:val="114"/>
        <w:rPr>
          <w:lang w:eastAsia="zh-CN"/>
        </w:rPr>
      </w:pPr>
      <w:r>
        <w:rPr>
          <w:rStyle w:val="113"/>
          <w:i w:val="0"/>
          <w:lang w:eastAsia="zh-CN"/>
        </w:rPr>
        <w:t>bug修改阶段</w:t>
      </w:r>
    </w:p>
    <w:p>
      <w:pPr>
        <w:pStyle w:val="97"/>
        <w:rPr>
          <w:lang w:eastAsia="zh-CN"/>
        </w:rPr>
      </w:pPr>
      <w:r>
        <w:rPr>
          <w:lang w:eastAsia="zh-CN"/>
        </w:rPr>
        <w:t>16、手机端网站怎么优化</w:t>
      </w:r>
    </w:p>
    <w:p>
      <w:pPr>
        <w:pStyle w:val="114"/>
        <w:rPr>
          <w:rStyle w:val="113"/>
          <w:i w:val="0"/>
          <w:lang w:eastAsia="zh-CN"/>
        </w:rPr>
      </w:pPr>
      <w:r>
        <w:rPr>
          <w:rStyle w:val="113"/>
          <w:i w:val="0"/>
          <w:lang w:eastAsia="zh-CN"/>
        </w:rPr>
        <w:t>1、 SEO(搜索引擎优化)</w:t>
      </w:r>
    </w:p>
    <w:p>
      <w:pPr>
        <w:pStyle w:val="114"/>
        <w:rPr>
          <w:rStyle w:val="113"/>
          <w:i w:val="0"/>
          <w:lang w:eastAsia="zh-CN"/>
        </w:rPr>
      </w:pPr>
      <w:r>
        <w:rPr>
          <w:rStyle w:val="113"/>
          <w:i w:val="0"/>
          <w:lang w:eastAsia="zh-CN"/>
        </w:rPr>
        <w:t>2、 首屏加载优化</w:t>
      </w:r>
    </w:p>
    <w:p>
      <w:pPr>
        <w:pStyle w:val="114"/>
        <w:rPr>
          <w:rStyle w:val="113"/>
          <w:i w:val="0"/>
          <w:lang w:eastAsia="zh-CN"/>
        </w:rPr>
      </w:pPr>
      <w:r>
        <w:rPr>
          <w:rStyle w:val="113"/>
          <w:i w:val="0"/>
          <w:lang w:eastAsia="zh-CN"/>
        </w:rPr>
        <w:t>(1)对文件和图片进行压缩</w:t>
      </w:r>
    </w:p>
    <w:p>
      <w:pPr>
        <w:pStyle w:val="114"/>
        <w:rPr>
          <w:rStyle w:val="113"/>
          <w:i w:val="0"/>
          <w:lang w:eastAsia="zh-CN"/>
        </w:rPr>
      </w:pPr>
      <w:r>
        <w:rPr>
          <w:rStyle w:val="113"/>
          <w:i w:val="0"/>
          <w:lang w:eastAsia="zh-CN"/>
        </w:rPr>
        <w:t>(2)图片懒加载</w:t>
      </w:r>
    </w:p>
    <w:p>
      <w:pPr>
        <w:pStyle w:val="114"/>
        <w:rPr>
          <w:lang w:eastAsia="zh-CN"/>
        </w:rPr>
      </w:pPr>
      <w:r>
        <w:rPr>
          <w:rStyle w:val="113"/>
          <w:i w:val="0"/>
          <w:lang w:eastAsia="zh-CN"/>
        </w:rPr>
        <w:t>(3)采取 SDN 方式，对页面进行缓存</w:t>
      </w:r>
    </w:p>
    <w:p>
      <w:pPr>
        <w:pStyle w:val="97"/>
        <w:rPr>
          <w:lang w:eastAsia="zh-CN"/>
        </w:rPr>
      </w:pPr>
    </w:p>
    <w:p>
      <w:pPr>
        <w:pStyle w:val="9"/>
        <w:rPr>
          <w:lang w:eastAsia="zh-CN"/>
        </w:rPr>
      </w:pPr>
      <w:r>
        <w:rPr>
          <w:lang w:eastAsia="zh-CN"/>
        </w:rPr>
        <w:t>万里目少儿</w:t>
      </w:r>
    </w:p>
    <w:p>
      <w:pPr>
        <w:pStyle w:val="9"/>
        <w:rPr>
          <w:lang w:eastAsia="zh-CN"/>
        </w:rPr>
      </w:pPr>
      <w:r>
        <w:rPr>
          <w:lang w:eastAsia="zh-CN"/>
        </w:rPr>
        <w:t>1、用过画布吗 css3 动画了解多少</w:t>
      </w:r>
    </w:p>
    <w:p>
      <w:pPr>
        <w:pStyle w:val="114"/>
        <w:rPr>
          <w:lang w:eastAsia="zh-CN"/>
        </w:rPr>
      </w:pPr>
    </w:p>
    <w:p>
      <w:pPr>
        <w:pStyle w:val="97"/>
        <w:rPr>
          <w:lang w:eastAsia="zh-CN"/>
        </w:rPr>
      </w:pPr>
      <w:r>
        <w:rPr>
          <w:lang w:eastAsia="zh-CN"/>
        </w:rPr>
        <w:t>2、说一下什么是块级元素和行内元素 有什么区别</w:t>
      </w:r>
    </w:p>
    <w:p>
      <w:pPr>
        <w:pStyle w:val="114"/>
        <w:rPr>
          <w:rStyle w:val="113"/>
          <w:i w:val="0"/>
          <w:lang w:eastAsia="zh-CN"/>
        </w:rPr>
      </w:pPr>
      <w:r>
        <w:rPr>
          <w:rStyle w:val="113"/>
          <w:i w:val="0"/>
          <w:lang w:eastAsia="zh-CN"/>
        </w:rPr>
        <w:t>行内元素:(1)与其他行内元素并排</w:t>
      </w:r>
    </w:p>
    <w:p>
      <w:pPr>
        <w:pStyle w:val="114"/>
        <w:rPr>
          <w:rStyle w:val="113"/>
          <w:i w:val="0"/>
          <w:lang w:eastAsia="zh-CN"/>
        </w:rPr>
      </w:pPr>
      <w:r>
        <w:rPr>
          <w:rStyle w:val="113"/>
          <w:i w:val="0"/>
          <w:lang w:eastAsia="zh-CN"/>
        </w:rPr>
        <w:tab/>
      </w:r>
      <w:r>
        <w:rPr>
          <w:rStyle w:val="113"/>
          <w:i w:val="0"/>
          <w:lang w:eastAsia="zh-CN"/>
        </w:rPr>
        <w:tab/>
      </w:r>
      <w:r>
        <w:rPr>
          <w:rStyle w:val="113"/>
          <w:i w:val="0"/>
          <w:lang w:eastAsia="zh-CN"/>
        </w:rPr>
        <w:t>(2)不能设置宽高，默认的宽度就是文字的宽度</w:t>
      </w:r>
    </w:p>
    <w:p>
      <w:pPr>
        <w:pStyle w:val="114"/>
        <w:rPr>
          <w:rStyle w:val="113"/>
          <w:i w:val="0"/>
          <w:lang w:eastAsia="zh-CN"/>
        </w:rPr>
      </w:pPr>
      <w:r>
        <w:rPr>
          <w:rStyle w:val="113"/>
          <w:i w:val="0"/>
          <w:lang w:eastAsia="zh-CN"/>
        </w:rPr>
        <w:t>块级元素:(1)独占一行，不能与其他任何元素并列</w:t>
      </w:r>
    </w:p>
    <w:p>
      <w:pPr>
        <w:pStyle w:val="114"/>
        <w:rPr>
          <w:lang w:eastAsia="zh-CN"/>
        </w:rPr>
      </w:pPr>
      <w:r>
        <w:rPr>
          <w:rStyle w:val="113"/>
          <w:i w:val="0"/>
          <w:lang w:eastAsia="zh-CN"/>
        </w:rPr>
        <w:tab/>
      </w:r>
      <w:r>
        <w:rPr>
          <w:rStyle w:val="113"/>
          <w:i w:val="0"/>
          <w:lang w:eastAsia="zh-CN"/>
        </w:rPr>
        <w:tab/>
      </w:r>
      <w:r>
        <w:rPr>
          <w:rStyle w:val="113"/>
          <w:i w:val="0"/>
          <w:lang w:eastAsia="zh-CN"/>
        </w:rPr>
        <w:t>(2)能接受宽高，如果不设置宽度，那么宽度将默认变为父级的100%</w:t>
      </w:r>
    </w:p>
    <w:p>
      <w:pPr>
        <w:pStyle w:val="97"/>
        <w:rPr>
          <w:lang w:eastAsia="zh-CN"/>
        </w:rPr>
      </w:pPr>
      <w:r>
        <w:rPr>
          <w:lang w:eastAsia="zh-CN"/>
        </w:rPr>
        <w:t>3、Img 是行内元素吗</w:t>
      </w:r>
    </w:p>
    <w:p>
      <w:pPr>
        <w:pStyle w:val="114"/>
        <w:rPr>
          <w:lang w:eastAsia="zh-CN"/>
        </w:rPr>
      </w:pPr>
      <w:r>
        <w:rPr>
          <w:rStyle w:val="113"/>
          <w:i w:val="0"/>
          <w:lang w:eastAsia="zh-CN"/>
        </w:rPr>
        <w:tab/>
      </w:r>
      <w:r>
        <w:rPr>
          <w:rStyle w:val="113"/>
          <w:i w:val="0"/>
          <w:lang w:eastAsia="zh-CN"/>
        </w:rPr>
        <w:t>是行内元素</w:t>
      </w:r>
    </w:p>
    <w:p>
      <w:pPr>
        <w:pStyle w:val="97"/>
        <w:rPr>
          <w:lang w:eastAsia="zh-CN"/>
        </w:rPr>
      </w:pPr>
      <w:r>
        <w:rPr>
          <w:lang w:eastAsia="zh-CN"/>
        </w:rPr>
        <w:t xml:space="preserve">4、你用过那些图片格式 问谷歌那个格式 </w:t>
      </w:r>
    </w:p>
    <w:p>
      <w:pPr>
        <w:pStyle w:val="114"/>
        <w:rPr>
          <w:rStyle w:val="113"/>
          <w:rFonts w:hint="eastAsia" w:eastAsiaTheme="minorEastAsia"/>
          <w:i w:val="0"/>
          <w:lang w:eastAsia="zh-CN"/>
        </w:rPr>
      </w:pPr>
      <w:r>
        <w:rPr>
          <w:rStyle w:val="113"/>
          <w:i w:val="0"/>
        </w:rPr>
        <w:t>BMP、tif、gif、jpeg、png</w:t>
      </w:r>
    </w:p>
    <w:p>
      <w:pPr>
        <w:pStyle w:val="114"/>
      </w:pPr>
      <w:r>
        <w:rPr>
          <w:rStyle w:val="113"/>
          <w:i w:val="0"/>
        </w:rPr>
        <w:t>webp</w:t>
      </w:r>
    </w:p>
    <w:p>
      <w:pPr>
        <w:pStyle w:val="97"/>
        <w:rPr>
          <w:lang w:eastAsia="zh-CN"/>
        </w:rPr>
      </w:pPr>
      <w:r>
        <w:rPr>
          <w:lang w:eastAsia="zh-CN"/>
        </w:rPr>
        <w:t>5、Css选择器</w:t>
      </w:r>
    </w:p>
    <w:p>
      <w:pPr>
        <w:pStyle w:val="114"/>
        <w:rPr>
          <w:rStyle w:val="113"/>
          <w:i w:val="0"/>
          <w:lang w:eastAsia="zh-CN"/>
        </w:rPr>
      </w:pPr>
      <w:r>
        <w:rPr>
          <w:rStyle w:val="113"/>
          <w:i w:val="0"/>
          <w:lang w:eastAsia="zh-CN"/>
        </w:rPr>
        <w:t>1、标签选择器 2、id选择器 3、类选择器 4、并集选择器 5、符合选择器</w:t>
      </w:r>
    </w:p>
    <w:p>
      <w:pPr>
        <w:pStyle w:val="114"/>
        <w:rPr>
          <w:lang w:eastAsia="zh-CN"/>
        </w:rPr>
      </w:pPr>
      <w:r>
        <w:rPr>
          <w:rStyle w:val="113"/>
          <w:i w:val="0"/>
          <w:lang w:eastAsia="zh-CN"/>
        </w:rPr>
        <w:t>6、通配选择器 7、后代元素选择器 8、子类选择器 9、伪类选择器 10、属性选择器 11、兄弟元素选择器</w:t>
      </w:r>
    </w:p>
    <w:p>
      <w:pPr>
        <w:pStyle w:val="97"/>
      </w:pPr>
      <w:r>
        <w:t>6、说几个伪类选择器</w:t>
      </w:r>
    </w:p>
    <w:p>
      <w:pPr>
        <w:pStyle w:val="114"/>
        <w:rPr>
          <w:rStyle w:val="113"/>
          <w:rFonts w:hint="eastAsia" w:eastAsiaTheme="minorEastAsia"/>
          <w:i w:val="0"/>
          <w:lang w:eastAsia="zh-CN"/>
        </w:rPr>
      </w:pPr>
      <w:r>
        <w:rPr>
          <w:rStyle w:val="113"/>
          <w:i w:val="0"/>
        </w:rPr>
        <w:t>(1)结构性伪类选择器</w:t>
      </w:r>
    </w:p>
    <w:p>
      <w:pPr>
        <w:pStyle w:val="114"/>
        <w:rPr>
          <w:rStyle w:val="113"/>
          <w:rFonts w:hint="eastAsia" w:eastAsiaTheme="minorEastAsia"/>
          <w:i w:val="0"/>
          <w:lang w:eastAsia="zh-CN"/>
        </w:rPr>
      </w:pPr>
      <w:r>
        <w:rPr>
          <w:rStyle w:val="113"/>
          <w:i w:val="0"/>
        </w:rPr>
        <w:tab/>
      </w:r>
      <w:r>
        <w:rPr>
          <w:rStyle w:val="113"/>
          <w:i w:val="0"/>
        </w:rPr>
        <w:t xml:space="preserve">first-child / last-child / only-child / nth:child(n) </w:t>
      </w:r>
    </w:p>
    <w:p>
      <w:pPr>
        <w:pStyle w:val="114"/>
        <w:rPr>
          <w:rStyle w:val="113"/>
          <w:rFonts w:hint="eastAsia" w:eastAsiaTheme="minorEastAsia"/>
          <w:i w:val="0"/>
          <w:lang w:eastAsia="zh-CN"/>
        </w:rPr>
      </w:pPr>
      <w:r>
        <w:rPr>
          <w:rStyle w:val="113"/>
          <w:i w:val="0"/>
        </w:rPr>
        <w:tab/>
      </w:r>
      <w:r>
        <w:rPr>
          <w:rStyle w:val="113"/>
          <w:i w:val="0"/>
        </w:rPr>
        <w:t>nth-last-child(n)</w:t>
      </w:r>
    </w:p>
    <w:p>
      <w:pPr>
        <w:pStyle w:val="114"/>
        <w:rPr>
          <w:rStyle w:val="113"/>
          <w:rFonts w:hint="eastAsia" w:eastAsiaTheme="minorEastAsia"/>
          <w:i w:val="0"/>
          <w:lang w:eastAsia="zh-CN"/>
        </w:rPr>
      </w:pPr>
      <w:r>
        <w:rPr>
          <w:rStyle w:val="113"/>
          <w:i w:val="0"/>
        </w:rPr>
        <w:t>(2)目标伪类选择器</w:t>
      </w:r>
    </w:p>
    <w:p>
      <w:pPr>
        <w:pStyle w:val="114"/>
        <w:rPr>
          <w:rStyle w:val="113"/>
          <w:rFonts w:hint="eastAsia" w:eastAsiaTheme="minorEastAsia"/>
          <w:i w:val="0"/>
          <w:lang w:eastAsia="zh-CN"/>
        </w:rPr>
      </w:pPr>
      <w:r>
        <w:rPr>
          <w:rStyle w:val="113"/>
          <w:i w:val="0"/>
        </w:rPr>
        <w:tab/>
      </w:r>
      <w:r>
        <w:rPr>
          <w:rStyle w:val="113"/>
          <w:i w:val="0"/>
        </w:rPr>
        <w:t>target</w:t>
      </w:r>
    </w:p>
    <w:p>
      <w:pPr>
        <w:pStyle w:val="114"/>
        <w:rPr>
          <w:rStyle w:val="113"/>
          <w:rFonts w:hint="eastAsia" w:eastAsiaTheme="minorEastAsia"/>
          <w:i w:val="0"/>
          <w:lang w:eastAsia="zh-CN"/>
        </w:rPr>
      </w:pPr>
      <w:r>
        <w:rPr>
          <w:rStyle w:val="113"/>
          <w:i w:val="0"/>
        </w:rPr>
        <w:t>(3)语言伪类选择器</w:t>
      </w:r>
    </w:p>
    <w:p>
      <w:pPr>
        <w:pStyle w:val="114"/>
        <w:rPr>
          <w:rStyle w:val="113"/>
          <w:rFonts w:hint="eastAsia" w:eastAsiaTheme="minorEastAsia"/>
          <w:i w:val="0"/>
          <w:lang w:eastAsia="zh-CN"/>
        </w:rPr>
      </w:pPr>
      <w:r>
        <w:rPr>
          <w:rStyle w:val="113"/>
          <w:i w:val="0"/>
        </w:rPr>
        <w:tab/>
      </w:r>
      <w:r>
        <w:rPr>
          <w:rStyle w:val="113"/>
          <w:i w:val="0"/>
        </w:rPr>
        <w:t>lang</w:t>
      </w:r>
    </w:p>
    <w:p>
      <w:pPr>
        <w:pStyle w:val="114"/>
        <w:rPr>
          <w:rStyle w:val="113"/>
          <w:rFonts w:hint="eastAsia" w:eastAsiaTheme="minorEastAsia"/>
          <w:i w:val="0"/>
          <w:lang w:eastAsia="zh-CN"/>
        </w:rPr>
      </w:pPr>
      <w:r>
        <w:rPr>
          <w:rStyle w:val="113"/>
          <w:i w:val="0"/>
        </w:rPr>
        <w:t>(4)否定伪类选择器</w:t>
      </w:r>
    </w:p>
    <w:p>
      <w:pPr>
        <w:pStyle w:val="114"/>
        <w:rPr>
          <w:rStyle w:val="113"/>
          <w:rFonts w:hint="eastAsia" w:eastAsiaTheme="minorEastAsia"/>
          <w:i w:val="0"/>
          <w:lang w:eastAsia="zh-CN"/>
        </w:rPr>
      </w:pPr>
      <w:r>
        <w:rPr>
          <w:rStyle w:val="113"/>
          <w:i w:val="0"/>
        </w:rPr>
        <w:tab/>
      </w:r>
      <w:r>
        <w:rPr>
          <w:rStyle w:val="113"/>
          <w:i w:val="0"/>
        </w:rPr>
        <w:t>not</w:t>
      </w:r>
    </w:p>
    <w:p>
      <w:pPr>
        <w:pStyle w:val="114"/>
        <w:rPr>
          <w:rStyle w:val="113"/>
          <w:rFonts w:hint="eastAsia" w:eastAsiaTheme="minorEastAsia"/>
          <w:i w:val="0"/>
          <w:lang w:eastAsia="zh-CN"/>
        </w:rPr>
      </w:pPr>
      <w:r>
        <w:rPr>
          <w:rStyle w:val="113"/>
          <w:i w:val="0"/>
        </w:rPr>
        <w:t>(5)动态伪类选择器</w:t>
      </w:r>
    </w:p>
    <w:p>
      <w:pPr>
        <w:pStyle w:val="114"/>
        <w:rPr>
          <w:rStyle w:val="113"/>
          <w:rFonts w:hint="eastAsia" w:eastAsiaTheme="minorEastAsia"/>
          <w:i w:val="0"/>
          <w:lang w:eastAsia="zh-CN"/>
        </w:rPr>
      </w:pPr>
      <w:r>
        <w:rPr>
          <w:rStyle w:val="113"/>
          <w:i w:val="0"/>
        </w:rPr>
        <w:tab/>
      </w:r>
      <w:r>
        <w:rPr>
          <w:rStyle w:val="113"/>
          <w:i w:val="0"/>
        </w:rPr>
        <w:t>link</w:t>
      </w:r>
      <w:r>
        <w:rPr>
          <w:rStyle w:val="113"/>
          <w:i w:val="0"/>
        </w:rPr>
        <w:tab/>
      </w:r>
      <w:r>
        <w:rPr>
          <w:rStyle w:val="113"/>
          <w:i w:val="0"/>
        </w:rPr>
        <w:tab/>
      </w:r>
      <w:r>
        <w:rPr>
          <w:rStyle w:val="113"/>
          <w:i w:val="0"/>
        </w:rPr>
        <w:tab/>
      </w:r>
      <w:r>
        <w:rPr>
          <w:rStyle w:val="113"/>
          <w:i w:val="0"/>
        </w:rPr>
        <w:t>超链接并未被访问过</w:t>
      </w:r>
    </w:p>
    <w:p>
      <w:pPr>
        <w:pStyle w:val="114"/>
        <w:rPr>
          <w:rStyle w:val="113"/>
          <w:rFonts w:hint="eastAsia" w:eastAsiaTheme="minorEastAsia"/>
          <w:i w:val="0"/>
          <w:lang w:eastAsia="zh-CN"/>
        </w:rPr>
      </w:pPr>
      <w:r>
        <w:rPr>
          <w:rStyle w:val="113"/>
          <w:i w:val="0"/>
        </w:rPr>
        <w:tab/>
      </w:r>
      <w:r>
        <w:rPr>
          <w:rStyle w:val="113"/>
          <w:i w:val="0"/>
        </w:rPr>
        <w:t>visisted</w:t>
      </w:r>
      <w:r>
        <w:rPr>
          <w:rStyle w:val="113"/>
          <w:i w:val="0"/>
        </w:rPr>
        <w:tab/>
      </w:r>
      <w:r>
        <w:rPr>
          <w:rStyle w:val="113"/>
          <w:i w:val="0"/>
        </w:rPr>
        <w:tab/>
      </w:r>
      <w:r>
        <w:rPr>
          <w:rStyle w:val="113"/>
          <w:i w:val="0"/>
        </w:rPr>
        <w:t>超链接已被访问过</w:t>
      </w:r>
    </w:p>
    <w:p>
      <w:pPr>
        <w:pStyle w:val="114"/>
        <w:rPr>
          <w:rStyle w:val="113"/>
          <w:rFonts w:hint="eastAsia" w:eastAsiaTheme="minorEastAsia"/>
          <w:i w:val="0"/>
          <w:lang w:eastAsia="zh-CN"/>
        </w:rPr>
      </w:pPr>
      <w:r>
        <w:rPr>
          <w:rStyle w:val="113"/>
          <w:i w:val="0"/>
        </w:rPr>
        <w:tab/>
      </w:r>
      <w:r>
        <w:rPr>
          <w:rStyle w:val="113"/>
          <w:i w:val="0"/>
        </w:rPr>
        <w:t>active</w:t>
      </w:r>
      <w:r>
        <w:rPr>
          <w:rStyle w:val="113"/>
          <w:i w:val="0"/>
        </w:rPr>
        <w:tab/>
      </w:r>
      <w:r>
        <w:rPr>
          <w:rStyle w:val="113"/>
          <w:i w:val="0"/>
        </w:rPr>
        <w:tab/>
      </w:r>
      <w:r>
        <w:rPr>
          <w:rStyle w:val="113"/>
          <w:i w:val="0"/>
        </w:rPr>
        <w:tab/>
      </w:r>
      <w:r>
        <w:rPr>
          <w:rStyle w:val="113"/>
          <w:i w:val="0"/>
        </w:rPr>
        <w:t>元素被激活</w:t>
      </w:r>
    </w:p>
    <w:p>
      <w:pPr>
        <w:pStyle w:val="114"/>
        <w:rPr>
          <w:rStyle w:val="113"/>
          <w:rFonts w:hint="eastAsia" w:eastAsiaTheme="minorEastAsia"/>
          <w:i w:val="0"/>
          <w:lang w:eastAsia="zh-CN"/>
        </w:rPr>
      </w:pPr>
      <w:r>
        <w:rPr>
          <w:rStyle w:val="113"/>
          <w:i w:val="0"/>
        </w:rPr>
        <w:tab/>
      </w:r>
      <w:r>
        <w:rPr>
          <w:rStyle w:val="113"/>
          <w:i w:val="0"/>
        </w:rPr>
        <w:t>hover</w:t>
      </w:r>
      <w:r>
        <w:rPr>
          <w:rStyle w:val="113"/>
          <w:i w:val="0"/>
        </w:rPr>
        <w:tab/>
      </w:r>
      <w:r>
        <w:rPr>
          <w:rStyle w:val="113"/>
          <w:i w:val="0"/>
        </w:rPr>
        <w:tab/>
      </w:r>
      <w:r>
        <w:rPr>
          <w:rStyle w:val="113"/>
          <w:i w:val="0"/>
        </w:rPr>
        <w:tab/>
      </w:r>
      <w:r>
        <w:rPr>
          <w:rStyle w:val="113"/>
          <w:i w:val="0"/>
        </w:rPr>
        <w:t>鼠标停留在元素上</w:t>
      </w:r>
    </w:p>
    <w:p>
      <w:pPr>
        <w:pStyle w:val="114"/>
      </w:pPr>
      <w:r>
        <w:rPr>
          <w:rStyle w:val="113"/>
          <w:i w:val="0"/>
        </w:rPr>
        <w:tab/>
      </w:r>
      <w:r>
        <w:rPr>
          <w:rStyle w:val="113"/>
          <w:i w:val="0"/>
        </w:rPr>
        <w:t>focus</w:t>
      </w:r>
      <w:r>
        <w:rPr>
          <w:rStyle w:val="113"/>
          <w:i w:val="0"/>
        </w:rPr>
        <w:tab/>
      </w:r>
      <w:r>
        <w:rPr>
          <w:rStyle w:val="113"/>
          <w:i w:val="0"/>
        </w:rPr>
        <w:tab/>
      </w:r>
      <w:r>
        <w:rPr>
          <w:rStyle w:val="113"/>
          <w:i w:val="0"/>
        </w:rPr>
        <w:tab/>
      </w:r>
      <w:r>
        <w:rPr>
          <w:rStyle w:val="113"/>
          <w:i w:val="0"/>
        </w:rPr>
        <w:t>元素获取焦点</w:t>
      </w:r>
    </w:p>
    <w:p>
      <w:pPr>
        <w:pStyle w:val="97"/>
      </w:pPr>
      <w:r>
        <w:t>7、CSS居中方式</w:t>
      </w:r>
    </w:p>
    <w:p>
      <w:pPr>
        <w:pStyle w:val="114"/>
        <w:rPr>
          <w:rStyle w:val="113"/>
          <w:rFonts w:hint="eastAsia" w:eastAsiaTheme="minorEastAsia"/>
          <w:i w:val="0"/>
          <w:lang w:eastAsia="zh-CN"/>
        </w:rPr>
      </w:pPr>
      <w:r>
        <w:rPr>
          <w:rStyle w:val="113"/>
          <w:i w:val="0"/>
        </w:rPr>
        <w:t>水平居中:(1)内联元素水平居中:text-align:center 实现在块级元素内部的内联元素水平居中</w:t>
      </w:r>
    </w:p>
    <w:p>
      <w:pPr>
        <w:pStyle w:val="114"/>
        <w:rPr>
          <w:rStyle w:val="113"/>
          <w:rFonts w:hint="eastAsia" w:eastAsiaTheme="minorEastAsia"/>
          <w:i w:val="0"/>
          <w:lang w:eastAsia="zh-CN"/>
        </w:rPr>
      </w:pPr>
      <w:r>
        <w:rPr>
          <w:rStyle w:val="113"/>
          <w:i w:val="0"/>
        </w:rPr>
        <w:tab/>
      </w:r>
      <w:r>
        <w:rPr>
          <w:rStyle w:val="113"/>
          <w:i w:val="0"/>
        </w:rPr>
        <w:tab/>
      </w:r>
      <w:r>
        <w:rPr>
          <w:rStyle w:val="113"/>
          <w:i w:val="0"/>
        </w:rPr>
        <w:t>(2)块级元素水平居中:margin-left 和 margin-right 设成auto</w:t>
      </w:r>
    </w:p>
    <w:p>
      <w:pPr>
        <w:pStyle w:val="114"/>
      </w:pPr>
      <w:r>
        <w:rPr>
          <w:rStyle w:val="113"/>
          <w:i w:val="0"/>
        </w:rPr>
        <w:tab/>
      </w:r>
      <w:r>
        <w:rPr>
          <w:rStyle w:val="113"/>
          <w:i w:val="0"/>
        </w:rPr>
        <w:tab/>
      </w:r>
      <w:r>
        <w:rPr>
          <w:rStyle w:val="113"/>
          <w:i w:val="0"/>
        </w:rPr>
        <w:t>(3)display:flex 弹性布局。使用 justify-content 用于设置弹性盒子元素在主轴方向上的对齐方式</w:t>
      </w:r>
    </w:p>
    <w:p>
      <w:pPr>
        <w:pStyle w:val="97"/>
      </w:pPr>
      <w:r>
        <w:t>8、盒模型</w:t>
      </w:r>
    </w:p>
    <w:p>
      <w:pPr>
        <w:pStyle w:val="114"/>
        <w:rPr>
          <w:rStyle w:val="113"/>
          <w:rFonts w:hint="eastAsia" w:eastAsiaTheme="minorEastAsia"/>
          <w:i w:val="0"/>
          <w:lang w:eastAsia="zh-CN"/>
        </w:rPr>
      </w:pPr>
      <w:r>
        <w:rPr>
          <w:rStyle w:val="113"/>
          <w:i w:val="0"/>
        </w:rPr>
        <w:tab/>
      </w:r>
      <w:r>
        <w:rPr>
          <w:rStyle w:val="113"/>
          <w:i w:val="0"/>
        </w:rPr>
        <w:t>W3C标准盒模型 和 IE怪异盒子模型(box-sizing:boder-box)</w:t>
      </w:r>
    </w:p>
    <w:p>
      <w:pPr>
        <w:pStyle w:val="114"/>
        <w:rPr>
          <w:rStyle w:val="113"/>
          <w:rFonts w:hint="eastAsia" w:eastAsiaTheme="minorEastAsia"/>
          <w:i w:val="0"/>
          <w:lang w:eastAsia="zh-CN"/>
        </w:rPr>
      </w:pPr>
      <w:r>
        <w:rPr>
          <w:rStyle w:val="113"/>
          <w:i w:val="0"/>
        </w:rPr>
        <w:tab/>
      </w:r>
      <w:r>
        <w:rPr>
          <w:rStyle w:val="113"/>
          <w:i w:val="0"/>
        </w:rPr>
        <w:t>W3C标准盒模型:总宽度 = width（content的宽度）+ margin(左右) + padding(左右) + border(左右)</w:t>
      </w:r>
    </w:p>
    <w:p>
      <w:pPr>
        <w:pStyle w:val="114"/>
      </w:pPr>
      <w:r>
        <w:rPr>
          <w:rStyle w:val="113"/>
          <w:i w:val="0"/>
        </w:rPr>
        <w:tab/>
      </w:r>
      <w:r>
        <w:rPr>
          <w:rStyle w:val="113"/>
          <w:i w:val="0"/>
        </w:rPr>
        <w:t>IE怪异盒子模型:总宽度 = width(content + border + padding) + margin(左右)</w:t>
      </w:r>
    </w:p>
    <w:p>
      <w:pPr>
        <w:pStyle w:val="97"/>
      </w:pPr>
      <w:r>
        <w:t>9、Flex布局</w:t>
      </w:r>
    </w:p>
    <w:p>
      <w:pPr>
        <w:pStyle w:val="114"/>
        <w:rPr>
          <w:rStyle w:val="113"/>
          <w:rFonts w:hint="eastAsia" w:eastAsiaTheme="minorEastAsia"/>
          <w:i w:val="0"/>
          <w:lang w:eastAsia="zh-CN"/>
        </w:rPr>
      </w:pPr>
      <w:r>
        <w:rPr>
          <w:rStyle w:val="113"/>
          <w:i w:val="0"/>
        </w:rPr>
        <w:tab/>
      </w:r>
      <w:r>
        <w:rPr>
          <w:rStyle w:val="113"/>
          <w:i w:val="0"/>
        </w:rPr>
        <w:t>弹性布局，为盒装模型提供最大的灵活性</w:t>
      </w:r>
    </w:p>
    <w:p>
      <w:pPr>
        <w:pStyle w:val="114"/>
      </w:pPr>
      <w:r>
        <w:rPr>
          <w:rStyle w:val="113"/>
          <w:i w:val="0"/>
        </w:rPr>
        <w:tab/>
      </w:r>
      <w:r>
        <w:rPr>
          <w:rStyle w:val="113"/>
          <w:i w:val="0"/>
        </w:rPr>
        <w:t>6个属性：flex-direction / flex-wrap / flex-flow / justify-content / align-items / align-cintent</w:t>
      </w:r>
    </w:p>
    <w:p>
      <w:pPr>
        <w:pStyle w:val="97"/>
      </w:pPr>
      <w:r>
        <w:t>10、HTML5新增的内容有哪些</w:t>
      </w:r>
    </w:p>
    <w:p>
      <w:pPr>
        <w:pStyle w:val="114"/>
        <w:rPr>
          <w:lang w:eastAsia="zh-CN"/>
        </w:rPr>
      </w:pPr>
      <w:r>
        <w:rPr>
          <w:rStyle w:val="113"/>
          <w:i w:val="0"/>
        </w:rPr>
        <w:tab/>
      </w:r>
      <w:r>
        <w:rPr>
          <w:rStyle w:val="113"/>
          <w:i w:val="0"/>
          <w:lang w:eastAsia="zh-CN"/>
        </w:rPr>
        <w:t>新增语义化标签 、 新增表单类型 、 表单元素 、 表单属性 、 表单事件 、 多媒体标签</w:t>
      </w:r>
    </w:p>
    <w:p>
      <w:pPr>
        <w:pStyle w:val="97"/>
        <w:rPr>
          <w:lang w:eastAsia="zh-CN"/>
        </w:rPr>
      </w:pPr>
      <w:r>
        <w:rPr>
          <w:lang w:eastAsia="zh-CN"/>
        </w:rPr>
        <w:t>11、HTML5新增的语义化标签有哪些</w:t>
      </w:r>
    </w:p>
    <w:p>
      <w:pPr>
        <w:pStyle w:val="114"/>
        <w:rPr>
          <w:rStyle w:val="113"/>
          <w:i w:val="0"/>
          <w:lang w:eastAsia="zh-CN"/>
        </w:rPr>
      </w:pPr>
      <w:r>
        <w:rPr>
          <w:rStyle w:val="113"/>
          <w:i w:val="0"/>
          <w:lang w:eastAsia="zh-CN"/>
        </w:rPr>
        <w:t>语义化标签优点:</w:t>
      </w:r>
    </w:p>
    <w:p>
      <w:pPr>
        <w:pStyle w:val="114"/>
        <w:rPr>
          <w:rStyle w:val="113"/>
          <w:i w:val="0"/>
          <w:lang w:eastAsia="zh-CN"/>
        </w:rPr>
      </w:pPr>
      <w:r>
        <w:rPr>
          <w:rStyle w:val="113"/>
          <w:i w:val="0"/>
          <w:lang w:eastAsia="zh-CN"/>
        </w:rPr>
        <w:t>(1) 提升可访问性</w:t>
      </w:r>
    </w:p>
    <w:p>
      <w:pPr>
        <w:pStyle w:val="114"/>
        <w:rPr>
          <w:rStyle w:val="113"/>
          <w:i w:val="0"/>
          <w:lang w:eastAsia="zh-CN"/>
        </w:rPr>
      </w:pPr>
      <w:r>
        <w:rPr>
          <w:rStyle w:val="113"/>
          <w:i w:val="0"/>
          <w:lang w:eastAsia="zh-CN"/>
        </w:rPr>
        <w:t>(2) seo</w:t>
      </w:r>
    </w:p>
    <w:p>
      <w:pPr>
        <w:pStyle w:val="114"/>
        <w:rPr>
          <w:rStyle w:val="113"/>
          <w:i w:val="0"/>
          <w:lang w:eastAsia="zh-CN"/>
        </w:rPr>
      </w:pPr>
      <w:r>
        <w:rPr>
          <w:rStyle w:val="113"/>
          <w:i w:val="0"/>
          <w:lang w:eastAsia="zh-CN"/>
        </w:rPr>
        <w:t>(3) 结构清晰，利于维护</w:t>
      </w:r>
    </w:p>
    <w:p>
      <w:pPr>
        <w:pStyle w:val="114"/>
        <w:rPr>
          <w:rStyle w:val="113"/>
          <w:i w:val="0"/>
          <w:lang w:eastAsia="zh-CN"/>
        </w:rPr>
      </w:pPr>
    </w:p>
    <w:p>
      <w:pPr>
        <w:pStyle w:val="114"/>
        <w:rPr>
          <w:rStyle w:val="113"/>
          <w:i w:val="0"/>
          <w:lang w:eastAsia="zh-CN"/>
        </w:rPr>
      </w:pPr>
      <w:r>
        <w:rPr>
          <w:rStyle w:val="113"/>
          <w:i w:val="0"/>
          <w:lang w:eastAsia="zh-CN"/>
        </w:rPr>
        <w:t xml:space="preserve">Header页面头部 、 main页面主要内容 、 footer页面底部 、 nav导航栏 </w:t>
      </w:r>
    </w:p>
    <w:p>
      <w:pPr>
        <w:pStyle w:val="114"/>
        <w:rPr>
          <w:lang w:eastAsia="zh-CN"/>
        </w:rPr>
      </w:pPr>
      <w:r>
        <w:rPr>
          <w:rStyle w:val="113"/>
          <w:i w:val="0"/>
          <w:lang w:eastAsia="zh-CN"/>
        </w:rPr>
        <w:t>aside侧边栏 、 article加载页面一块独立内容</w:t>
      </w:r>
    </w:p>
    <w:p>
      <w:pPr>
        <w:pStyle w:val="97"/>
        <w:rPr>
          <w:lang w:eastAsia="zh-CN"/>
        </w:rPr>
      </w:pPr>
      <w:r>
        <w:rPr>
          <w:lang w:eastAsia="zh-CN"/>
        </w:rPr>
        <w:t>12、清除浮动的方式有哪些？请说出各自的优点</w:t>
      </w:r>
    </w:p>
    <w:p>
      <w:pPr>
        <w:pStyle w:val="114"/>
        <w:rPr>
          <w:rStyle w:val="147"/>
          <w:rFonts w:hint="eastAsia" w:eastAsiaTheme="minorEastAsia"/>
          <w:i w:val="0"/>
          <w:lang w:eastAsia="zh-CN"/>
        </w:rPr>
      </w:pPr>
      <w:r>
        <w:rPr>
          <w:rStyle w:val="147"/>
          <w:i w:val="0"/>
          <w:lang w:eastAsia="zh-CN"/>
        </w:rPr>
        <w:tab/>
      </w:r>
      <w:r>
        <w:rPr>
          <w:rStyle w:val="147"/>
          <w:i w:val="0"/>
        </w:rPr>
        <w:t>高度塌陷</w:t>
      </w:r>
      <w:r>
        <w:rPr>
          <w:rStyle w:val="137"/>
          <w:i w:val="0"/>
        </w:rPr>
        <w:t>:</w:t>
      </w:r>
      <w:r>
        <w:rPr>
          <w:rStyle w:val="147"/>
          <w:i w:val="0"/>
        </w:rPr>
        <w:t>当所有的子元素浮动的时候，且父元素没有设置高度，这时候父元素就会产生高度塌陷</w:t>
      </w:r>
    </w:p>
    <w:p>
      <w:pPr>
        <w:pStyle w:val="114"/>
        <w:rPr>
          <w:rStyle w:val="147"/>
          <w:rFonts w:hint="eastAsia" w:eastAsiaTheme="minorEastAsia"/>
          <w:i w:val="0"/>
          <w:lang w:eastAsia="zh-CN"/>
        </w:rPr>
      </w:pPr>
      <w:r>
        <w:rPr>
          <w:rStyle w:val="147"/>
          <w:i w:val="0"/>
        </w:rPr>
        <w:tab/>
      </w:r>
      <w:r>
        <w:rPr>
          <w:rStyle w:val="147"/>
          <w:i w:val="0"/>
        </w:rPr>
        <w:t xml:space="preserve">清除浮动方式 </w:t>
      </w:r>
      <w:r>
        <w:rPr>
          <w:rStyle w:val="119"/>
          <w:i w:val="0"/>
        </w:rPr>
        <w:t>1</w:t>
      </w:r>
      <w:r>
        <w:rPr>
          <w:rStyle w:val="147"/>
          <w:i w:val="0"/>
        </w:rPr>
        <w:t xml:space="preserve"> </w:t>
      </w:r>
      <w:r>
        <w:rPr>
          <w:rStyle w:val="137"/>
          <w:i w:val="0"/>
        </w:rPr>
        <w:t>:</w:t>
      </w:r>
      <w:r>
        <w:rPr>
          <w:rStyle w:val="147"/>
          <w:i w:val="0"/>
        </w:rPr>
        <w:t>给父元素单独定义高度</w:t>
      </w:r>
    </w:p>
    <w:p>
      <w:pPr>
        <w:pStyle w:val="114"/>
        <w:rPr>
          <w:rStyle w:val="147"/>
          <w:rFonts w:hint="eastAsia" w:eastAsiaTheme="minorEastAsia"/>
          <w:i w:val="0"/>
          <w:lang w:eastAsia="zh-CN"/>
        </w:rPr>
      </w:pPr>
      <w:r>
        <w:rPr>
          <w:rStyle w:val="147"/>
          <w:i w:val="0"/>
        </w:rPr>
        <w:tab/>
      </w:r>
      <w:r>
        <w:rPr>
          <w:rStyle w:val="147"/>
          <w:i w:val="0"/>
        </w:rPr>
        <w:t>优点</w:t>
      </w:r>
      <w:r>
        <w:rPr>
          <w:rStyle w:val="137"/>
          <w:i w:val="0"/>
        </w:rPr>
        <w:t>:</w:t>
      </w:r>
      <w:r>
        <w:rPr>
          <w:rStyle w:val="147"/>
          <w:i w:val="0"/>
        </w:rPr>
        <w:t>快速简单，代码少</w:t>
      </w:r>
      <w:r>
        <w:rPr>
          <w:rStyle w:val="147"/>
          <w:i w:val="0"/>
        </w:rPr>
        <w:tab/>
      </w:r>
      <w:r>
        <w:rPr>
          <w:rStyle w:val="147"/>
          <w:i w:val="0"/>
        </w:rPr>
        <w:tab/>
      </w:r>
      <w:r>
        <w:rPr>
          <w:rStyle w:val="147"/>
          <w:i w:val="0"/>
        </w:rPr>
        <w:t>缺点</w:t>
      </w:r>
      <w:r>
        <w:rPr>
          <w:rStyle w:val="137"/>
          <w:i w:val="0"/>
        </w:rPr>
        <w:t>:</w:t>
      </w:r>
      <w:r>
        <w:rPr>
          <w:rStyle w:val="147"/>
          <w:i w:val="0"/>
        </w:rPr>
        <w:t>无法进行响应式布局</w:t>
      </w:r>
    </w:p>
    <w:p>
      <w:pPr>
        <w:pStyle w:val="114"/>
        <w:rPr>
          <w:rStyle w:val="119"/>
          <w:rFonts w:hint="eastAsia" w:eastAsiaTheme="minorEastAsia"/>
          <w:i w:val="0"/>
          <w:lang w:eastAsia="zh-CN"/>
        </w:rPr>
      </w:pPr>
      <w:r>
        <w:rPr>
          <w:rStyle w:val="147"/>
          <w:i w:val="0"/>
        </w:rPr>
        <w:tab/>
      </w:r>
      <w:r>
        <w:rPr>
          <w:rStyle w:val="147"/>
          <w:i w:val="0"/>
        </w:rPr>
        <w:t xml:space="preserve">清除浮动方式 </w:t>
      </w:r>
      <w:r>
        <w:rPr>
          <w:rStyle w:val="119"/>
          <w:i w:val="0"/>
        </w:rPr>
        <w:t>2</w:t>
      </w:r>
      <w:r>
        <w:rPr>
          <w:rStyle w:val="147"/>
          <w:i w:val="0"/>
        </w:rPr>
        <w:t xml:space="preserve"> </w:t>
      </w:r>
      <w:r>
        <w:rPr>
          <w:rStyle w:val="137"/>
          <w:i w:val="0"/>
        </w:rPr>
        <w:t>:</w:t>
      </w:r>
      <w:r>
        <w:rPr>
          <w:rStyle w:val="147"/>
          <w:i w:val="0"/>
        </w:rPr>
        <w:t>父级定义 overflow</w:t>
      </w:r>
      <w:r>
        <w:rPr>
          <w:rStyle w:val="137"/>
          <w:i w:val="0"/>
        </w:rPr>
        <w:t>:</w:t>
      </w:r>
      <w:r>
        <w:rPr>
          <w:rStyle w:val="147"/>
          <w:i w:val="0"/>
        </w:rPr>
        <w:t>hidden</w:t>
      </w:r>
      <w:r>
        <w:rPr>
          <w:rStyle w:val="137"/>
          <w:i w:val="0"/>
        </w:rPr>
        <w:t>;</w:t>
      </w:r>
      <w:r>
        <w:rPr>
          <w:rStyle w:val="147"/>
          <w:i w:val="0"/>
        </w:rPr>
        <w:t>zoom</w:t>
      </w:r>
      <w:r>
        <w:rPr>
          <w:rStyle w:val="137"/>
          <w:i w:val="0"/>
        </w:rPr>
        <w:t>:</w:t>
      </w:r>
      <w:r>
        <w:rPr>
          <w:rStyle w:val="119"/>
          <w:i w:val="0"/>
        </w:rPr>
        <w:t>1</w:t>
      </w:r>
    </w:p>
    <w:p>
      <w:pPr>
        <w:pStyle w:val="114"/>
        <w:rPr>
          <w:rStyle w:val="147"/>
          <w:rFonts w:hint="eastAsia" w:eastAsiaTheme="minorEastAsia"/>
          <w:i w:val="0"/>
          <w:lang w:eastAsia="zh-CN"/>
        </w:rPr>
      </w:pPr>
      <w:r>
        <w:rPr>
          <w:rStyle w:val="147"/>
          <w:i w:val="0"/>
        </w:rPr>
        <w:tab/>
      </w:r>
      <w:r>
        <w:rPr>
          <w:rStyle w:val="147"/>
          <w:i w:val="0"/>
        </w:rPr>
        <w:t>优点</w:t>
      </w:r>
      <w:r>
        <w:rPr>
          <w:rStyle w:val="137"/>
          <w:i w:val="0"/>
        </w:rPr>
        <w:t>:</w:t>
      </w:r>
      <w:r>
        <w:rPr>
          <w:rStyle w:val="147"/>
          <w:i w:val="0"/>
        </w:rPr>
        <w:t>简单快速，代码少</w:t>
      </w:r>
      <w:r>
        <w:rPr>
          <w:rStyle w:val="147"/>
          <w:i w:val="0"/>
        </w:rPr>
        <w:tab/>
      </w:r>
      <w:r>
        <w:rPr>
          <w:rStyle w:val="147"/>
          <w:i w:val="0"/>
        </w:rPr>
        <w:tab/>
      </w:r>
      <w:r>
        <w:rPr>
          <w:rStyle w:val="147"/>
          <w:i w:val="0"/>
        </w:rPr>
        <w:t>缺点</w:t>
      </w:r>
      <w:r>
        <w:rPr>
          <w:rStyle w:val="137"/>
          <w:i w:val="0"/>
        </w:rPr>
        <w:t>:</w:t>
      </w:r>
      <w:r>
        <w:rPr>
          <w:rStyle w:val="147"/>
          <w:i w:val="0"/>
        </w:rPr>
        <w:t>超出部分被隐藏，布局时要注意</w:t>
      </w:r>
    </w:p>
    <w:p>
      <w:pPr>
        <w:pStyle w:val="114"/>
        <w:rPr>
          <w:rStyle w:val="137"/>
          <w:rFonts w:hint="eastAsia" w:eastAsiaTheme="minorEastAsia"/>
          <w:i w:val="0"/>
          <w:lang w:eastAsia="zh-CN"/>
        </w:rPr>
      </w:pPr>
      <w:r>
        <w:rPr>
          <w:rStyle w:val="147"/>
          <w:i w:val="0"/>
        </w:rPr>
        <w:tab/>
      </w:r>
      <w:r>
        <w:rPr>
          <w:rStyle w:val="147"/>
          <w:i w:val="0"/>
        </w:rPr>
        <w:t xml:space="preserve">清除浮动方式 </w:t>
      </w:r>
      <w:r>
        <w:rPr>
          <w:rStyle w:val="119"/>
          <w:i w:val="0"/>
        </w:rPr>
        <w:t>3</w:t>
      </w:r>
      <w:r>
        <w:rPr>
          <w:rStyle w:val="147"/>
          <w:i w:val="0"/>
        </w:rPr>
        <w:t xml:space="preserve"> </w:t>
      </w:r>
      <w:r>
        <w:rPr>
          <w:rStyle w:val="137"/>
          <w:i w:val="0"/>
        </w:rPr>
        <w:t>:</w:t>
      </w:r>
      <w:r>
        <w:rPr>
          <w:rStyle w:val="147"/>
          <w:i w:val="0"/>
        </w:rPr>
        <w:t>在浮动元素后面加一个空标签，clear</w:t>
      </w:r>
      <w:r>
        <w:rPr>
          <w:rStyle w:val="137"/>
          <w:i w:val="0"/>
        </w:rPr>
        <w:t>:</w:t>
      </w:r>
      <w:r>
        <w:rPr>
          <w:rStyle w:val="147"/>
          <w:i w:val="0"/>
        </w:rPr>
        <w:t>both</w:t>
      </w:r>
      <w:r>
        <w:rPr>
          <w:rStyle w:val="137"/>
          <w:i w:val="0"/>
        </w:rPr>
        <w:t>;</w:t>
      </w:r>
    </w:p>
    <w:p>
      <w:pPr>
        <w:pStyle w:val="114"/>
        <w:rPr>
          <w:rStyle w:val="147"/>
          <w:rFonts w:hint="eastAsia" w:eastAsiaTheme="minorEastAsia"/>
          <w:i w:val="0"/>
          <w:lang w:eastAsia="zh-CN"/>
        </w:rPr>
      </w:pPr>
      <w:r>
        <w:rPr>
          <w:rStyle w:val="147"/>
          <w:i w:val="0"/>
        </w:rPr>
        <w:t xml:space="preserve">    height</w:t>
      </w:r>
      <w:r>
        <w:rPr>
          <w:rStyle w:val="137"/>
          <w:i w:val="0"/>
        </w:rPr>
        <w:t>:</w:t>
      </w:r>
      <w:r>
        <w:rPr>
          <w:rStyle w:val="119"/>
          <w:i w:val="0"/>
        </w:rPr>
        <w:t>0</w:t>
      </w:r>
      <w:r>
        <w:rPr>
          <w:rStyle w:val="137"/>
          <w:i w:val="0"/>
        </w:rPr>
        <w:t>;</w:t>
      </w:r>
      <w:r>
        <w:rPr>
          <w:rStyle w:val="147"/>
          <w:i w:val="0"/>
        </w:rPr>
        <w:t>overflow</w:t>
      </w:r>
      <w:r>
        <w:rPr>
          <w:rStyle w:val="137"/>
          <w:i w:val="0"/>
        </w:rPr>
        <w:t>:</w:t>
      </w:r>
      <w:r>
        <w:rPr>
          <w:rStyle w:val="147"/>
          <w:i w:val="0"/>
        </w:rPr>
        <w:t>hidden</w:t>
      </w:r>
    </w:p>
    <w:p>
      <w:pPr>
        <w:pStyle w:val="114"/>
        <w:rPr>
          <w:rStyle w:val="147"/>
          <w:rFonts w:hint="eastAsia" w:eastAsiaTheme="minorEastAsia"/>
          <w:i w:val="0"/>
          <w:lang w:eastAsia="zh-CN"/>
        </w:rPr>
      </w:pPr>
      <w:r>
        <w:rPr>
          <w:rStyle w:val="147"/>
          <w:i w:val="0"/>
        </w:rPr>
        <w:tab/>
      </w:r>
      <w:r>
        <w:rPr>
          <w:rStyle w:val="147"/>
          <w:i w:val="0"/>
        </w:rPr>
        <w:t>优点</w:t>
      </w:r>
      <w:r>
        <w:rPr>
          <w:rStyle w:val="137"/>
          <w:i w:val="0"/>
        </w:rPr>
        <w:t>:</w:t>
      </w:r>
      <w:r>
        <w:rPr>
          <w:rStyle w:val="147"/>
          <w:i w:val="0"/>
        </w:rPr>
        <w:t>简单快速，代码少，兼容性较高</w:t>
      </w:r>
    </w:p>
    <w:p>
      <w:pPr>
        <w:pStyle w:val="114"/>
        <w:rPr>
          <w:rStyle w:val="147"/>
          <w:rFonts w:hint="eastAsia" w:eastAsiaTheme="minorEastAsia"/>
          <w:i w:val="0"/>
          <w:lang w:eastAsia="zh-CN"/>
        </w:rPr>
      </w:pPr>
      <w:r>
        <w:rPr>
          <w:rStyle w:val="147"/>
          <w:i w:val="0"/>
        </w:rPr>
        <w:tab/>
      </w:r>
      <w:r>
        <w:rPr>
          <w:rStyle w:val="147"/>
          <w:i w:val="0"/>
        </w:rPr>
        <w:t>缺点</w:t>
      </w:r>
      <w:r>
        <w:rPr>
          <w:rStyle w:val="137"/>
          <w:i w:val="0"/>
        </w:rPr>
        <w:t>:</w:t>
      </w:r>
      <w:r>
        <w:rPr>
          <w:rStyle w:val="147"/>
          <w:i w:val="0"/>
        </w:rPr>
        <w:t>增加空标签，不利于页面优化</w:t>
      </w:r>
    </w:p>
    <w:p>
      <w:pPr>
        <w:pStyle w:val="114"/>
        <w:rPr>
          <w:rStyle w:val="147"/>
          <w:rFonts w:hint="eastAsia" w:eastAsiaTheme="minorEastAsia"/>
          <w:i w:val="0"/>
          <w:lang w:eastAsia="zh-CN"/>
        </w:rPr>
      </w:pPr>
      <w:r>
        <w:rPr>
          <w:rStyle w:val="147"/>
          <w:i w:val="0"/>
        </w:rPr>
        <w:tab/>
      </w:r>
    </w:p>
    <w:p>
      <w:pPr>
        <w:pStyle w:val="114"/>
        <w:rPr>
          <w:rStyle w:val="147"/>
          <w:rFonts w:hint="eastAsia" w:eastAsiaTheme="minorEastAsia"/>
          <w:i w:val="0"/>
          <w:lang w:eastAsia="zh-CN"/>
        </w:rPr>
      </w:pPr>
      <w:r>
        <w:rPr>
          <w:rStyle w:val="147"/>
          <w:i w:val="0"/>
        </w:rPr>
        <w:tab/>
      </w:r>
      <w:r>
        <w:rPr>
          <w:rStyle w:val="147"/>
          <w:i w:val="0"/>
        </w:rPr>
        <w:t xml:space="preserve">清除浮动方式 </w:t>
      </w:r>
      <w:r>
        <w:rPr>
          <w:rStyle w:val="119"/>
          <w:i w:val="0"/>
        </w:rPr>
        <w:t>4</w:t>
      </w:r>
      <w:r>
        <w:rPr>
          <w:rStyle w:val="147"/>
          <w:i w:val="0"/>
        </w:rPr>
        <w:t xml:space="preserve"> </w:t>
      </w:r>
      <w:r>
        <w:rPr>
          <w:rStyle w:val="137"/>
          <w:i w:val="0"/>
        </w:rPr>
        <w:t>:</w:t>
      </w:r>
      <w:r>
        <w:rPr>
          <w:rStyle w:val="147"/>
          <w:i w:val="0"/>
        </w:rPr>
        <w:t>万能清除法</w:t>
      </w:r>
    </w:p>
    <w:p>
      <w:pPr>
        <w:pStyle w:val="114"/>
        <w:rPr>
          <w:rStyle w:val="147"/>
          <w:rFonts w:hint="eastAsia" w:eastAsiaTheme="minorEastAsia"/>
          <w:i w:val="0"/>
          <w:lang w:eastAsia="zh-CN"/>
        </w:rPr>
      </w:pPr>
      <w:r>
        <w:rPr>
          <w:rStyle w:val="147"/>
          <w:i w:val="0"/>
        </w:rPr>
        <w:tab/>
      </w:r>
      <w:r>
        <w:rPr>
          <w:rStyle w:val="137"/>
          <w:i w:val="0"/>
        </w:rPr>
        <w:t>.</w:t>
      </w:r>
      <w:r>
        <w:rPr>
          <w:rStyle w:val="141"/>
          <w:i w:val="0"/>
        </w:rPr>
        <w:t>father</w:t>
      </w:r>
      <w:r>
        <w:rPr>
          <w:rStyle w:val="137"/>
          <w:i w:val="0"/>
        </w:rPr>
        <w:t>:</w:t>
      </w:r>
      <w:r>
        <w:rPr>
          <w:rStyle w:val="147"/>
          <w:i w:val="0"/>
        </w:rPr>
        <w:t>after{</w:t>
      </w:r>
    </w:p>
    <w:p>
      <w:pPr>
        <w:pStyle w:val="114"/>
        <w:rPr>
          <w:rStyle w:val="137"/>
          <w:rFonts w:hint="eastAsia" w:eastAsiaTheme="minorEastAsia"/>
          <w:i w:val="0"/>
          <w:lang w:eastAsia="zh-CN"/>
        </w:rPr>
      </w:pPr>
      <w:r>
        <w:rPr>
          <w:rStyle w:val="147"/>
          <w:i w:val="0"/>
        </w:rPr>
        <w:tab/>
      </w:r>
      <w:r>
        <w:rPr>
          <w:rStyle w:val="147"/>
          <w:i w:val="0"/>
        </w:rPr>
        <w:tab/>
      </w:r>
      <w:r>
        <w:rPr>
          <w:rStyle w:val="118"/>
          <w:i w:val="0"/>
        </w:rPr>
        <w:t>content</w:t>
      </w:r>
      <w:r>
        <w:rPr>
          <w:rStyle w:val="137"/>
          <w:i w:val="0"/>
        </w:rPr>
        <w:t>:</w:t>
      </w:r>
      <w:r>
        <w:rPr>
          <w:rStyle w:val="125"/>
          <w:i w:val="0"/>
        </w:rPr>
        <w:t>"随便写"</w:t>
      </w:r>
      <w:r>
        <w:rPr>
          <w:rStyle w:val="137"/>
          <w:i w:val="0"/>
        </w:rPr>
        <w:t>;</w:t>
      </w:r>
    </w:p>
    <w:p>
      <w:pPr>
        <w:pStyle w:val="114"/>
        <w:rPr>
          <w:rStyle w:val="137"/>
          <w:rFonts w:hint="eastAsia" w:eastAsiaTheme="minorEastAsia"/>
          <w:i w:val="0"/>
          <w:lang w:eastAsia="zh-CN"/>
        </w:rPr>
      </w:pPr>
      <w:r>
        <w:rPr>
          <w:rStyle w:val="147"/>
          <w:i w:val="0"/>
        </w:rPr>
        <w:tab/>
      </w:r>
      <w:r>
        <w:rPr>
          <w:rStyle w:val="147"/>
          <w:i w:val="0"/>
        </w:rPr>
        <w:tab/>
      </w:r>
      <w:r>
        <w:rPr>
          <w:rStyle w:val="118"/>
          <w:i w:val="0"/>
        </w:rPr>
        <w:t>clear</w:t>
      </w:r>
      <w:r>
        <w:rPr>
          <w:rStyle w:val="137"/>
          <w:i w:val="0"/>
        </w:rPr>
        <w:t>:</w:t>
      </w:r>
      <w:r>
        <w:rPr>
          <w:rStyle w:val="147"/>
          <w:i w:val="0"/>
        </w:rPr>
        <w:t>both</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display</w:t>
      </w:r>
      <w:r>
        <w:rPr>
          <w:rStyle w:val="137"/>
          <w:i w:val="0"/>
        </w:rPr>
        <w:t>:</w:t>
      </w:r>
      <w:r>
        <w:rPr>
          <w:rStyle w:val="147"/>
          <w:i w:val="0"/>
        </w:rPr>
        <w:t>block</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height</w:t>
      </w:r>
      <w:r>
        <w:rPr>
          <w:rStyle w:val="137"/>
          <w:i w:val="0"/>
        </w:rPr>
        <w:t>:</w:t>
      </w:r>
      <w:r>
        <w:rPr>
          <w:rStyle w:val="119"/>
          <w:i w:val="0"/>
        </w:rPr>
        <w:t>0</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overflow</w:t>
      </w:r>
      <w:r>
        <w:rPr>
          <w:rStyle w:val="137"/>
          <w:i w:val="0"/>
        </w:rPr>
        <w:t>:</w:t>
      </w:r>
      <w:r>
        <w:rPr>
          <w:rStyle w:val="147"/>
          <w:i w:val="0"/>
        </w:rPr>
        <w:t>hidden</w:t>
      </w:r>
      <w:r>
        <w:rPr>
          <w:rStyle w:val="137"/>
          <w:i w:val="0"/>
        </w:rPr>
        <w:t>;</w:t>
      </w:r>
    </w:p>
    <w:p>
      <w:pPr>
        <w:pStyle w:val="114"/>
        <w:rPr>
          <w:rStyle w:val="137"/>
          <w:rFonts w:hint="eastAsia" w:eastAsiaTheme="minorEastAsia"/>
          <w:i w:val="0"/>
          <w:lang w:eastAsia="zh-CN"/>
        </w:rPr>
      </w:pPr>
      <w:r>
        <w:rPr>
          <w:rStyle w:val="147"/>
          <w:i w:val="0"/>
        </w:rPr>
        <w:t xml:space="preserve">        </w:t>
      </w:r>
      <w:r>
        <w:rPr>
          <w:rStyle w:val="118"/>
          <w:i w:val="0"/>
        </w:rPr>
        <w:t>visibility</w:t>
      </w:r>
      <w:r>
        <w:rPr>
          <w:rStyle w:val="137"/>
          <w:i w:val="0"/>
        </w:rPr>
        <w:t>:</w:t>
      </w:r>
      <w:r>
        <w:rPr>
          <w:rStyle w:val="147"/>
          <w:i w:val="0"/>
        </w:rPr>
        <w:t>hidden</w:t>
      </w:r>
      <w:r>
        <w:rPr>
          <w:rStyle w:val="137"/>
          <w:i w:val="0"/>
        </w:rPr>
        <w:t>;</w:t>
      </w:r>
    </w:p>
    <w:p>
      <w:pPr>
        <w:pStyle w:val="114"/>
        <w:rPr>
          <w:rStyle w:val="147"/>
          <w:rFonts w:hint="eastAsia" w:eastAsiaTheme="minorEastAsia"/>
          <w:i w:val="0"/>
          <w:lang w:eastAsia="zh-CN"/>
        </w:rPr>
      </w:pPr>
      <w:r>
        <w:rPr>
          <w:rStyle w:val="147"/>
          <w:i w:val="0"/>
        </w:rPr>
        <w:tab/>
      </w:r>
      <w:r>
        <w:rPr>
          <w:rStyle w:val="147"/>
          <w:i w:val="0"/>
        </w:rPr>
        <w:t>}</w:t>
      </w:r>
    </w:p>
    <w:p>
      <w:pPr>
        <w:pStyle w:val="114"/>
      </w:pPr>
      <w:r>
        <w:rPr>
          <w:rStyle w:val="147"/>
          <w:i w:val="0"/>
        </w:rPr>
        <w:tab/>
      </w:r>
      <w:r>
        <w:rPr>
          <w:rStyle w:val="147"/>
          <w:i w:val="0"/>
        </w:rPr>
        <w:t>优点</w:t>
      </w:r>
      <w:r>
        <w:rPr>
          <w:rStyle w:val="137"/>
          <w:i w:val="0"/>
        </w:rPr>
        <w:t>:</w:t>
      </w:r>
      <w:r>
        <w:rPr>
          <w:rStyle w:val="147"/>
          <w:i w:val="0"/>
        </w:rPr>
        <w:t>写法固定，兼容性高</w:t>
      </w:r>
      <w:r>
        <w:rPr>
          <w:rStyle w:val="147"/>
          <w:i w:val="0"/>
        </w:rPr>
        <w:tab/>
      </w:r>
      <w:r>
        <w:rPr>
          <w:rStyle w:val="147"/>
          <w:i w:val="0"/>
        </w:rPr>
        <w:t>缺点</w:t>
      </w:r>
      <w:r>
        <w:rPr>
          <w:rStyle w:val="137"/>
          <w:i w:val="0"/>
        </w:rPr>
        <w:t>:</w:t>
      </w:r>
      <w:r>
        <w:rPr>
          <w:rStyle w:val="147"/>
          <w:i w:val="0"/>
        </w:rPr>
        <w:t>代码多</w:t>
      </w:r>
    </w:p>
    <w:p>
      <w:pPr>
        <w:pStyle w:val="97"/>
      </w:pPr>
      <w:r>
        <w:t>13、定位的属性</w:t>
      </w:r>
    </w:p>
    <w:p>
      <w:pPr>
        <w:pStyle w:val="114"/>
        <w:rPr>
          <w:rStyle w:val="113"/>
          <w:rFonts w:hint="eastAsia" w:eastAsiaTheme="minorEastAsia"/>
          <w:i w:val="0"/>
          <w:lang w:eastAsia="zh-CN"/>
        </w:rPr>
      </w:pPr>
      <w:r>
        <w:rPr>
          <w:rStyle w:val="113"/>
          <w:i w:val="0"/>
        </w:rPr>
        <w:tab/>
      </w:r>
      <w:r>
        <w:rPr>
          <w:rStyle w:val="113"/>
          <w:i w:val="0"/>
        </w:rPr>
        <w:t>position ：relative absolute fixed static sticky(css3新增定位属性)</w:t>
      </w:r>
    </w:p>
    <w:p>
      <w:pPr>
        <w:pStyle w:val="114"/>
        <w:rPr>
          <w:rStyle w:val="113"/>
          <w:rFonts w:hint="eastAsia" w:eastAsiaTheme="minorEastAsia"/>
          <w:i w:val="0"/>
          <w:lang w:eastAsia="zh-CN"/>
        </w:rPr>
      </w:pPr>
      <w:r>
        <w:rPr>
          <w:rStyle w:val="113"/>
          <w:i w:val="0"/>
        </w:rPr>
        <w:tab/>
      </w:r>
      <w:r>
        <w:rPr>
          <w:rStyle w:val="113"/>
          <w:i w:val="0"/>
        </w:rPr>
        <w:t>Relative 相对定位 不脱离文档流 相对于自身定位</w:t>
      </w:r>
    </w:p>
    <w:p>
      <w:pPr>
        <w:pStyle w:val="114"/>
        <w:rPr>
          <w:rStyle w:val="113"/>
          <w:rFonts w:hint="eastAsia" w:eastAsiaTheme="minorEastAsia"/>
          <w:i w:val="0"/>
          <w:lang w:eastAsia="zh-CN"/>
        </w:rPr>
      </w:pPr>
      <w:r>
        <w:rPr>
          <w:rStyle w:val="113"/>
          <w:i w:val="0"/>
        </w:rPr>
        <w:tab/>
      </w:r>
      <w:r>
        <w:rPr>
          <w:rStyle w:val="113"/>
          <w:i w:val="0"/>
        </w:rPr>
        <w:t>Absolute 绝对定位 脱离文档流 相对于父级定位</w:t>
      </w:r>
    </w:p>
    <w:p>
      <w:pPr>
        <w:pStyle w:val="114"/>
        <w:rPr>
          <w:rStyle w:val="113"/>
          <w:rFonts w:hint="eastAsia" w:eastAsiaTheme="minorEastAsia"/>
          <w:i w:val="0"/>
          <w:lang w:eastAsia="zh-CN"/>
        </w:rPr>
      </w:pPr>
      <w:r>
        <w:rPr>
          <w:rStyle w:val="113"/>
          <w:i w:val="0"/>
        </w:rPr>
        <w:tab/>
      </w:r>
      <w:r>
        <w:rPr>
          <w:rStyle w:val="113"/>
          <w:i w:val="0"/>
        </w:rPr>
        <w:t>Fixed 固定定位 脱离文档流 相对于浏览器窗口定位</w:t>
      </w:r>
    </w:p>
    <w:p>
      <w:pPr>
        <w:pStyle w:val="114"/>
      </w:pPr>
      <w:r>
        <w:rPr>
          <w:rStyle w:val="113"/>
          <w:i w:val="0"/>
        </w:rPr>
        <w:tab/>
      </w:r>
      <w:r>
        <w:rPr>
          <w:rStyle w:val="113"/>
          <w:i w:val="0"/>
        </w:rPr>
        <w:t>Static 默认值 元素出现正常的流中</w:t>
      </w:r>
    </w:p>
    <w:p>
      <w:pPr>
        <w:pStyle w:val="97"/>
      </w:pPr>
      <w:r>
        <w:t>14、如何让 chrome 浏览器显示小于 12px 的文字</w:t>
      </w:r>
    </w:p>
    <w:p>
      <w:pPr>
        <w:pStyle w:val="114"/>
      </w:pPr>
      <w:r>
        <w:rPr>
          <w:rStyle w:val="113"/>
          <w:i w:val="0"/>
        </w:rPr>
        <w:tab/>
      </w:r>
      <w:r>
        <w:rPr>
          <w:rStyle w:val="113"/>
          <w:i w:val="0"/>
        </w:rPr>
        <w:t>本来添加谷歌私有属性 -webkit-text-size-adjust:none 现在-webkit-transform:scale()</w:t>
      </w:r>
    </w:p>
    <w:p>
      <w:pPr>
        <w:pStyle w:val="97"/>
      </w:pPr>
      <w:r>
        <w:t>15、网页中有大量图片加载很慢，你有什么办法进行优化？</w:t>
      </w:r>
    </w:p>
    <w:p>
      <w:pPr>
        <w:pStyle w:val="114"/>
        <w:rPr>
          <w:rStyle w:val="113"/>
          <w:i w:val="0"/>
          <w:lang w:eastAsia="zh-CN"/>
        </w:rPr>
      </w:pPr>
      <w:r>
        <w:rPr>
          <w:rStyle w:val="113"/>
          <w:i w:val="0"/>
        </w:rPr>
        <w:tab/>
      </w:r>
      <w:r>
        <w:rPr>
          <w:rStyle w:val="113"/>
          <w:i w:val="0"/>
          <w:lang w:eastAsia="zh-CN"/>
        </w:rPr>
        <w:t>(1) 图片懒加载。在图片未可视区域加一个滚动条事件，判断图片位置与浏览器顶端和页面的距离，如果前者小于后者，优先加载</w:t>
      </w:r>
    </w:p>
    <w:p>
      <w:pPr>
        <w:pStyle w:val="114"/>
        <w:rPr>
          <w:rStyle w:val="113"/>
          <w:i w:val="0"/>
          <w:lang w:eastAsia="zh-CN"/>
        </w:rPr>
      </w:pPr>
      <w:r>
        <w:rPr>
          <w:rStyle w:val="113"/>
          <w:i w:val="0"/>
          <w:lang w:eastAsia="zh-CN"/>
        </w:rPr>
        <w:tab/>
      </w:r>
      <w:r>
        <w:rPr>
          <w:rStyle w:val="113"/>
          <w:i w:val="0"/>
          <w:lang w:eastAsia="zh-CN"/>
        </w:rPr>
        <w:t>(2) 使用图片预加载技术，将当前展示图片的前一张和后一张优先下载</w:t>
      </w:r>
    </w:p>
    <w:p>
      <w:pPr>
        <w:pStyle w:val="114"/>
        <w:rPr>
          <w:lang w:eastAsia="zh-CN"/>
        </w:rPr>
      </w:pPr>
      <w:r>
        <w:rPr>
          <w:rStyle w:val="113"/>
          <w:i w:val="0"/>
          <w:lang w:eastAsia="zh-CN"/>
        </w:rPr>
        <w:tab/>
      </w:r>
      <w:r>
        <w:rPr>
          <w:rStyle w:val="113"/>
          <w:i w:val="0"/>
          <w:lang w:eastAsia="zh-CN"/>
        </w:rPr>
        <w:t>(3) 使用 csssprite 或者 svgsprite</w:t>
      </w:r>
    </w:p>
    <w:p>
      <w:pPr>
        <w:pStyle w:val="97"/>
      </w:pPr>
      <w:r>
        <w:t>16、Margin 和 padding 在什么场合下使用</w:t>
      </w:r>
    </w:p>
    <w:p>
      <w:pPr>
        <w:pStyle w:val="114"/>
        <w:rPr>
          <w:rStyle w:val="113"/>
          <w:rFonts w:hint="eastAsia" w:eastAsiaTheme="minorEastAsia"/>
          <w:i w:val="0"/>
          <w:lang w:eastAsia="zh-CN"/>
        </w:rPr>
      </w:pPr>
      <w:r>
        <w:rPr>
          <w:rStyle w:val="113"/>
          <w:i w:val="0"/>
        </w:rPr>
        <w:t>Margin 外边距 ：自身边框到另一个边框之间的距离</w:t>
      </w:r>
    </w:p>
    <w:p>
      <w:pPr>
        <w:pStyle w:val="114"/>
        <w:rPr>
          <w:rStyle w:val="113"/>
          <w:rFonts w:hint="eastAsia" w:eastAsiaTheme="minorEastAsia"/>
          <w:i w:val="0"/>
          <w:lang w:eastAsia="zh-CN"/>
        </w:rPr>
      </w:pPr>
      <w:r>
        <w:rPr>
          <w:rStyle w:val="113"/>
          <w:i w:val="0"/>
        </w:rPr>
        <w:t>Padding 内边距 ：自身边框到自身内容之间的距离</w:t>
      </w:r>
    </w:p>
    <w:p>
      <w:pPr>
        <w:pStyle w:val="114"/>
        <w:rPr>
          <w:rStyle w:val="113"/>
          <w:i w:val="0"/>
        </w:rPr>
      </w:pPr>
      <w:r>
        <w:rPr>
          <w:rStyle w:val="113"/>
          <w:i w:val="0"/>
        </w:rPr>
        <w:t>当需要在 border 外侧添加空白是用 margin，当需要在 border 内侧添加空白是用 padding</w:t>
      </w:r>
    </w:p>
    <w:p>
      <w:pPr>
        <w:pStyle w:val="114"/>
      </w:pPr>
    </w:p>
    <w:p>
      <w:pPr>
        <w:pStyle w:val="2"/>
        <w:pBdr>
          <w:left w:val="single" w:color="2175BC" w:sz="18" w:space="8"/>
        </w:pBdr>
        <w:shd w:val="clear" w:color="auto" w:fill="FFFFFF"/>
        <w:spacing w:before="0" w:after="0"/>
        <w:rPr>
          <w:rStyle w:val="27"/>
          <w:rFonts w:ascii="Tahoma" w:hAnsi="Tahoma" w:cs="Tahoma"/>
          <w:b w:val="0"/>
          <w:bCs w:val="0"/>
          <w:color w:val="000000"/>
          <w:sz w:val="30"/>
          <w:szCs w:val="30"/>
        </w:rPr>
      </w:pPr>
      <w:r>
        <w:rPr>
          <w:rStyle w:val="27"/>
          <w:rFonts w:ascii="Tahoma" w:hAnsi="Tahoma" w:cs="Tahoma"/>
          <w:b w:val="0"/>
          <w:bCs w:val="0"/>
          <w:color w:val="000000"/>
          <w:sz w:val="30"/>
          <w:szCs w:val="30"/>
        </w:rPr>
        <w:t>兄弟组件之间的传值</w:t>
      </w:r>
    </w:p>
    <w:p>
      <w:pPr>
        <w:rPr>
          <w:rStyle w:val="24"/>
          <w:rFonts w:ascii="Arial" w:hAnsi="Arial" w:cs="Arial"/>
          <w:color w:val="4D4D4D"/>
          <w:shd w:val="clear" w:color="auto" w:fill="FFFFFF"/>
        </w:rPr>
      </w:pPr>
      <w:r>
        <w:rPr>
          <w:rStyle w:val="24"/>
          <w:rFonts w:ascii="Arial" w:hAnsi="Arial" w:cs="Arial"/>
          <w:color w:val="4D4D4D"/>
          <w:shd w:val="clear" w:color="auto" w:fill="FFFFFF"/>
        </w:rPr>
        <w:t>方法1：借助父组件，让两个兄弟组件可以联动，子组件A将值传递给父组件，父组件再将值传递给子组件B</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b/>
          <w:bCs/>
          <w:color w:val="4D4D4D"/>
          <w:kern w:val="0"/>
          <w:sz w:val="24"/>
          <w:szCs w:val="24"/>
        </w:rPr>
        <w:t>第一步：</w:t>
      </w:r>
      <w:r>
        <w:rPr>
          <w:rFonts w:ascii="Arial" w:hAnsi="Arial" w:eastAsia="宋体" w:cs="Arial"/>
          <w:color w:val="4D4D4D"/>
          <w:kern w:val="0"/>
          <w:sz w:val="24"/>
          <w:szCs w:val="24"/>
        </w:rPr>
        <w:t>子组件A传值给父组件</w:t>
      </w:r>
      <w:r>
        <w:rPr>
          <w:rFonts w:hint="eastAsia" w:ascii="Arial" w:hAnsi="Arial" w:eastAsia="宋体" w:cs="Arial"/>
          <w:color w:val="4D4D4D"/>
          <w:kern w:val="0"/>
          <w:sz w:val="24"/>
          <w:szCs w:val="24"/>
        </w:rPr>
        <w:t>,</w:t>
      </w:r>
      <w:r>
        <w:rPr>
          <w:rFonts w:ascii="Arial" w:hAnsi="Arial" w:eastAsia="宋体" w:cs="Arial"/>
          <w:b/>
          <w:bCs/>
          <w:color w:val="4D4D4D"/>
          <w:kern w:val="0"/>
          <w:sz w:val="24"/>
          <w:szCs w:val="24"/>
        </w:rPr>
        <w:t>通过$emit将e.target.innerText传递给父组件</w:t>
      </w:r>
    </w:p>
    <w:p>
      <w:r>
        <w:rPr>
          <w:rStyle w:val="24"/>
          <w:rFonts w:ascii="Arial" w:hAnsi="Arial" w:cs="Arial"/>
          <w:color w:val="4D4D4D"/>
          <w:shd w:val="clear" w:color="auto" w:fill="FFFFFF"/>
        </w:rPr>
        <w:t>第二步：父组件接收子组件A的传值，并将值保存到自己的data中，并取名letter（letter：字母）</w:t>
      </w:r>
    </w:p>
    <w:p>
      <w:pPr>
        <w:pStyle w:val="114"/>
        <w:rPr>
          <w:rFonts w:ascii="Arial" w:hAnsi="Arial" w:cs="Arial"/>
          <w:color w:val="4D4D4D"/>
          <w:shd w:val="clear" w:color="auto" w:fill="FFFFFF"/>
          <w:lang w:eastAsia="zh-CN"/>
        </w:rPr>
      </w:pPr>
      <w:r>
        <w:rPr>
          <w:rFonts w:ascii="Arial" w:hAnsi="Arial" w:cs="Arial"/>
          <w:color w:val="4D4D4D"/>
          <w:shd w:val="clear" w:color="auto" w:fill="FFFFFF"/>
          <w:lang w:eastAsia="zh-CN"/>
        </w:rPr>
        <w:t>第三步：父组件将letter传递给子组件B, 子组件B通过props接收该值</w:t>
      </w:r>
    </w:p>
    <w:p>
      <w:pPr>
        <w:pStyle w:val="114"/>
        <w:rPr>
          <w:lang w:eastAsia="zh-CN"/>
        </w:rPr>
      </w:pPr>
    </w:p>
    <w:p>
      <w:pPr>
        <w:pStyle w:val="114"/>
        <w:rPr>
          <w:rStyle w:val="24"/>
          <w:rFonts w:ascii="Arial" w:hAnsi="Arial" w:cs="Arial"/>
          <w:color w:val="4D4D4D"/>
          <w:shd w:val="clear" w:color="auto" w:fill="FFFFFF"/>
          <w:lang w:eastAsia="zh-CN"/>
        </w:rPr>
      </w:pPr>
      <w:r>
        <w:rPr>
          <w:rStyle w:val="24"/>
          <w:rFonts w:ascii="Arial" w:hAnsi="Arial" w:cs="Arial"/>
          <w:color w:val="4D4D4D"/>
          <w:shd w:val="clear" w:color="auto" w:fill="FFFFFF"/>
          <w:lang w:eastAsia="zh-CN"/>
        </w:rPr>
        <w:t>方法2：bus总线传值</w:t>
      </w:r>
    </w:p>
    <w:p>
      <w:pPr>
        <w:pStyle w:val="114"/>
        <w:rPr>
          <w:rFonts w:ascii="Arial" w:hAnsi="Arial" w:cs="Arial"/>
          <w:color w:val="4D4D4D"/>
          <w:shd w:val="clear" w:color="auto" w:fill="FFFFFF"/>
          <w:lang w:eastAsia="zh-CN"/>
        </w:rPr>
      </w:pPr>
      <w:r>
        <w:rPr>
          <w:rFonts w:ascii="Arial" w:hAnsi="Arial" w:cs="Arial"/>
          <w:color w:val="4D4D4D"/>
          <w:shd w:val="clear" w:color="auto" w:fill="FFFFFF"/>
          <w:lang w:eastAsia="zh-CN"/>
        </w:rPr>
        <w:t>第一步：在main.js中创建bus总线</w:t>
      </w:r>
    </w:p>
    <w:p>
      <w:pPr>
        <w:pStyle w:val="114"/>
        <w:rPr>
          <w:rStyle w:val="24"/>
          <w:rFonts w:ascii="Arial" w:hAnsi="Arial" w:cs="Arial"/>
          <w:color w:val="4D4D4D"/>
          <w:shd w:val="clear" w:color="auto" w:fill="FFFFFF"/>
          <w:lang w:eastAsia="zh-CN"/>
        </w:rPr>
      </w:pPr>
      <w:r>
        <w:rPr>
          <w:rFonts w:ascii="Arial" w:hAnsi="Arial" w:cs="Arial"/>
          <w:color w:val="4D4D4D"/>
          <w:shd w:val="clear" w:color="auto" w:fill="FFFFFF"/>
          <w:lang w:eastAsia="zh-CN"/>
        </w:rPr>
        <w:t>第二步：在子组件A中，通过bus总线抛出信息和值。</w:t>
      </w:r>
      <w:r>
        <w:rPr>
          <w:rStyle w:val="24"/>
          <w:rFonts w:ascii="Arial" w:hAnsi="Arial" w:cs="Arial"/>
          <w:color w:val="4D4D4D"/>
          <w:shd w:val="clear" w:color="auto" w:fill="FFFFFF"/>
          <w:lang w:eastAsia="zh-CN"/>
        </w:rPr>
        <w:t>this.bus就是Vue实例，$emit也是上面的方法</w:t>
      </w:r>
    </w:p>
    <w:p>
      <w:pPr>
        <w:pStyle w:val="114"/>
        <w:rPr>
          <w:rFonts w:ascii="Arial" w:hAnsi="Arial" w:cs="Arial"/>
          <w:color w:val="4D4D4D"/>
          <w:shd w:val="clear" w:color="auto" w:fill="FFFFFF"/>
          <w:lang w:eastAsia="zh-CN"/>
        </w:rPr>
      </w:pPr>
      <w:r>
        <w:rPr>
          <w:rFonts w:ascii="Arial" w:hAnsi="Arial" w:cs="Arial"/>
          <w:color w:val="4D4D4D"/>
          <w:shd w:val="clear" w:color="auto" w:fill="FFFFFF"/>
          <w:lang w:eastAsia="zh-CN"/>
        </w:rPr>
        <w:t>第三步：在子组件B中，在created或mounted等生命周期函数上，监听那个事件和获取那个值。</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color w:val="4D4D4D"/>
          <w:kern w:val="0"/>
          <w:sz w:val="24"/>
          <w:szCs w:val="24"/>
        </w:rPr>
        <w:t>注意：bus总线，是联动的，当A组件触动bus总线的时候，B组件中也会响应式的触发。</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color w:val="4D4D4D"/>
          <w:kern w:val="0"/>
          <w:sz w:val="24"/>
          <w:szCs w:val="24"/>
        </w:rPr>
        <w:t>B组件中的bus，需要在函数中，比如：created函数、mounted函数、甚至是data函数。</w:t>
      </w:r>
    </w:p>
    <w:p>
      <w:pPr>
        <w:pStyle w:val="114"/>
        <w:rPr>
          <w:lang w:eastAsia="zh-CN"/>
        </w:rPr>
      </w:pPr>
      <w:r>
        <w:rPr>
          <w:rFonts w:hint="eastAsia"/>
          <w:lang w:eastAsia="zh-CN"/>
        </w:rPr>
        <w:t>总之，监听bus总线的事件，必须要函数中，但是该函数执行的时候，跟bus总线无关。</w:t>
      </w:r>
    </w:p>
    <w:p>
      <w:pPr>
        <w:pStyle w:val="114"/>
        <w:rPr>
          <w:lang w:eastAsia="zh-CN"/>
        </w:rPr>
      </w:pPr>
    </w:p>
    <w:p>
      <w:pPr>
        <w:pStyle w:val="114"/>
        <w:rPr>
          <w:lang w:eastAsia="zh-CN"/>
        </w:rPr>
      </w:pPr>
      <w:r>
        <w:rPr>
          <w:rFonts w:hint="eastAsia"/>
          <w:lang w:eastAsia="zh-CN"/>
        </w:rPr>
        <w:t>路由组件中：两个组件不在一个页面，bus总线即使改变了值，当点击另一个路由路径的时候，data函数又将值初始化了，</w:t>
      </w:r>
    </w:p>
    <w:p>
      <w:pPr>
        <w:pStyle w:val="114"/>
        <w:rPr>
          <w:lang w:eastAsia="zh-CN"/>
        </w:rPr>
      </w:pPr>
    </w:p>
    <w:p>
      <w:pPr>
        <w:pStyle w:val="114"/>
        <w:rPr>
          <w:lang w:eastAsia="zh-CN"/>
        </w:rPr>
      </w:pPr>
      <w:r>
        <w:rPr>
          <w:rFonts w:hint="eastAsia"/>
          <w:lang w:eastAsia="zh-CN"/>
        </w:rPr>
        <w:t>所以说，bus总线作用的两个组件应该在同一页面中。当然，可以用一个仓库来存储这个改变的值，比如：vuex、webStorage、数据库等等。</w:t>
      </w:r>
    </w:p>
    <w:p>
      <w:pPr>
        <w:pStyle w:val="2"/>
        <w:pBdr>
          <w:left w:val="single" w:color="2175BC" w:sz="18" w:space="8"/>
        </w:pBdr>
        <w:shd w:val="clear" w:color="auto" w:fill="FFFFFF"/>
        <w:spacing w:before="0" w:after="0"/>
        <w:rPr>
          <w:rFonts w:ascii="Tahoma" w:hAnsi="Tahoma" w:cs="Tahoma"/>
          <w:b w:val="0"/>
          <w:bCs w:val="0"/>
          <w:color w:val="000000"/>
          <w:sz w:val="30"/>
          <w:szCs w:val="30"/>
        </w:rPr>
      </w:pPr>
      <w:r>
        <w:fldChar w:fldCharType="begin"/>
      </w:r>
      <w:r>
        <w:instrText xml:space="preserve"> HYPERLINK "https://www.cnblogs.com/echol/p/12483766.html" </w:instrText>
      </w:r>
      <w:r>
        <w:fldChar w:fldCharType="separate"/>
      </w:r>
      <w:r>
        <w:rPr>
          <w:rStyle w:val="27"/>
          <w:rFonts w:ascii="Tahoma" w:hAnsi="Tahoma" w:cs="Tahoma"/>
          <w:b w:val="0"/>
          <w:bCs w:val="0"/>
          <w:color w:val="000000"/>
          <w:sz w:val="30"/>
          <w:szCs w:val="30"/>
        </w:rPr>
        <w:t>js的简单数据类型和复杂数据类型</w:t>
      </w:r>
      <w:r>
        <w:rPr>
          <w:rStyle w:val="27"/>
          <w:rFonts w:ascii="Tahoma" w:hAnsi="Tahoma" w:cs="Tahoma"/>
          <w:b w:val="0"/>
          <w:bCs w:val="0"/>
          <w:color w:val="000000"/>
          <w:sz w:val="30"/>
          <w:szCs w:val="30"/>
        </w:rPr>
        <w:fldChar w:fldCharType="end"/>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简单数据类型又被叫做基本数据类型或者值类型，存储变量时存储的是值本身，</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string,number,boolean,undefined,null; </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特殊情况：简单数据类型null的返回值为一个空的对象object;</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复杂数据类型</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通过new关键字创建的对象（系统对象，自定义对象），如Object,Array,Date;</w:t>
      </w:r>
    </w:p>
    <w:p>
      <w:pPr>
        <w:pStyle w:val="21"/>
        <w:shd w:val="clear" w:color="auto" w:fill="FFFFFF"/>
        <w:spacing w:before="150" w:beforeAutospacing="0" w:after="150" w:afterAutospacing="0"/>
        <w:rPr>
          <w:rFonts w:ascii="Tahoma" w:hAnsi="Tahoma" w:cs="Tahoma"/>
          <w:color w:val="444444"/>
          <w:sz w:val="21"/>
          <w:szCs w:val="21"/>
        </w:rPr>
      </w:pPr>
      <w:r>
        <w:rPr>
          <w:rStyle w:val="24"/>
          <w:rFonts w:ascii="Tahoma" w:hAnsi="Tahoma" w:cs="Tahoma"/>
          <w:color w:val="444444"/>
          <w:sz w:val="21"/>
          <w:szCs w:val="21"/>
        </w:rPr>
        <w:t>堆和栈</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栈（操作系统）：由操作系统自动分配释放存放函数的参数值，局部变量的值等，其操作方式类似于数据结构中的栈，</w:t>
      </w:r>
      <w:r>
        <w:rPr>
          <w:rStyle w:val="24"/>
          <w:rFonts w:ascii="Tahoma" w:hAnsi="Tahoma" w:cs="Tahoma"/>
          <w:color w:val="444444"/>
          <w:sz w:val="21"/>
          <w:szCs w:val="21"/>
        </w:rPr>
        <w:t>简单数据类型存放到栈里面·</w:t>
      </w:r>
      <w:r>
        <w:rPr>
          <w:rFonts w:ascii="Tahoma" w:hAnsi="Tahoma" w:cs="Tahoma"/>
          <w:color w:val="444444"/>
          <w:sz w:val="21"/>
          <w:szCs w:val="21"/>
        </w:rPr>
        <w:t>栈里直接开辟一个空间用来存放存入的值</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堆（操作系统）：存储复杂类型（对象），一般由程序员分派释放，若程序员不释放，由垃圾回收机构回收，</w:t>
      </w:r>
      <w:r>
        <w:rPr>
          <w:rStyle w:val="24"/>
          <w:rFonts w:ascii="Tahoma" w:hAnsi="Tahoma" w:cs="Tahoma"/>
          <w:color w:val="444444"/>
          <w:sz w:val="21"/>
          <w:szCs w:val="21"/>
        </w:rPr>
        <w:t>复杂数据类型存放到堆里面</w:t>
      </w:r>
      <w:r>
        <w:rPr>
          <w:rFonts w:ascii="Tahoma" w:hAnsi="Tahoma" w:cs="Tahoma"/>
          <w:color w:val="444444"/>
          <w:sz w:val="21"/>
          <w:szCs w:val="21"/>
        </w:rPr>
        <w:t>，首先在栈里面存放地址，十六进制表示，然后这个地址指向堆里面的数据。</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注意：JavaScript里面并没有堆栈的概念，通过堆栈，可以帮助更好的理解代码的执行方式</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简单数据类型传参</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函数的形参也可以看作是一个变量，当我们把一个值类型变量作为参数传递给函数的形参时，其实是把变量在栈空间的值复制了一份给形参，那么在方法内部对形参做修改，都不会影响外部变量</w:t>
      </w:r>
    </w:p>
    <w:p>
      <w:pPr>
        <w:shd w:val="clear" w:color="auto" w:fill="F5F5F5"/>
        <w:rPr>
          <w:rFonts w:ascii="Tahoma" w:hAnsi="Tahoma" w:cs="Tahoma"/>
          <w:color w:val="000000"/>
        </w:rPr>
      </w:pPr>
      <w:r>
        <w:rPr>
          <w:rFonts w:ascii="Tahoma" w:hAnsi="Tahoma" w:cs="Tahoma"/>
          <w:color w:val="3399FF"/>
        </w:rPr>
        <w:drawing>
          <wp:inline distT="0" distB="0" distL="0" distR="0">
            <wp:extent cx="190500" cy="190500"/>
            <wp:effectExtent l="0" t="0" r="0" b="0"/>
            <wp:docPr id="18" name="图片 18"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复制代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20"/>
        <w:shd w:val="clear" w:color="auto" w:fill="F5F5F5"/>
        <w:rPr>
          <w:color w:val="000000"/>
        </w:rPr>
      </w:pPr>
      <w:r>
        <w:rPr>
          <w:color w:val="000000"/>
        </w:rPr>
        <w:t xml:space="preserve"> function fn(a){</w:t>
      </w:r>
    </w:p>
    <w:p>
      <w:pPr>
        <w:pStyle w:val="20"/>
        <w:shd w:val="clear" w:color="auto" w:fill="F5F5F5"/>
        <w:rPr>
          <w:color w:val="000000"/>
        </w:rPr>
      </w:pPr>
      <w:r>
        <w:rPr>
          <w:color w:val="000000"/>
        </w:rPr>
        <w:t xml:space="preserve">                a++;</w:t>
      </w:r>
    </w:p>
    <w:p>
      <w:pPr>
        <w:pStyle w:val="20"/>
        <w:shd w:val="clear" w:color="auto" w:fill="F5F5F5"/>
        <w:rPr>
          <w:color w:val="000000"/>
        </w:rPr>
      </w:pPr>
      <w:r>
        <w:rPr>
          <w:color w:val="000000"/>
        </w:rPr>
        <w:t xml:space="preserve">                console.log(a);</w:t>
      </w:r>
    </w:p>
    <w:p>
      <w:pPr>
        <w:pStyle w:val="20"/>
        <w:shd w:val="clear" w:color="auto" w:fill="F5F5F5"/>
        <w:rPr>
          <w:color w:val="000000"/>
        </w:rPr>
      </w:pPr>
      <w:r>
        <w:rPr>
          <w:color w:val="000000"/>
        </w:rPr>
        <w:t xml:space="preserve">            }</w:t>
      </w:r>
    </w:p>
    <w:p>
      <w:pPr>
        <w:pStyle w:val="20"/>
        <w:shd w:val="clear" w:color="auto" w:fill="F5F5F5"/>
        <w:rPr>
          <w:color w:val="000000"/>
        </w:rPr>
      </w:pPr>
      <w:r>
        <w:rPr>
          <w:color w:val="000000"/>
        </w:rPr>
        <w:t xml:space="preserve">            </w:t>
      </w:r>
      <w:r>
        <w:rPr>
          <w:color w:val="0000FF"/>
        </w:rPr>
        <w:t>var</w:t>
      </w:r>
      <w:r>
        <w:rPr>
          <w:color w:val="000000"/>
        </w:rPr>
        <w:t xml:space="preserve"> x=</w:t>
      </w:r>
      <w:r>
        <w:rPr>
          <w:color w:val="800080"/>
        </w:rPr>
        <w:t>10</w:t>
      </w:r>
      <w:r>
        <w:rPr>
          <w:color w:val="000000"/>
        </w:rPr>
        <w:t>;</w:t>
      </w:r>
    </w:p>
    <w:p>
      <w:pPr>
        <w:pStyle w:val="20"/>
        <w:shd w:val="clear" w:color="auto" w:fill="F5F5F5"/>
        <w:rPr>
          <w:color w:val="000000"/>
        </w:rPr>
      </w:pPr>
      <w:r>
        <w:rPr>
          <w:color w:val="000000"/>
        </w:rPr>
        <w:t xml:space="preserve">            fn(x);</w:t>
      </w:r>
    </w:p>
    <w:p>
      <w:pPr>
        <w:pStyle w:val="20"/>
        <w:shd w:val="clear" w:color="auto" w:fill="F5F5F5"/>
        <w:rPr>
          <w:color w:val="000000"/>
        </w:rPr>
      </w:pPr>
      <w:r>
        <w:rPr>
          <w:color w:val="000000"/>
        </w:rPr>
        <w:t xml:space="preserve">            console.log(x);</w:t>
      </w:r>
    </w:p>
    <w:p>
      <w:pPr>
        <w:pStyle w:val="20"/>
        <w:shd w:val="clear" w:color="auto" w:fill="F5F5F5"/>
        <w:rPr>
          <w:color w:val="000000"/>
        </w:rPr>
      </w:pPr>
      <w:r>
        <w:rPr>
          <w:color w:val="000000"/>
        </w:rPr>
        <w:t xml:space="preserve">            </w:t>
      </w:r>
      <w:r>
        <w:rPr>
          <w:color w:val="008000"/>
        </w:rPr>
        <w:t>//输出的值为11，10</w:t>
      </w:r>
    </w:p>
    <w:p>
      <w:pPr>
        <w:shd w:val="clear" w:color="auto" w:fill="F5F5F5"/>
        <w:rPr>
          <w:rFonts w:ascii="Tahoma" w:hAnsi="Tahoma" w:cs="Tahoma"/>
          <w:color w:val="000000"/>
        </w:rPr>
      </w:pPr>
      <w:r>
        <w:rPr>
          <w:rFonts w:ascii="Tahoma" w:hAnsi="Tahoma" w:cs="Tahoma"/>
          <w:color w:val="3399FF"/>
        </w:rPr>
        <w:drawing>
          <wp:inline distT="0" distB="0" distL="0" distR="0">
            <wp:extent cx="190500" cy="190500"/>
            <wp:effectExtent l="0" t="0" r="0" b="0"/>
            <wp:docPr id="17" name="图片 17" descr="复制代码">
              <a:hlinkClick xmlns:a="http://schemas.openxmlformats.org/drawingml/2006/main" r:id="rId14"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复制代码"/>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90500" cy="190500"/>
                    </a:xfrm>
                    <a:prstGeom prst="rect">
                      <a:avLst/>
                    </a:prstGeom>
                    <a:noFill/>
                    <a:ln>
                      <a:noFill/>
                    </a:ln>
                  </pic:spPr>
                </pic:pic>
              </a:graphicData>
            </a:graphic>
          </wp:inline>
        </w:drawing>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复杂数据类型传参</w:t>
      </w:r>
    </w:p>
    <w:p>
      <w:pPr>
        <w:pStyle w:val="21"/>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函数的形参也可以看作是一个变量，当我们把一个引用类型变量传递给函数的形参时，其实是把变量在栈空间保留的堆地址复制给了形参，形参和实参其实保留的是同一个堆地址，所以操作的是同一个对象。</w:t>
      </w:r>
    </w:p>
    <w:p>
      <w:pPr>
        <w:pStyle w:val="114"/>
        <w:rPr>
          <w:lang w:eastAsia="zh-CN"/>
        </w:rPr>
      </w:pPr>
    </w:p>
    <w:p>
      <w:pPr>
        <w:pStyle w:val="3"/>
        <w:spacing w:before="548" w:after="180"/>
        <w:rPr>
          <w:rFonts w:ascii="宋体" w:hAnsi="宋体"/>
          <w:sz w:val="31"/>
          <w:szCs w:val="31"/>
        </w:rPr>
      </w:pPr>
      <w:r>
        <w:rPr>
          <w:rStyle w:val="61"/>
          <w:sz w:val="31"/>
          <w:szCs w:val="31"/>
        </w:rPr>
        <w:t>高阶组件</w:t>
      </w:r>
    </w:p>
    <w:p>
      <w:pPr>
        <w:pStyle w:val="62"/>
        <w:spacing w:after="360" w:afterAutospacing="0"/>
      </w:pPr>
      <w:r>
        <w:rPr>
          <w:rStyle w:val="61"/>
        </w:rPr>
        <w:t>高阶组件是参数为组件，返回值为新组件的</w:t>
      </w:r>
      <w:r>
        <w:rPr>
          <w:rStyle w:val="61"/>
          <w:b/>
          <w:bCs/>
        </w:rPr>
        <w:t>函数</w:t>
      </w:r>
      <w:r>
        <w:rPr>
          <w:rStyle w:val="61"/>
        </w:rPr>
        <w:t>（将组件转换为另一个组件，纯函数，无副作用）</w:t>
      </w:r>
    </w:p>
    <w:p>
      <w:pPr>
        <w:pStyle w:val="3"/>
        <w:spacing w:before="548" w:after="180"/>
        <w:rPr>
          <w:sz w:val="31"/>
          <w:szCs w:val="31"/>
        </w:rPr>
      </w:pPr>
      <w:r>
        <w:rPr>
          <w:rStyle w:val="61"/>
          <w:sz w:val="31"/>
          <w:szCs w:val="31"/>
        </w:rPr>
        <w:t>hooks</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Hooks 是React在16.8版本中出的一个新功能，本质是一种函数，可以实现组件逻辑复用，让我们在函数式组件中使用类组件中的状态、生命周期等功能，hooks的名字都是以use开头。</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react：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 useState——创建状态</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接收一个参数作为初始值；返回一个数组，第一个值为状态，第二个值为改变状态的函数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2、useEffect——副作用（数据获取、dom操作影响页面——在渲染结束之后执行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(1)第一个参数为函数，第二个参数为依赖列表，只有依赖更新时才会执行函数；返回一个函数，当页面刷新的时候先执行返回函数再执行参数函数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(2)如果不接受第二个参数，那么在第一次渲染完成之后和每次更新渲染页面的时候，都会调用useEffect的回调函数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3、useRef</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返回一个可变的ref对象，此索引在整个生命周期中保持不变。可以用来获取元素或组件的实例，用来做输入框的聚焦或者动画的触发。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4、useMemo——优化函数组件中的功能函数——在渲染期间执行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（1）接收一个函数作为参数，同样接收第二个参数作为依赖列表，返回值可以是任何，函数、对象等都可以</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（2）这种优化有助于避免在每次渲染时都进行高开销的计算，仅会在某个依赖项改变时才重新计算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5、useContext——获取上下文注入的值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(1)接受一个context 对象，并返回该对象&lt;MyContext.Provider&gt; 元素的 value值；</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const value = useContext(MyContext)；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6、useLayoutEffect——有DOM操作的副作用——在DOM更新之后执行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xml:space="preserve">      和useEffet类似，但是执行时机不同，useLayoutEffect在DOM更新之后执行，useEffect在render渲染结束后执行，也就是说useLayoutEffect比useEffect先执行，这是因为DOM更新之后，渲染才结束或者渲染还会结束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7、useCallback——与useMemo类似</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useMemo与useCallback相同，接收一个函数作为参数，也同样接收第二个参数作为依赖列表；</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useCallback是对传过来的回调函数优化，返回的是一个函数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可以缓存函数，虽然useMemo也能实现，但是callback写法直观。缓存函数的时候，闭包变量也会被缓存，所以新手还是不推荐使用，容易出bug。每次render时定义新的函数就可以，成本很小。缓存函数的好处是，保证这个函数的引用不变。比如说有个组件A，是Pure Component，或者被React.memo包裹，而它需要通过props传递一个函数。&lt;A func={func} /&gt;。如果每次render，没有用useCallback缓存函数，func都会是一个新的对象，那么Pure Component或者React.memo就没用了。这个时候useCallback作用就体现出来了，能在多次渲染期间保持引用不变（只要dependencies不变）。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react-router:</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被route包裹的组件，可以直接使用props进行路由相关操作，但是没有被route包裹的组件只能用withRouter高阶组件修饰或者使用hooks进行操作</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1、useHistory——跳转路由</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2、useLocation——得到url对象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3、useParams——得到url上的参数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react-redux:</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1、useSelector——共享状态——从redux的store中提取数据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xml:space="preserve">      2、useDispatch——共享状态——返回redux的store中对dispatch的引用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Hooks的优势</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优势：解决 class 的 this 和 生命周期两大痛点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更好地拆分逻辑代码，每个 Hook 就做一件事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更好地复用代码，不会跟 HOC 一样出现嵌套地狱</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区别：</w:t>
      </w:r>
      <w:r>
        <w:rPr>
          <w:rFonts w:hint="eastAsia" w:ascii="var(--monospace)" w:hAnsi="var(--monospace)"/>
        </w:rPr>
        <w:sym w:font="Symbol" w:char="F0D8"/>
      </w:r>
      <w:r>
        <w:rPr>
          <w:rFonts w:ascii="var(--monospace)" w:hAnsi="var(--monospace)"/>
        </w:rPr>
        <w:t>代码可读性更强，原本同一块功能的代码逻辑被拆分在了不同的生命周期函数中，容易使开发者不利于维护和迭代，通过 React Hooks 可以将功能代码聚合，方便阅读维护</w:t>
      </w:r>
    </w:p>
    <w:p>
      <w:pPr>
        <w:pStyle w:val="20"/>
        <w:shd w:val="clear" w:color="auto" w:fill="DADADA"/>
        <w:spacing w:after="720" w:line="411" w:lineRule="atLeast"/>
        <w:ind w:left="480"/>
        <w:rPr>
          <w:rFonts w:hint="eastAsia" w:ascii="var(--monospace)" w:hAnsi="var(--monospace)" w:eastAsia="宋体"/>
          <w:lang w:eastAsia="zh-CN"/>
        </w:rPr>
      </w:pPr>
      <w:r>
        <w:rPr>
          <w:rFonts w:hint="eastAsia" w:ascii="var(--monospace)" w:hAnsi="var(--monospace)"/>
        </w:rPr>
        <w:sym w:font="Symbol" w:char="F0D8"/>
      </w:r>
      <w:r>
        <w:rPr>
          <w:rFonts w:ascii="var(--monospace)" w:hAnsi="var(--monospace)"/>
        </w:rPr>
        <w:t>组件树层级变浅，在原本的代码中，我们经常使用 HOC/render/Props 等方式来复用组件的状态，增强功能等，无疑增加了组件树层数及渲染，而在 React Hooks 中，这些功能都可以通过强大的自定义的 Hooks 来实现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常用hook函数：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useState：保存组件状态，功能类似于类组件中的this.state状态管理；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let [count, setCount] = useState(值/回调函数)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当值为回调函数时，只会在初始化执行，不会重复计算。</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useEffect：模拟函数组件的生命周期；此函数的操作时异步的，useEffect(()=&gt;{ },) 可以调用多次；参数一是一个回调函数，参数二可选，参数二如果为空数据 [ ]则模拟componentDidMount，如果没有写则模拟componentDidMount componentDidUpdate，如果写了值则表示此值进行componentDidMount componentDidUpdate，此函数也可以返回一个匿名函数，此匿名数据就是模拟componentWillUnMount</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3"/>
        <w:spacing w:before="548" w:after="180"/>
        <w:rPr>
          <w:rFonts w:ascii="宋体" w:hAnsi="宋体"/>
          <w:sz w:val="31"/>
          <w:szCs w:val="31"/>
        </w:rPr>
      </w:pPr>
      <w:r>
        <w:rPr>
          <w:rStyle w:val="61"/>
          <w:sz w:val="31"/>
          <w:szCs w:val="31"/>
        </w:rPr>
        <w:t>受控组件和非受控组件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受控组件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在表单元素中，state是唯一数据源，渲染表单的React组件控制着用户输入过程中表单发生的操作。被React以这种方式控制取值的表单输入元素叫做受控组件</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非受控组件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表单数据由DOM节点来处理，而不是用state来管理数据，一般可以使用ref来从DOM节点中获取表单数据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区别</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受控组件和非受控组件是表单中的组件，高阶组件相当于对某个组件注入一些属性方法</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高阶组件是解决代码复用性问题产生的技术</w:t>
      </w:r>
    </w:p>
    <w:p>
      <w:pPr>
        <w:pStyle w:val="20"/>
        <w:shd w:val="clear" w:color="auto" w:fill="DADADA"/>
        <w:spacing w:after="720" w:line="411" w:lineRule="atLeast"/>
        <w:ind w:left="480"/>
        <w:rPr>
          <w:rStyle w:val="77"/>
          <w:rFonts w:hint="eastAsia" w:ascii="var(--monospace)" w:hAnsi="var(--monospace)" w:eastAsia="宋体"/>
          <w:color w:val="000000"/>
          <w:lang w:eastAsia="zh-CN"/>
        </w:rPr>
      </w:pPr>
      <w:r>
        <w:rPr>
          <w:rStyle w:val="76"/>
          <w:rFonts w:ascii="var(--monospace)" w:hAnsi="var(--monospace)"/>
          <w:color w:val="000000"/>
        </w:rPr>
        <w:t>受控组件必须要有一个value，结合onChange来控制这个value，取值为event</w:t>
      </w:r>
      <w:r>
        <w:rPr>
          <w:rFonts w:ascii="var(--monospace)" w:hAnsi="var(--monospace)"/>
        </w:rPr>
        <w:t>.</w:t>
      </w:r>
      <w:r>
        <w:rPr>
          <w:rStyle w:val="77"/>
          <w:rFonts w:ascii="var(--monospace)" w:hAnsi="var(--monospace)"/>
          <w:color w:val="000000"/>
        </w:rPr>
        <w:t>target</w:t>
      </w:r>
      <w:r>
        <w:rPr>
          <w:rFonts w:ascii="var(--monospace)" w:hAnsi="var(--monospace)"/>
        </w:rPr>
        <w:t>.</w:t>
      </w:r>
      <w:r>
        <w:rPr>
          <w:rStyle w:val="77"/>
          <w:rFonts w:ascii="var(--monospace)" w:hAnsi="var(--monospace)"/>
          <w:color w:val="000000"/>
        </w:rPr>
        <w:t>value</w:t>
      </w:r>
      <w:r>
        <w:rPr>
          <w:rStyle w:val="74"/>
          <w:rFonts w:ascii="var(--monospace)" w:hAnsi="var(--monospace)"/>
          <w:color w:val="981A1A"/>
        </w:rPr>
        <w:t>/</w:t>
      </w:r>
      <w:r>
        <w:rPr>
          <w:rStyle w:val="76"/>
          <w:rFonts w:ascii="var(--monospace)" w:hAnsi="var(--monospace)"/>
          <w:color w:val="000000"/>
        </w:rPr>
        <w:t>event</w:t>
      </w:r>
      <w:r>
        <w:rPr>
          <w:rFonts w:ascii="var(--monospace)" w:hAnsi="var(--monospace)"/>
        </w:rPr>
        <w:t>.</w:t>
      </w:r>
      <w:r>
        <w:rPr>
          <w:rStyle w:val="77"/>
          <w:rFonts w:ascii="var(--monospace)" w:hAnsi="var(--monospace)"/>
          <w:color w:val="000000"/>
        </w:rPr>
        <w:t>target</w:t>
      </w:r>
      <w:r>
        <w:rPr>
          <w:rFonts w:ascii="var(--monospace)" w:hAnsi="var(--monospace)"/>
        </w:rPr>
        <w:t>.</w:t>
      </w:r>
      <w:r>
        <w:rPr>
          <w:rStyle w:val="77"/>
          <w:rFonts w:ascii="var(--monospace)" w:hAnsi="var(--monospace)"/>
          <w:color w:val="000000"/>
        </w:rPr>
        <w:t>checked</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非受控组件相当于操作DOM，一般有个defaultValue，通过onBlur触发响应方法</w:t>
      </w:r>
    </w:p>
    <w:p>
      <w:pPr>
        <w:pStyle w:val="3"/>
        <w:spacing w:before="548" w:after="180"/>
        <w:rPr>
          <w:rFonts w:ascii="宋体" w:hAnsi="宋体"/>
          <w:sz w:val="31"/>
          <w:szCs w:val="31"/>
        </w:rPr>
      </w:pPr>
      <w:r>
        <w:rPr>
          <w:rStyle w:val="61"/>
          <w:sz w:val="31"/>
          <w:szCs w:val="31"/>
        </w:rPr>
        <w:t>hash和history</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、hash模式</w:t>
      </w:r>
    </w:p>
    <w:p>
      <w:pPr>
        <w:pStyle w:val="20"/>
        <w:shd w:val="clear" w:color="auto" w:fill="DADADA"/>
        <w:spacing w:after="720" w:line="411" w:lineRule="atLeast"/>
        <w:ind w:left="480"/>
        <w:rPr>
          <w:rStyle w:val="148"/>
          <w:rFonts w:hint="eastAsia" w:ascii="var(--monospace)" w:hAnsi="var(--monospace)" w:eastAsia="宋体"/>
          <w:color w:val="FF0000"/>
          <w:lang w:eastAsia="zh-CN"/>
        </w:rPr>
      </w:pPr>
      <w:r>
        <w:rPr>
          <w:rStyle w:val="76"/>
          <w:rFonts w:ascii="var(--monospace)" w:hAnsi="var(--monospace)"/>
          <w:color w:val="000000"/>
        </w:rPr>
        <w:t>这里的hash就是指url尾巴后的</w:t>
      </w:r>
      <w:r>
        <w:rPr>
          <w:rStyle w:val="148"/>
          <w:rFonts w:ascii="var(--monospace)" w:hAnsi="var(--monospace)"/>
          <w:color w:val="FF0000"/>
        </w:rPr>
        <w:t>#号以及后面的字符。这里的#和css里的#是一个意思。hash也称作锚点，本身是用来做页面定位的，他可以使对应的id元素显示在可视区域内。</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由于hash值变化不会导致浏览器向服务器发出请求，而且hash改变会触发hashchange事件，浏览器的进后退也能对其进行控制，所以人们在html5的history出现前，基本都是使用hash来实现前端路由的。他的特点在于：hash虽然出现url中，但不会被包含在HTTP请求中，对后端完全没有影响，因此改变hash不会重新加载页面。hash</w:t>
      </w:r>
      <w:r>
        <w:rPr>
          <w:rFonts w:ascii="var(--monospace)" w:hAnsi="var(--monospace)"/>
        </w:rPr>
        <w:t xml:space="preserve"> </w:t>
      </w:r>
      <w:r>
        <w:rPr>
          <w:rStyle w:val="76"/>
          <w:rFonts w:ascii="var(--monospace)" w:hAnsi="var(--monospace)"/>
          <w:color w:val="000000"/>
        </w:rPr>
        <w:t>本来是拿来做页面定位的，如果拿来做路由的话，原来的锚点功能就不能用了。其次，hash的而传参是基于url的，如果要传递复杂的数据，会有体积的限制</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使用到api：</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Fonts w:ascii="var(--monospace)" w:hAnsi="var(--monospace)"/>
        </w:rPr>
        <w:t> </w:t>
      </w:r>
      <w:r>
        <w:rPr>
          <w:rStyle w:val="76"/>
          <w:rFonts w:ascii="var(--monospace)" w:hAnsi="var(--monospace)"/>
          <w:color w:val="000000"/>
        </w:rPr>
        <w:t>window</w:t>
      </w:r>
      <w:r>
        <w:rPr>
          <w:rFonts w:ascii="var(--monospace)" w:hAnsi="var(--monospace)"/>
        </w:rPr>
        <w:t>.</w:t>
      </w:r>
      <w:r>
        <w:rPr>
          <w:rStyle w:val="77"/>
          <w:rFonts w:ascii="var(--monospace)" w:hAnsi="var(--monospace)"/>
          <w:color w:val="000000"/>
        </w:rPr>
        <w:t>location</w:t>
      </w:r>
      <w:r>
        <w:rPr>
          <w:rFonts w:ascii="var(--monospace)" w:hAnsi="var(--monospace)"/>
        </w:rPr>
        <w:t>.</w:t>
      </w:r>
      <w:r>
        <w:rPr>
          <w:rStyle w:val="77"/>
          <w:rFonts w:ascii="var(--monospace)" w:hAnsi="var(--monospace)"/>
          <w:color w:val="000000"/>
        </w:rPr>
        <w:t>hash</w:t>
      </w:r>
      <w:r>
        <w:rPr>
          <w:rStyle w:val="74"/>
          <w:rFonts w:ascii="var(--monospace)" w:hAnsi="var(--monospace)"/>
          <w:color w:val="981A1A"/>
        </w:rPr>
        <w:t>=</w:t>
      </w:r>
      <w:r>
        <w:rPr>
          <w:rStyle w:val="67"/>
          <w:rFonts w:ascii="var(--monospace)" w:hAnsi="var(--monospace)"/>
          <w:color w:val="AA1111"/>
        </w:rPr>
        <w:t>'qq'</w:t>
      </w:r>
      <w:r>
        <w:rPr>
          <w:rStyle w:val="79"/>
          <w:rFonts w:ascii="var(--monospace)" w:hAnsi="var(--monospace)"/>
          <w:color w:val="AA5500"/>
        </w:rPr>
        <w:t>//设置 url 的 hash，会在当前url后加上'#qq'</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2"/>
          <w:rFonts w:ascii="var(--monospace)" w:hAnsi="var(--monospace)"/>
          <w:color w:val="770088"/>
        </w:rPr>
        <w:t>var</w:t>
      </w:r>
      <w:r>
        <w:rPr>
          <w:rFonts w:ascii="var(--monospace)" w:hAnsi="var(--monospace)"/>
        </w:rPr>
        <w:t xml:space="preserve"> </w:t>
      </w:r>
      <w:r>
        <w:rPr>
          <w:rStyle w:val="73"/>
          <w:rFonts w:ascii="var(--monospace)" w:hAnsi="var(--monospace)"/>
          <w:color w:val="0000FF"/>
        </w:rPr>
        <w:t>hash</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window</w:t>
      </w:r>
      <w:r>
        <w:rPr>
          <w:rFonts w:ascii="var(--monospace)" w:hAnsi="var(--monospace)"/>
        </w:rPr>
        <w:t>.</w:t>
      </w:r>
      <w:r>
        <w:rPr>
          <w:rStyle w:val="77"/>
          <w:rFonts w:ascii="var(--monospace)" w:hAnsi="var(--monospace)"/>
          <w:color w:val="000000"/>
        </w:rPr>
        <w:t>location</w:t>
      </w:r>
      <w:r>
        <w:rPr>
          <w:rFonts w:ascii="var(--monospace)" w:hAnsi="var(--monospace)"/>
        </w:rPr>
        <w:t>.</w:t>
      </w:r>
      <w:r>
        <w:rPr>
          <w:rStyle w:val="77"/>
          <w:rFonts w:ascii="var(--monospace)" w:hAnsi="var(--monospace)"/>
          <w:color w:val="000000"/>
        </w:rPr>
        <w:t>hash</w:t>
      </w:r>
      <w:r>
        <w:rPr>
          <w:rFonts w:ascii="var(--monospace)" w:hAnsi="var(--monospace)"/>
        </w:rPr>
        <w:t xml:space="preserve"> </w:t>
      </w:r>
      <w:r>
        <w:rPr>
          <w:rStyle w:val="79"/>
          <w:rFonts w:ascii="var(--monospace)" w:hAnsi="var(--monospace)"/>
          <w:color w:val="AA5500"/>
        </w:rPr>
        <w:t>//'#qq'</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addEventListener</w:t>
      </w:r>
      <w:r>
        <w:rPr>
          <w:rFonts w:ascii="var(--monospace)" w:hAnsi="var(--monospace)"/>
        </w:rPr>
        <w:t>(</w:t>
      </w:r>
      <w:r>
        <w:rPr>
          <w:rStyle w:val="67"/>
          <w:rFonts w:ascii="var(--monospace)" w:hAnsi="var(--monospace)"/>
          <w:color w:val="AA1111"/>
        </w:rPr>
        <w:t>'hashchange'</w:t>
      </w:r>
      <w:r>
        <w:rPr>
          <w:rFonts w:ascii="var(--monospace)" w:hAnsi="var(--monospace)"/>
        </w:rPr>
        <w:t>,</w:t>
      </w:r>
      <w:r>
        <w:rPr>
          <w:rStyle w:val="72"/>
          <w:rFonts w:ascii="var(--monospace)" w:hAnsi="var(--monospace)"/>
          <w:color w:val="770088"/>
        </w:rPr>
        <w:t>function</w:t>
      </w: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Fonts w:ascii="var(--monospace)" w:hAnsi="var(--monospace)"/>
        </w:rPr>
        <w:t> </w:t>
      </w:r>
      <w:r>
        <w:rPr>
          <w:rStyle w:val="79"/>
          <w:rFonts w:ascii="var(--monospace)" w:hAnsi="var(--monospace)"/>
          <w:color w:val="AA5500"/>
        </w:rPr>
        <w:t>//监听hash变化，点击浏览器的前进后退会触发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、history模式</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history模式不仅可以在url里放参数，还可以将数据存放在一个特定的对象中。</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history———利用了HTML5</w:t>
      </w:r>
      <w:r>
        <w:rPr>
          <w:rFonts w:ascii="var(--monospace)" w:hAnsi="var(--monospace)"/>
        </w:rPr>
        <w:t xml:space="preserve"> </w:t>
      </w:r>
      <w:r>
        <w:rPr>
          <w:rStyle w:val="76"/>
          <w:rFonts w:ascii="var(--monospace)" w:hAnsi="var(--monospace)"/>
          <w:color w:val="000000"/>
        </w:rPr>
        <w:t>History</w:t>
      </w:r>
      <w:r>
        <w:rPr>
          <w:rFonts w:ascii="var(--monospace)" w:hAnsi="var(--monospace)"/>
        </w:rPr>
        <w:t xml:space="preserve"> </w:t>
      </w:r>
      <w:r>
        <w:rPr>
          <w:rStyle w:val="76"/>
          <w:rFonts w:ascii="var(--monospace)" w:hAnsi="var(--monospace)"/>
          <w:color w:val="000000"/>
        </w:rPr>
        <w:t>Interface</w:t>
      </w:r>
      <w:r>
        <w:rPr>
          <w:rFonts w:ascii="var(--monospace)" w:hAnsi="var(--monospace)"/>
        </w:rPr>
        <w:t xml:space="preserve"> </w:t>
      </w:r>
      <w:r>
        <w:rPr>
          <w:rStyle w:val="76"/>
          <w:rFonts w:ascii="var(--monospace)" w:hAnsi="var(--monospace)"/>
          <w:color w:val="000000"/>
        </w:rPr>
        <w:t>中新增的pushState（）和replaceState（）方法。（需要特定浏览器的支持）history不能运用与IE8一下</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相关API：</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history</w:t>
      </w:r>
      <w:r>
        <w:rPr>
          <w:rFonts w:ascii="var(--monospace)" w:hAnsi="var(--monospace)"/>
        </w:rPr>
        <w:t>.</w:t>
      </w:r>
      <w:r>
        <w:rPr>
          <w:rStyle w:val="77"/>
          <w:rFonts w:ascii="var(--monospace)" w:hAnsi="var(--monospace)"/>
          <w:color w:val="000000"/>
        </w:rPr>
        <w:t>pushState</w:t>
      </w:r>
      <w:r>
        <w:rPr>
          <w:rFonts w:ascii="var(--monospace)" w:hAnsi="var(--monospace)"/>
        </w:rPr>
        <w:t>(</w:t>
      </w:r>
      <w:r>
        <w:rPr>
          <w:rStyle w:val="76"/>
          <w:rFonts w:ascii="var(--monospace)" w:hAnsi="var(--monospace)"/>
          <w:color w:val="000000"/>
        </w:rPr>
        <w:t>state</w:t>
      </w:r>
      <w:r>
        <w:rPr>
          <w:rFonts w:ascii="var(--monospace)" w:hAnsi="var(--monospace)"/>
        </w:rPr>
        <w:t>,</w:t>
      </w:r>
      <w:r>
        <w:rPr>
          <w:rStyle w:val="76"/>
          <w:rFonts w:ascii="var(--monospace)" w:hAnsi="var(--monospace)"/>
          <w:color w:val="000000"/>
        </w:rPr>
        <w:t>title</w:t>
      </w:r>
      <w:r>
        <w:rPr>
          <w:rFonts w:ascii="var(--monospace)" w:hAnsi="var(--monospace)"/>
        </w:rPr>
        <w:t>,</w:t>
      </w:r>
      <w:r>
        <w:rPr>
          <w:rStyle w:val="76"/>
          <w:rFonts w:ascii="var(--monospace)" w:hAnsi="var(--monospace)"/>
          <w:color w:val="000000"/>
        </w:rPr>
        <w:t>url</w:t>
      </w: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//state：需要保存的数据，这个数据在触发popstate事件时，可以在event.state里获取</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//title：标题，基本没用，一般传null</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//url：设定新的历史纪录的url。新的url与当前url的origin必须是一样的，否则会抛出错误。url可以时绝对路径，也可以是相对路径。</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//如 当前url是 https://www.baidu.com/a/,执行history.pushState(null, null, './qq/')，则变成 https://www.baidu.com/a/qq/，</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//执行history.pushState(null, null, '/qq/')，则变成 https://www.baidu.com/qq/</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history</w:t>
      </w:r>
      <w:r>
        <w:rPr>
          <w:rFonts w:ascii="var(--monospace)" w:hAnsi="var(--monospace)"/>
        </w:rPr>
        <w:t>.</w:t>
      </w:r>
      <w:r>
        <w:rPr>
          <w:rStyle w:val="77"/>
          <w:rFonts w:ascii="var(--monospace)" w:hAnsi="var(--monospace)"/>
          <w:color w:val="000000"/>
        </w:rPr>
        <w:t>replaceState</w:t>
      </w:r>
      <w:r>
        <w:rPr>
          <w:rFonts w:ascii="var(--monospace)" w:hAnsi="var(--monospace)"/>
        </w:rPr>
        <w:t>(</w:t>
      </w:r>
      <w:r>
        <w:rPr>
          <w:rStyle w:val="76"/>
          <w:rFonts w:ascii="var(--monospace)" w:hAnsi="var(--monospace)"/>
          <w:color w:val="000000"/>
        </w:rPr>
        <w:t>state</w:t>
      </w:r>
      <w:r>
        <w:rPr>
          <w:rFonts w:ascii="var(--monospace)" w:hAnsi="var(--monospace)"/>
        </w:rPr>
        <w:t>,</w:t>
      </w:r>
      <w:r>
        <w:rPr>
          <w:rStyle w:val="76"/>
          <w:rFonts w:ascii="var(--monospace)" w:hAnsi="var(--monospace)"/>
          <w:color w:val="000000"/>
        </w:rPr>
        <w:t>title</w:t>
      </w:r>
      <w:r>
        <w:rPr>
          <w:rFonts w:ascii="var(--monospace)" w:hAnsi="var(--monospace)"/>
        </w:rPr>
        <w:t>,</w:t>
      </w:r>
      <w:r>
        <w:rPr>
          <w:rStyle w:val="76"/>
          <w:rFonts w:ascii="var(--monospace)" w:hAnsi="var(--monospace)"/>
          <w:color w:val="000000"/>
        </w:rPr>
        <w:t>url</w:t>
      </w: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//与pushState 基本相同，但她是修改当前历史纪录，而 pushState 是创建新的历史纪录</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addEventListener</w:t>
      </w:r>
      <w:r>
        <w:rPr>
          <w:rFonts w:ascii="var(--monospace)" w:hAnsi="var(--monospace)"/>
        </w:rPr>
        <w:t>(</w:t>
      </w:r>
      <w:r>
        <w:rPr>
          <w:rStyle w:val="67"/>
          <w:rFonts w:ascii="var(--monospace)" w:hAnsi="var(--monospace)"/>
          <w:color w:val="AA1111"/>
        </w:rPr>
        <w:t>"pospstate"</w:t>
      </w:r>
      <w:r>
        <w:rPr>
          <w:rFonts w:ascii="var(--monospace)" w:hAnsi="var(--monospace)"/>
        </w:rPr>
        <w:t>,</w:t>
      </w:r>
      <w:r>
        <w:rPr>
          <w:rStyle w:val="72"/>
          <w:rFonts w:ascii="var(--monospace)" w:hAnsi="var(--monospace)"/>
          <w:color w:val="770088"/>
        </w:rPr>
        <w:t>function</w:t>
      </w: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9"/>
          <w:rFonts w:ascii="var(--monospace)" w:hAnsi="var(--monospace)"/>
          <w:color w:val="AA5500"/>
        </w:rPr>
        <w:t>//监听浏览器前进后退事件，pushState与replaceState方法不会触发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history</w:t>
      </w:r>
      <w:r>
        <w:rPr>
          <w:rFonts w:ascii="var(--monospace)" w:hAnsi="var(--monospace)"/>
        </w:rPr>
        <w:t>.</w:t>
      </w:r>
      <w:r>
        <w:rPr>
          <w:rStyle w:val="77"/>
          <w:rFonts w:ascii="var(--monospace)" w:hAnsi="var(--monospace)"/>
          <w:color w:val="000000"/>
        </w:rPr>
        <w:t>back</w:t>
      </w:r>
      <w:r>
        <w:rPr>
          <w:rFonts w:ascii="var(--monospace)" w:hAnsi="var(--monospace)"/>
        </w:rPr>
        <w:t>()</w:t>
      </w:r>
      <w:r>
        <w:rPr>
          <w:rStyle w:val="79"/>
          <w:rFonts w:ascii="var(--monospace)" w:hAnsi="var(--monospace)"/>
          <w:color w:val="AA5500"/>
        </w:rPr>
        <w:t>//后退</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history</w:t>
      </w:r>
      <w:r>
        <w:rPr>
          <w:rFonts w:ascii="var(--monospace)" w:hAnsi="var(--monospace)"/>
        </w:rPr>
        <w:t>.</w:t>
      </w:r>
      <w:r>
        <w:rPr>
          <w:rStyle w:val="77"/>
          <w:rFonts w:ascii="var(--monospace)" w:hAnsi="var(--monospace)"/>
          <w:color w:val="000000"/>
        </w:rPr>
        <w:t>forward</w:t>
      </w:r>
      <w:r>
        <w:rPr>
          <w:rFonts w:ascii="var(--monospace)" w:hAnsi="var(--monospace)"/>
        </w:rPr>
        <w:t>()</w:t>
      </w:r>
      <w:r>
        <w:rPr>
          <w:rStyle w:val="79"/>
          <w:rFonts w:ascii="var(--monospace)" w:hAnsi="var(--monospace)"/>
          <w:color w:val="AA5500"/>
        </w:rPr>
        <w:t>//前进</w:t>
      </w:r>
    </w:p>
    <w:p>
      <w:pPr>
        <w:pStyle w:val="20"/>
        <w:shd w:val="clear" w:color="auto" w:fill="DADADA"/>
        <w:spacing w:after="720" w:line="411" w:lineRule="atLeast"/>
        <w:ind w:left="480"/>
        <w:rPr>
          <w:rStyle w:val="79"/>
          <w:rFonts w:hint="eastAsia" w:ascii="var(--monospace)" w:hAnsi="var(--monospace)" w:eastAsia="宋体"/>
          <w:color w:val="AA5500"/>
          <w:lang w:eastAsia="zh-CN"/>
        </w:rPr>
      </w:pPr>
      <w:r>
        <w:rPr>
          <w:rStyle w:val="76"/>
          <w:rFonts w:ascii="var(--monospace)" w:hAnsi="var(--monospace)"/>
          <w:color w:val="000000"/>
        </w:rPr>
        <w:t>window</w:t>
      </w:r>
      <w:r>
        <w:rPr>
          <w:rFonts w:ascii="var(--monospace)" w:hAnsi="var(--monospace)"/>
        </w:rPr>
        <w:t>.</w:t>
      </w:r>
      <w:r>
        <w:rPr>
          <w:rStyle w:val="77"/>
          <w:rFonts w:ascii="var(--monospace)" w:hAnsi="var(--monospace)"/>
          <w:color w:val="000000"/>
        </w:rPr>
        <w:t>history</w:t>
      </w:r>
      <w:r>
        <w:rPr>
          <w:rFonts w:ascii="var(--monospace)" w:hAnsi="var(--monospace)"/>
        </w:rPr>
        <w:t>.</w:t>
      </w:r>
      <w:r>
        <w:rPr>
          <w:rStyle w:val="77"/>
          <w:rFonts w:ascii="var(--monospace)" w:hAnsi="var(--monospace)"/>
          <w:color w:val="000000"/>
        </w:rPr>
        <w:t>go</w:t>
      </w:r>
      <w:r>
        <w:rPr>
          <w:rFonts w:ascii="var(--monospace)" w:hAnsi="var(--monospace)"/>
        </w:rPr>
        <w:t>(</w:t>
      </w:r>
      <w:r>
        <w:rPr>
          <w:rStyle w:val="78"/>
          <w:rFonts w:ascii="var(--monospace)" w:hAnsi="var(--monospace)"/>
          <w:color w:val="116644"/>
        </w:rPr>
        <w:t>1</w:t>
      </w:r>
      <w:r>
        <w:rPr>
          <w:rFonts w:ascii="var(--monospace)" w:hAnsi="var(--monospace)"/>
        </w:rPr>
        <w:t>)</w:t>
      </w:r>
      <w:r>
        <w:rPr>
          <w:rStyle w:val="79"/>
          <w:rFonts w:ascii="var(--monospace)" w:hAnsi="var(--monospace)"/>
          <w:color w:val="AA5500"/>
        </w:rPr>
        <w:t>//前进一部，-2回退两不，window.history.lengthk可以查看当前历史堆栈中页面的数量</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这两个方法应用于浏览器的历史纪录站，在当前已有的back、forward、go</w:t>
      </w:r>
      <w:r>
        <w:rPr>
          <w:rFonts w:ascii="var(--monospace)" w:hAnsi="var(--monospace)"/>
        </w:rPr>
        <w:t xml:space="preserve"> </w:t>
      </w:r>
      <w:r>
        <w:rPr>
          <w:rStyle w:val="76"/>
          <w:rFonts w:ascii="var(--monospace)" w:hAnsi="var(--monospace)"/>
          <w:color w:val="000000"/>
        </w:rPr>
        <w:t>的基础之上，他们提供了对历史纪录进行修改的功能，只是当他们执行修改使，虽然改变了当前的url，但你的浏览器不会立即像后端发送请求。</w:t>
      </w:r>
    </w:p>
    <w:p>
      <w:pPr>
        <w:pStyle w:val="3"/>
        <w:spacing w:before="548" w:after="180"/>
        <w:rPr>
          <w:rFonts w:ascii="宋体" w:hAnsi="宋体"/>
          <w:sz w:val="31"/>
          <w:szCs w:val="31"/>
        </w:rPr>
      </w:pPr>
      <w:r>
        <w:rPr>
          <w:rStyle w:val="61"/>
          <w:sz w:val="31"/>
          <w:szCs w:val="31"/>
        </w:rPr>
        <w:t>hook不能再在条件判断中</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w:t>
      </w:r>
      <w:r>
        <w:rPr>
          <w:rStyle w:val="78"/>
          <w:rFonts w:ascii="var(--monospace)" w:hAnsi="var(--monospace)"/>
          <w:color w:val="116644"/>
        </w:rPr>
        <w:t>1</w:t>
      </w:r>
      <w:r>
        <w:rPr>
          <w:rStyle w:val="76"/>
          <w:rFonts w:ascii="var(--monospace)" w:hAnsi="var(--monospace)"/>
          <w:color w:val="000000"/>
        </w:rPr>
        <w:t>）只能在React函数式组件或自定义Hook中使用Hook。</w:t>
      </w:r>
    </w:p>
    <w:p>
      <w:pPr>
        <w:pStyle w:val="20"/>
        <w:shd w:val="clear" w:color="auto" w:fill="DADADA"/>
        <w:spacing w:after="720" w:line="411" w:lineRule="atLeast"/>
        <w:ind w:left="480"/>
        <w:rPr>
          <w:rFonts w:hint="eastAsia" w:ascii="var(--monospace)" w:hAnsi="var(--monospace)"/>
        </w:rPr>
      </w:pPr>
      <w:r>
        <w:rPr>
          <w:rFonts w:ascii="var(--monospace)" w:hAnsi="var(--monospace)"/>
        </w:rPr>
        <w:t> </w:t>
      </w:r>
      <w:r>
        <w:rPr>
          <w:rStyle w:val="78"/>
          <w:rFonts w:ascii="var(--monospace)" w:hAnsi="var(--monospace)"/>
          <w:color w:val="116644"/>
        </w:rPr>
        <w:t>2</w:t>
      </w:r>
      <w:r>
        <w:rPr>
          <w:rStyle w:val="76"/>
          <w:rFonts w:ascii="var(--monospace)" w:hAnsi="var(--monospace)"/>
          <w:color w:val="000000"/>
        </w:rPr>
        <w:t>）不要在循环，条件或嵌套函数中调用Hook，必须始终在React函数的顶层使用Hook。这是因为React需要利用调用顺序来正确更新相应的状态，以及调用相应的钩子函数。一旦在循环或条件分支语句中调用Hook，就容易导致调用顺序的不一致性，从而产生难以预料到的后果。</w:t>
      </w:r>
    </w:p>
    <w:p>
      <w:pPr>
        <w:pStyle w:val="3"/>
        <w:spacing w:before="548" w:after="180"/>
        <w:rPr>
          <w:rFonts w:ascii="宋体" w:hAnsi="宋体"/>
          <w:sz w:val="31"/>
          <w:szCs w:val="31"/>
        </w:rPr>
      </w:pPr>
      <w:r>
        <w:rPr>
          <w:rStyle w:val="61"/>
          <w:sz w:val="31"/>
          <w:szCs w:val="31"/>
        </w:rPr>
        <w:t>redux流程</w:t>
      </w:r>
    </w:p>
    <w:p>
      <w:pPr>
        <w:pStyle w:val="4"/>
        <w:spacing w:before="548" w:after="180"/>
        <w:rPr>
          <w:b w:val="0"/>
          <w:bCs w:val="0"/>
          <w:sz w:val="31"/>
          <w:szCs w:val="31"/>
        </w:rPr>
      </w:pPr>
      <w:r>
        <w:rPr>
          <w:rStyle w:val="61"/>
          <w:b w:val="0"/>
          <w:bCs w:val="0"/>
          <w:sz w:val="31"/>
          <w:szCs w:val="31"/>
        </w:rPr>
        <w:t>三大规则</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单一数据源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整个应用的state被存储在一棵object</w:t>
      </w:r>
      <w:r>
        <w:rPr>
          <w:rFonts w:ascii="var(--monospace)" w:hAnsi="var(--monospace)"/>
        </w:rPr>
        <w:t xml:space="preserve"> </w:t>
      </w:r>
      <w:r>
        <w:rPr>
          <w:rStyle w:val="76"/>
          <w:rFonts w:ascii="var(--monospace)" w:hAnsi="var(--monospace)"/>
          <w:color w:val="000000"/>
        </w:rPr>
        <w:t>tree中，并且整个</w:t>
      </w:r>
      <w:r>
        <w:rPr>
          <w:rFonts w:ascii="var(--monospace)" w:hAnsi="var(--monospace)"/>
        </w:rPr>
        <w:t xml:space="preserve"> </w:t>
      </w:r>
      <w:r>
        <w:rPr>
          <w:rStyle w:val="76"/>
          <w:rFonts w:ascii="var(--monospace)" w:hAnsi="var(--monospace)"/>
          <w:color w:val="000000"/>
        </w:rPr>
        <w:t>object</w:t>
      </w:r>
      <w:r>
        <w:rPr>
          <w:rFonts w:ascii="var(--monospace)" w:hAnsi="var(--monospace)"/>
        </w:rPr>
        <w:t xml:space="preserve"> </w:t>
      </w:r>
      <w:r>
        <w:rPr>
          <w:rStyle w:val="76"/>
          <w:rFonts w:ascii="var(--monospace)" w:hAnsi="var(--monospace)"/>
          <w:color w:val="000000"/>
        </w:rPr>
        <w:t>tree</w:t>
      </w:r>
      <w:r>
        <w:rPr>
          <w:rFonts w:ascii="var(--monospace)" w:hAnsi="var(--monospace)"/>
        </w:rPr>
        <w:t xml:space="preserve"> </w:t>
      </w:r>
      <w:r>
        <w:rPr>
          <w:rStyle w:val="76"/>
          <w:rFonts w:ascii="var(--monospace)" w:hAnsi="var(--monospace)"/>
          <w:color w:val="000000"/>
        </w:rPr>
        <w:t>只存在于唯一一个</w:t>
      </w:r>
      <w:r>
        <w:rPr>
          <w:rFonts w:ascii="var(--monospace)" w:hAnsi="var(--monospace)"/>
        </w:rPr>
        <w:t xml:space="preserve"> </w:t>
      </w:r>
      <w:r>
        <w:rPr>
          <w:rStyle w:val="76"/>
          <w:rFonts w:ascii="var(--monospace)" w:hAnsi="var(--monospace)"/>
          <w:color w:val="000000"/>
        </w:rPr>
        <w:t>store</w:t>
      </w:r>
      <w:r>
        <w:rPr>
          <w:rFonts w:ascii="var(--monospace)" w:hAnsi="var(--monospace)"/>
        </w:rPr>
        <w:t xml:space="preserve"> </w:t>
      </w:r>
      <w:r>
        <w:rPr>
          <w:rStyle w:val="76"/>
          <w:rFonts w:ascii="var(--monospace)" w:hAnsi="var(--monospace)"/>
          <w:color w:val="000000"/>
        </w:rPr>
        <w:t>中</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State是只读的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唯一改变state的方法就是触发</w:t>
      </w:r>
      <w:r>
        <w:rPr>
          <w:rFonts w:ascii="var(--monospace)" w:hAnsi="var(--monospace)"/>
        </w:rPr>
        <w:t xml:space="preserve"> </w:t>
      </w:r>
      <w:r>
        <w:rPr>
          <w:rStyle w:val="76"/>
          <w:rFonts w:ascii="var(--monospace)" w:hAnsi="var(--monospace)"/>
          <w:color w:val="000000"/>
        </w:rPr>
        <w:t>action，action是一个描述已发生事件的普通对象</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这样确保视图和网络请求不能直接修改state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使用纯函数来执行修改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为了描述action如何改变state</w:t>
      </w:r>
      <w:r>
        <w:rPr>
          <w:rFonts w:ascii="var(--monospace)" w:hAnsi="var(--monospace)"/>
        </w:rPr>
        <w:t xml:space="preserve"> </w:t>
      </w:r>
      <w:r>
        <w:rPr>
          <w:rStyle w:val="76"/>
          <w:rFonts w:ascii="var(--monospace)" w:hAnsi="var(--monospace)"/>
          <w:color w:val="000000"/>
        </w:rPr>
        <w:t>tree，你需要编写reducers</w:t>
      </w:r>
    </w:p>
    <w:p>
      <w:pPr>
        <w:pStyle w:val="4"/>
        <w:spacing w:before="548" w:after="180"/>
        <w:rPr>
          <w:rFonts w:ascii="宋体" w:hAnsi="宋体"/>
          <w:b w:val="0"/>
          <w:bCs w:val="0"/>
          <w:sz w:val="31"/>
          <w:szCs w:val="31"/>
        </w:rPr>
      </w:pPr>
      <w:r>
        <w:rPr>
          <w:rStyle w:val="61"/>
          <w:b w:val="0"/>
          <w:bCs w:val="0"/>
          <w:sz w:val="31"/>
          <w:szCs w:val="31"/>
        </w:rPr>
        <w:t>redux原理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redux</w:t>
      </w:r>
      <w:r>
        <w:rPr>
          <w:rFonts w:ascii="var(--monospace)" w:hAnsi="var(--monospace)"/>
        </w:rPr>
        <w:t xml:space="preserve"> </w:t>
      </w:r>
      <w:r>
        <w:rPr>
          <w:rStyle w:val="76"/>
          <w:rFonts w:ascii="var(--monospace)" w:hAnsi="var(--monospace)"/>
          <w:color w:val="000000"/>
        </w:rPr>
        <w:t>是一个应用数据流框架，主要是解决了组件间状态共享的问题，原理是集中式管理，主要有三个核心方法，action，store，reducer。</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工作流程是</w:t>
      </w:r>
      <w:r>
        <w:rPr>
          <w:rFonts w:ascii="var(--monospace)" w:hAnsi="var(--monospace)"/>
        </w:rPr>
        <w:t xml:space="preserve"> </w:t>
      </w:r>
      <w:r>
        <w:rPr>
          <w:rStyle w:val="76"/>
          <w:rFonts w:ascii="var(--monospace)" w:hAnsi="var(--monospace)"/>
          <w:color w:val="000000"/>
        </w:rPr>
        <w:t>view</w:t>
      </w:r>
      <w:r>
        <w:rPr>
          <w:rFonts w:ascii="var(--monospace)" w:hAnsi="var(--monospace)"/>
        </w:rPr>
        <w:t xml:space="preserve"> </w:t>
      </w:r>
      <w:r>
        <w:rPr>
          <w:rStyle w:val="76"/>
          <w:rFonts w:ascii="var(--monospace)" w:hAnsi="var(--monospace)"/>
          <w:color w:val="000000"/>
        </w:rPr>
        <w:t>调用</w:t>
      </w:r>
      <w:r>
        <w:rPr>
          <w:rFonts w:ascii="var(--monospace)" w:hAnsi="var(--monospace)"/>
        </w:rPr>
        <w:t xml:space="preserve"> </w:t>
      </w:r>
      <w:r>
        <w:rPr>
          <w:rStyle w:val="76"/>
          <w:rFonts w:ascii="var(--monospace)" w:hAnsi="var(--monospace)"/>
          <w:color w:val="000000"/>
        </w:rPr>
        <w:t>store</w:t>
      </w:r>
      <w:r>
        <w:rPr>
          <w:rFonts w:ascii="var(--monospace)" w:hAnsi="var(--monospace)"/>
        </w:rPr>
        <w:t xml:space="preserve"> </w:t>
      </w:r>
      <w:r>
        <w:rPr>
          <w:rStyle w:val="76"/>
          <w:rFonts w:ascii="var(--monospace)" w:hAnsi="var(--monospace)"/>
          <w:color w:val="000000"/>
        </w:rPr>
        <w:t>的</w:t>
      </w:r>
      <w:r>
        <w:rPr>
          <w:rFonts w:ascii="var(--monospace)" w:hAnsi="var(--monospace)"/>
        </w:rPr>
        <w:t xml:space="preserve"> </w:t>
      </w:r>
      <w:r>
        <w:rPr>
          <w:rStyle w:val="76"/>
          <w:rFonts w:ascii="var(--monospace)" w:hAnsi="var(--monospace)"/>
          <w:color w:val="000000"/>
        </w:rPr>
        <w:t>dispatch</w:t>
      </w:r>
      <w:r>
        <w:rPr>
          <w:rFonts w:ascii="var(--monospace)" w:hAnsi="var(--monospace)"/>
        </w:rPr>
        <w:t xml:space="preserve"> </w:t>
      </w:r>
      <w:r>
        <w:rPr>
          <w:rStyle w:val="76"/>
          <w:rFonts w:ascii="var(--monospace)" w:hAnsi="var(--monospace)"/>
          <w:color w:val="000000"/>
        </w:rPr>
        <w:t>接收</w:t>
      </w:r>
      <w:r>
        <w:rPr>
          <w:rFonts w:ascii="var(--monospace)" w:hAnsi="var(--monospace)"/>
        </w:rPr>
        <w:t xml:space="preserve"> </w:t>
      </w:r>
      <w:r>
        <w:rPr>
          <w:rStyle w:val="76"/>
          <w:rFonts w:ascii="var(--monospace)" w:hAnsi="var(--monospace)"/>
          <w:color w:val="000000"/>
        </w:rPr>
        <w:t>action</w:t>
      </w:r>
      <w:r>
        <w:rPr>
          <w:rFonts w:ascii="var(--monospace)" w:hAnsi="var(--monospace)"/>
        </w:rPr>
        <w:t xml:space="preserve"> </w:t>
      </w:r>
      <w:r>
        <w:rPr>
          <w:rStyle w:val="76"/>
          <w:rFonts w:ascii="var(--monospace)" w:hAnsi="var(--monospace)"/>
          <w:color w:val="000000"/>
        </w:rPr>
        <w:t>传入</w:t>
      </w:r>
      <w:r>
        <w:rPr>
          <w:rFonts w:ascii="var(--monospace)" w:hAnsi="var(--monospace)"/>
        </w:rPr>
        <w:t xml:space="preserve"> </w:t>
      </w:r>
      <w:r>
        <w:rPr>
          <w:rStyle w:val="76"/>
          <w:rFonts w:ascii="var(--monospace)" w:hAnsi="var(--monospace)"/>
          <w:color w:val="000000"/>
        </w:rPr>
        <w:t>store，reducer</w:t>
      </w:r>
      <w:r>
        <w:rPr>
          <w:rFonts w:ascii="var(--monospace)" w:hAnsi="var(--monospace)"/>
        </w:rPr>
        <w:t xml:space="preserve"> </w:t>
      </w:r>
      <w:r>
        <w:rPr>
          <w:rStyle w:val="76"/>
          <w:rFonts w:ascii="var(--monospace)" w:hAnsi="var(--monospace)"/>
          <w:color w:val="000000"/>
        </w:rPr>
        <w:t>进行</w:t>
      </w:r>
      <w:r>
        <w:rPr>
          <w:rFonts w:ascii="var(--monospace)" w:hAnsi="var(--monospace)"/>
        </w:rPr>
        <w:t xml:space="preserve"> </w:t>
      </w:r>
      <w:r>
        <w:rPr>
          <w:rStyle w:val="76"/>
          <w:rFonts w:ascii="var(--monospace)" w:hAnsi="var(--monospace)"/>
          <w:color w:val="000000"/>
        </w:rPr>
        <w:t>state</w:t>
      </w:r>
      <w:r>
        <w:rPr>
          <w:rFonts w:ascii="var(--monospace)" w:hAnsi="var(--monospace)"/>
        </w:rPr>
        <w:t xml:space="preserve"> </w:t>
      </w:r>
      <w:r>
        <w:rPr>
          <w:rStyle w:val="76"/>
          <w:rFonts w:ascii="var(--monospace)" w:hAnsi="var(--monospace)"/>
          <w:color w:val="000000"/>
        </w:rPr>
        <w:t>操作，view</w:t>
      </w:r>
      <w:r>
        <w:rPr>
          <w:rFonts w:ascii="var(--monospace)" w:hAnsi="var(--monospace)"/>
        </w:rPr>
        <w:t xml:space="preserve"> </w:t>
      </w:r>
      <w:r>
        <w:rPr>
          <w:rStyle w:val="76"/>
          <w:rFonts w:ascii="var(--monospace)" w:hAnsi="var(--monospace)"/>
          <w:color w:val="000000"/>
        </w:rPr>
        <w:t>通过</w:t>
      </w:r>
      <w:r>
        <w:rPr>
          <w:rFonts w:ascii="var(--monospace)" w:hAnsi="var(--monospace)"/>
        </w:rPr>
        <w:t xml:space="preserve"> </w:t>
      </w:r>
      <w:r>
        <w:rPr>
          <w:rStyle w:val="76"/>
          <w:rFonts w:ascii="var(--monospace)" w:hAnsi="var(--monospace)"/>
          <w:color w:val="000000"/>
        </w:rPr>
        <w:t>store</w:t>
      </w:r>
      <w:r>
        <w:rPr>
          <w:rFonts w:ascii="var(--monospace)" w:hAnsi="var(--monospace)"/>
        </w:rPr>
        <w:t xml:space="preserve"> </w:t>
      </w:r>
      <w:r>
        <w:rPr>
          <w:rStyle w:val="76"/>
          <w:rFonts w:ascii="var(--monospace)" w:hAnsi="var(--monospace)"/>
          <w:color w:val="000000"/>
        </w:rPr>
        <w:t>提供的</w:t>
      </w:r>
      <w:r>
        <w:rPr>
          <w:rFonts w:ascii="var(--monospace)" w:hAnsi="var(--monospace)"/>
        </w:rPr>
        <w:t xml:space="preserve"> </w:t>
      </w:r>
      <w:r>
        <w:rPr>
          <w:rStyle w:val="76"/>
          <w:rFonts w:ascii="var(--monospace)" w:hAnsi="var(--monospace)"/>
          <w:color w:val="000000"/>
        </w:rPr>
        <w:t>getState</w:t>
      </w:r>
      <w:r>
        <w:rPr>
          <w:rFonts w:ascii="var(--monospace)" w:hAnsi="var(--monospace)"/>
        </w:rPr>
        <w:t xml:space="preserve"> </w:t>
      </w:r>
      <w:r>
        <w:rPr>
          <w:rStyle w:val="76"/>
          <w:rFonts w:ascii="var(--monospace)" w:hAnsi="var(--monospace)"/>
          <w:color w:val="000000"/>
        </w:rPr>
        <w:t>获取最新的数据；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Redux是将整个应用状态存储到store</w:t>
      </w:r>
      <w:r>
        <w:rPr>
          <w:rFonts w:ascii="var(--monospace)" w:hAnsi="var(--monospace)"/>
        </w:rPr>
        <w:t>,</w:t>
      </w:r>
      <w:r>
        <w:rPr>
          <w:rStyle w:val="76"/>
          <w:rFonts w:ascii="var(--monospace)" w:hAnsi="var(--monospace)"/>
          <w:color w:val="000000"/>
        </w:rPr>
        <w:t>里面保存着一个状态树store</w:t>
      </w:r>
      <w:r>
        <w:rPr>
          <w:rFonts w:ascii="var(--monospace)" w:hAnsi="var(--monospace)"/>
        </w:rPr>
        <w:t xml:space="preserve"> </w:t>
      </w:r>
      <w:r>
        <w:rPr>
          <w:rStyle w:val="76"/>
          <w:rFonts w:ascii="var(--monospace)" w:hAnsi="var(--monospace)"/>
          <w:color w:val="000000"/>
        </w:rPr>
        <w:t>tree</w:t>
      </w:r>
      <w:r>
        <w:rPr>
          <w:rFonts w:ascii="var(--monospace)" w:hAnsi="var(--monospace)"/>
        </w:rPr>
        <w:t>,</w:t>
      </w:r>
      <w:r>
        <w:rPr>
          <w:rStyle w:val="76"/>
          <w:rFonts w:ascii="var(--monospace)" w:hAnsi="var(--monospace)"/>
          <w:color w:val="000000"/>
        </w:rPr>
        <w:t>组件可以派发</w:t>
      </w:r>
      <w:r>
        <w:rPr>
          <w:rFonts w:ascii="var(--monospace)" w:hAnsi="var(--monospace)"/>
        </w:rPr>
        <w:t>(</w:t>
      </w:r>
      <w:r>
        <w:rPr>
          <w:rStyle w:val="76"/>
          <w:rFonts w:ascii="var(--monospace)" w:hAnsi="var(--monospace)"/>
          <w:color w:val="000000"/>
        </w:rPr>
        <w:t>dispatch</w:t>
      </w:r>
      <w:r>
        <w:rPr>
          <w:rFonts w:ascii="var(--monospace)" w:hAnsi="var(--monospace)"/>
        </w:rPr>
        <w:t>)</w:t>
      </w:r>
      <w:r>
        <w:rPr>
          <w:rStyle w:val="76"/>
          <w:rFonts w:ascii="var(--monospace)" w:hAnsi="var(--monospace)"/>
          <w:color w:val="000000"/>
        </w:rPr>
        <w:t>行为</w:t>
      </w:r>
      <w:r>
        <w:rPr>
          <w:rFonts w:ascii="var(--monospace)" w:hAnsi="var(--monospace)"/>
        </w:rPr>
        <w:t>(</w:t>
      </w:r>
      <w:r>
        <w:rPr>
          <w:rStyle w:val="76"/>
          <w:rFonts w:ascii="var(--monospace)" w:hAnsi="var(--monospace)"/>
          <w:color w:val="000000"/>
        </w:rPr>
        <w:t>action</w:t>
      </w:r>
      <w:r>
        <w:rPr>
          <w:rFonts w:ascii="var(--monospace)" w:hAnsi="var(--monospace)"/>
        </w:rPr>
        <w:t>)</w:t>
      </w:r>
      <w:r>
        <w:rPr>
          <w:rStyle w:val="76"/>
          <w:rFonts w:ascii="var(--monospace)" w:hAnsi="var(--monospace)"/>
          <w:color w:val="000000"/>
        </w:rPr>
        <w:t>给store</w:t>
      </w:r>
      <w:r>
        <w:rPr>
          <w:rFonts w:ascii="var(--monospace)" w:hAnsi="var(--monospace)"/>
        </w:rPr>
        <w:t>,</w:t>
      </w:r>
      <w:r>
        <w:rPr>
          <w:rStyle w:val="76"/>
          <w:rFonts w:ascii="var(--monospace)" w:hAnsi="var(--monospace)"/>
          <w:color w:val="000000"/>
        </w:rPr>
        <w:t>而不是直接通知其他组件，组件内部通过订阅store中的状态state来刷新自己的视图。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）store就是保存数据的地方，Redux提供createStore这个函数，用来生成Store；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）state就是store里面存储的数据，store里面可以拥有多个state，Redux规定一个state对应一个View</w:t>
      </w:r>
      <w:r>
        <w:rPr>
          <w:rFonts w:ascii="var(--monospace)" w:hAnsi="var(--monospace)"/>
        </w:rPr>
        <w:t>,</w:t>
      </w:r>
      <w:r>
        <w:rPr>
          <w:rStyle w:val="76"/>
          <w:rFonts w:ascii="var(--monospace)" w:hAnsi="var(--monospace)"/>
          <w:color w:val="000000"/>
        </w:rPr>
        <w:t>只要state相同，view就是一样的，反过来也是一样的，可以通过store</w:t>
      </w:r>
      <w:r>
        <w:rPr>
          <w:rFonts w:ascii="var(--monospace)" w:hAnsi="var(--monospace)"/>
        </w:rPr>
        <w:t>.</w:t>
      </w:r>
      <w:r>
        <w:rPr>
          <w:rStyle w:val="77"/>
          <w:rFonts w:ascii="var(--monospace)" w:hAnsi="var(--monospace)"/>
          <w:color w:val="000000"/>
        </w:rPr>
        <w:t>getState</w:t>
      </w:r>
      <w:r>
        <w:rPr>
          <w:rFonts w:ascii="var(--monospace)" w:hAnsi="var(--monospace)"/>
        </w:rPr>
        <w:t>( )</w:t>
      </w:r>
      <w:r>
        <w:rPr>
          <w:rStyle w:val="76"/>
          <w:rFonts w:ascii="var(--monospace)" w:hAnsi="var(--monospace)"/>
          <w:color w:val="000000"/>
        </w:rPr>
        <w:t>获取</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7"/>
          <w:rFonts w:hint="eastAsia" w:ascii="var(--monospace)" w:hAnsi="var(--monospace)" w:eastAsia="宋体"/>
          <w:color w:val="000000"/>
          <w:lang w:eastAsia="zh-CN"/>
        </w:rPr>
      </w:pPr>
      <w:r>
        <w:rPr>
          <w:rStyle w:val="78"/>
          <w:rFonts w:ascii="var(--monospace)" w:hAnsi="var(--monospace)"/>
          <w:color w:val="116644"/>
        </w:rPr>
        <w:t>3</w:t>
      </w:r>
      <w:r>
        <w:rPr>
          <w:rStyle w:val="76"/>
          <w:rFonts w:ascii="var(--monospace)" w:hAnsi="var(--monospace)"/>
          <w:color w:val="000000"/>
        </w:rPr>
        <w:t>）state的改变会导致View的变化，但是在redux中不能直接操作state也就是说不能使用this</w:t>
      </w:r>
      <w:r>
        <w:rPr>
          <w:rFonts w:ascii="var(--monospace)" w:hAnsi="var(--monospace)"/>
        </w:rPr>
        <w:t>.</w:t>
      </w:r>
      <w:r>
        <w:rPr>
          <w:rStyle w:val="77"/>
          <w:rFonts w:ascii="var(--monospace)" w:hAnsi="var(--monospace)"/>
          <w:color w:val="000000"/>
        </w:rPr>
        <w:t>setState来操作，用户只能接触到View。在Redux中提供了一个对象来告诉Store需要改变state。Action是一个对象其中type属性是必须的，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7"/>
          <w:rFonts w:hint="eastAsia" w:ascii="var(--monospace)" w:hAnsi="var(--monospace)" w:eastAsia="宋体"/>
          <w:color w:val="000000"/>
          <w:lang w:eastAsia="zh-CN"/>
        </w:rPr>
      </w:pPr>
      <w:r>
        <w:rPr>
          <w:rStyle w:val="78"/>
          <w:rFonts w:ascii="var(--monospace)" w:hAnsi="var(--monospace)"/>
          <w:color w:val="116644"/>
        </w:rPr>
        <w:t>4</w:t>
      </w:r>
      <w:r>
        <w:rPr>
          <w:rStyle w:val="76"/>
          <w:rFonts w:ascii="var(--monospace)" w:hAnsi="var(--monospace)"/>
          <w:color w:val="000000"/>
        </w:rPr>
        <w:t>）store</w:t>
      </w:r>
      <w:r>
        <w:rPr>
          <w:rFonts w:ascii="var(--monospace)" w:hAnsi="var(--monospace)"/>
        </w:rPr>
        <w:t>.</w:t>
      </w:r>
      <w:r>
        <w:rPr>
          <w:rStyle w:val="77"/>
          <w:rFonts w:ascii="var(--monospace)" w:hAnsi="var(--monospace)"/>
          <w:color w:val="000000"/>
        </w:rPr>
        <w:t>dispatch</w:t>
      </w:r>
      <w:r>
        <w:rPr>
          <w:rFonts w:ascii="var(--monospace)" w:hAnsi="var(--monospace)"/>
        </w:rPr>
        <w:t>( )</w:t>
      </w:r>
      <w:r>
        <w:rPr>
          <w:rStyle w:val="76"/>
          <w:rFonts w:ascii="var(--monospace)" w:hAnsi="var(--monospace)"/>
          <w:color w:val="000000"/>
        </w:rPr>
        <w:t>是view发出Action的唯一办法，store</w:t>
      </w:r>
      <w:r>
        <w:rPr>
          <w:rFonts w:ascii="var(--monospace)" w:hAnsi="var(--monospace)"/>
        </w:rPr>
        <w:t>.</w:t>
      </w:r>
      <w:r>
        <w:rPr>
          <w:rStyle w:val="77"/>
          <w:rFonts w:ascii="var(--monospace)" w:hAnsi="var(--monospace)"/>
          <w:color w:val="000000"/>
        </w:rPr>
        <w:t>dispatch接收一个Action作为参数，将它发送给store通知store来改变state。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5</w:t>
      </w:r>
      <w:r>
        <w:rPr>
          <w:rStyle w:val="76"/>
          <w:rFonts w:ascii="var(--monospace)" w:hAnsi="var(--monospace)"/>
          <w:color w:val="000000"/>
        </w:rPr>
        <w:t>）Store收到Action以后，必须给出一个新的state，这样view才会发生变化。这种state的计算过程就叫做Reducer。</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Reducer是一个纯函数，他接收Action和当前state作为参数，返回一个新的state</w:t>
      </w:r>
    </w:p>
    <w:p>
      <w:pPr>
        <w:pStyle w:val="3"/>
        <w:spacing w:before="548" w:after="180"/>
        <w:rPr>
          <w:rFonts w:ascii="宋体" w:hAnsi="宋体"/>
          <w:sz w:val="31"/>
          <w:szCs w:val="31"/>
        </w:rPr>
      </w:pPr>
      <w:r>
        <w:rPr>
          <w:rStyle w:val="61"/>
          <w:sz w:val="31"/>
          <w:szCs w:val="31"/>
        </w:rPr>
        <w:t>性能优化</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1、使用纯组件；</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2、使用 React.memo 进行组件记忆（React.memo 是一个高阶组件），对于相同的输入，不重复执行；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3、如果是类组件，使用 shouldComponentUpdate（这是在重新渲染组件之前触发的其中一个生命周期事件）生命周期事件，可以利用此事件来决定何时需要重新渲染组件；</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4、路由懒加载；</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5、使用 React Fragments 避免额外标记；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6、不要使用内联函数定义（如果我们使用内联函数，则每次调用“render”函数时都会创建一个新的函数实例）；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7、避免在Willxxx系列的生命周期中进行异步请求，操作dom等；</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8、如果是类组件，事件函数在Constructor中绑定bind改变this指向；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9、避免使用内联样式属性；</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10、优化 React 中的条件渲染；</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11、不要在 render 方法中导出数据；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12、列表渲染的时候加key；</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13、在函数组件中使用useCallback和useMemo来进行组件优化，依赖没有变化的话，不重复执行；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14、类组件中使用immutable对象；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rPr>
      </w:pPr>
      <w:r>
        <w:rPr>
          <w:rFonts w:ascii="var(--monospace)" w:hAnsi="var(--monospace)"/>
        </w:rPr>
        <w:t>   </w:t>
      </w:r>
    </w:p>
    <w:p>
      <w:pPr>
        <w:pStyle w:val="3"/>
        <w:spacing w:before="548" w:after="180"/>
        <w:rPr>
          <w:rFonts w:ascii="宋体" w:hAnsi="宋体"/>
          <w:sz w:val="31"/>
          <w:szCs w:val="31"/>
        </w:rPr>
      </w:pPr>
      <w:r>
        <w:rPr>
          <w:rStyle w:val="61"/>
          <w:sz w:val="31"/>
          <w:szCs w:val="31"/>
        </w:rPr>
        <w:t>虚拟DOM</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虚拟dom是用js模拟一颗dom树,放在浏览器内存中，相当于在js和真实dom中加了一个缓存，利用dom diff算法避免了没有必要的dom操作，从而提高性能。</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优点：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（1）虚拟DOM具有批处理和高效的Diff算法,最终表现在DOM上的修改只是变更的部分，可以保证非常高效的渲染,优化性能；</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（2）虚拟DOM不会立马进行排版与重绘操作，对虚拟DOM进行频繁修改，最后一次性比较并修改真实DOM中需要改的部分；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（3）虚拟 DOM 有效降低大面积真实 DOM 的重绘与排版，因为最终与真实 DOM 比较差异，可以只渲染局部；</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缺点：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（1）首次渲染大量DOM时，由于多了一层虚拟DOM的计算，会比innerHTML插入慢；</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React组件的渲染过程：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（1）使用JSX编写React组件后所有的JSX代码会通过Babel转化为 React.createElement执行;</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（2）createElement函数对 key和 ref等特殊的 props进行处理，并获取 defaultProps对默认 props进行赋值，并且对传入的子节点进行处理，最终构造成一个 ReactElement对象（所谓的虚拟 DOM）。</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（3）ReactDOM.render将生成好的虚拟 DOM渲染到指定容器上，其中采用了批处理、事务等机制并且对特定浏览器进行了性能优化，最终转换为真实 DOM。</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虚拟DOM的组成——ReactElementelement对象结构：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（1）type：元素的类型，可以是原生html类型（字符串），或者自定义组件（函数或class）</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（2）key：组件的唯一标识，用于Diff算法，下面会详细介绍</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（3）ref：用于访问原生dom节点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（4）props：传入组件的props，chidren是props中的一个属性，它存储了当前组件的孩子节点，可以是数组（多个孩子节点）或对象（只有一个孩子节点）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（5）owner：当前正在构建的Component所属的Component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（6）self：（非生产环境）指定当前位于哪个组件实例</w:t>
      </w:r>
    </w:p>
    <w:p>
      <w:pPr>
        <w:pStyle w:val="20"/>
        <w:shd w:val="clear" w:color="auto" w:fill="DADADA"/>
        <w:spacing w:after="720" w:line="411" w:lineRule="atLeast"/>
        <w:ind w:left="480"/>
        <w:rPr>
          <w:rFonts w:hint="eastAsia" w:ascii="var(--monospace)" w:hAnsi="var(--monospace)"/>
        </w:rPr>
      </w:pPr>
      <w:r>
        <w:rPr>
          <w:rFonts w:ascii="var(--monospace)" w:hAnsi="var(--monospace)"/>
        </w:rPr>
        <w:t>      （7）_source：（非生产环境）指定调试代码来自的文件(fileName)和代码行数(lineNumber)</w:t>
      </w:r>
    </w:p>
    <w:p>
      <w:pPr>
        <w:pStyle w:val="3"/>
        <w:spacing w:before="548" w:after="180"/>
        <w:rPr>
          <w:rFonts w:ascii="宋体" w:hAnsi="宋体"/>
          <w:sz w:val="31"/>
          <w:szCs w:val="31"/>
        </w:rPr>
      </w:pPr>
      <w:r>
        <w:rPr>
          <w:rStyle w:val="61"/>
          <w:sz w:val="31"/>
          <w:szCs w:val="31"/>
        </w:rPr>
        <w:t>监听props的变化</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setState改变会触发的生命周期钩子</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componentWillReceiveProps</w:t>
      </w:r>
      <w:r>
        <w:rPr>
          <w:rFonts w:ascii="var(--monospace)" w:hAnsi="var(--monospace)"/>
        </w:rPr>
        <w:t xml:space="preserve">  </w:t>
      </w:r>
      <w:r>
        <w:rPr>
          <w:rStyle w:val="76"/>
          <w:rFonts w:ascii="var(--monospace)" w:hAnsi="var(--monospace)"/>
          <w:color w:val="000000"/>
        </w:rPr>
        <w:t>父组件发生render的时候子组件就会调用</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shouldComponentUpdate</w:t>
      </w:r>
      <w:r>
        <w:rPr>
          <w:rFonts w:ascii="var(--monospace)" w:hAnsi="var(--monospace)"/>
        </w:rPr>
        <w:t xml:space="preserve">    </w:t>
      </w:r>
      <w:r>
        <w:rPr>
          <w:rStyle w:val="76"/>
          <w:rFonts w:ascii="var(--monospace)" w:hAnsi="var(--monospace)"/>
          <w:color w:val="000000"/>
        </w:rPr>
        <w:t>判断是否需要重新渲染组件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componentWillUpdate</w:t>
      </w:r>
      <w:r>
        <w:rPr>
          <w:rFonts w:ascii="var(--monospace)" w:hAnsi="var(--monospace)"/>
        </w:rPr>
        <w:t xml:space="preserve">       </w:t>
      </w:r>
      <w:r>
        <w:rPr>
          <w:rStyle w:val="76"/>
          <w:rFonts w:ascii="var(--monospace)" w:hAnsi="var(--monospace)"/>
          <w:color w:val="000000"/>
        </w:rPr>
        <w:t>组件即将重新渲染</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Render</w:t>
      </w:r>
      <w:r>
        <w:rPr>
          <w:rFonts w:ascii="var(--monospace)" w:hAnsi="var(--monospace)"/>
        </w:rPr>
        <w:t xml:space="preserve">     </w:t>
      </w:r>
      <w:r>
        <w:rPr>
          <w:rStyle w:val="76"/>
          <w:rFonts w:ascii="var(--monospace)" w:hAnsi="var(--monospace)"/>
          <w:color w:val="000000"/>
        </w:rPr>
        <w:t>组件渲染</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componentDidUpdate</w:t>
      </w:r>
      <w:r>
        <w:rPr>
          <w:rFonts w:ascii="var(--monospace)" w:hAnsi="var(--monospace)"/>
        </w:rPr>
        <w:t xml:space="preserve">       </w:t>
      </w:r>
      <w:r>
        <w:rPr>
          <w:rStyle w:val="76"/>
          <w:rFonts w:ascii="var(--monospace)" w:hAnsi="var(--monospace)"/>
          <w:color w:val="000000"/>
        </w:rPr>
        <w:t>组件重新渲染完成</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props改变会触发的生命周期</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componentWillReveiceProps</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shouldComponentUpdate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componentWillUpdate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render</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componentDidUpdate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首次渲染会执行的生命周期：</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componentWillMount（即将进入dom），Render，componentdidmount（进入dom），</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组件第一次渲染时不会执行componentWillReceiveProps；</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当props发生变化的时时候会执行componentWillReceiveProps；</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2"/>
        <w:pBdr>
          <w:bottom w:val="single" w:color="C5C5C5" w:sz="6" w:space="10"/>
        </w:pBdr>
        <w:spacing w:before="480" w:after="120" w:line="312" w:lineRule="atLeast"/>
        <w:rPr>
          <w:rFonts w:ascii="宋体" w:hAnsi="宋体"/>
          <w:b w:val="0"/>
          <w:bCs w:val="0"/>
          <w:sz w:val="45"/>
          <w:szCs w:val="45"/>
        </w:rPr>
      </w:pPr>
      <w:r>
        <w:rPr>
          <w:rStyle w:val="61"/>
          <w:b w:val="0"/>
          <w:bCs w:val="0"/>
          <w:sz w:val="45"/>
          <w:szCs w:val="45"/>
        </w:rPr>
        <w:t>JavaScript</w:t>
      </w:r>
    </w:p>
    <w:p>
      <w:pPr>
        <w:pStyle w:val="3"/>
        <w:spacing w:before="548" w:after="180"/>
        <w:rPr>
          <w:sz w:val="31"/>
          <w:szCs w:val="31"/>
        </w:rPr>
      </w:pPr>
      <w:r>
        <w:rPr>
          <w:rStyle w:val="61"/>
          <w:sz w:val="31"/>
          <w:szCs w:val="31"/>
        </w:rPr>
        <w:t>for...in和for...of的区别</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2"/>
          <w:rFonts w:ascii="var(--monospace)" w:hAnsi="var(--monospace)"/>
          <w:color w:val="770088"/>
        </w:rPr>
        <w:t>for</w:t>
      </w:r>
      <w:r>
        <w:rPr>
          <w:rStyle w:val="149"/>
          <w:rFonts w:ascii="var(--monospace)" w:hAnsi="var(--monospace)"/>
          <w:color w:val="555555"/>
        </w:rPr>
        <w:t>...</w:t>
      </w:r>
      <w:r>
        <w:rPr>
          <w:rStyle w:val="72"/>
          <w:rFonts w:ascii="var(--monospace)" w:hAnsi="var(--monospace)"/>
          <w:color w:val="770088"/>
        </w:rPr>
        <w:t>in</w:t>
      </w:r>
      <w:r>
        <w:rPr>
          <w:rFonts w:ascii="var(--monospace)" w:hAnsi="var(--monospace)"/>
        </w:rPr>
        <w:t xml:space="preserve"> </w:t>
      </w:r>
      <w:r>
        <w:rPr>
          <w:rStyle w:val="76"/>
          <w:rFonts w:ascii="var(--monospace)" w:hAnsi="var(--monospace)"/>
          <w:color w:val="000000"/>
        </w:rPr>
        <w:t>循环：只能获得对象的键名，不能获得键值</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2"/>
          <w:rFonts w:ascii="var(--monospace)" w:hAnsi="var(--monospace)"/>
          <w:color w:val="770088"/>
        </w:rPr>
        <w:t>for</w:t>
      </w:r>
      <w:r>
        <w:rPr>
          <w:rStyle w:val="149"/>
          <w:rFonts w:ascii="var(--monospace)" w:hAnsi="var(--monospace)"/>
          <w:color w:val="555555"/>
        </w:rPr>
        <w:t>...</w:t>
      </w:r>
      <w:r>
        <w:rPr>
          <w:rStyle w:val="76"/>
          <w:rFonts w:ascii="var(--monospace)" w:hAnsi="var(--monospace)"/>
          <w:color w:val="000000"/>
        </w:rPr>
        <w:t>of</w:t>
      </w:r>
      <w:r>
        <w:rPr>
          <w:rFonts w:ascii="var(--monospace)" w:hAnsi="var(--monospace)"/>
        </w:rPr>
        <w:t xml:space="preserve"> </w:t>
      </w:r>
      <w:r>
        <w:rPr>
          <w:rStyle w:val="76"/>
          <w:rFonts w:ascii="var(--monospace)" w:hAnsi="var(--monospace)"/>
          <w:color w:val="000000"/>
        </w:rPr>
        <w:t>循环：允许遍历获得键值</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for…in循环主要是为遍历对象而设计的，不适用于遍历数组。</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Style w:val="76"/>
          <w:rFonts w:ascii="var(--monospace)" w:hAnsi="var(--monospace)"/>
          <w:color w:val="000000"/>
        </w:rPr>
        <w:t>对于普通的对象，for…in循环可以遍历键名，for…of循环会报错，必须部</w:t>
      </w:r>
      <w:r>
        <w:rPr>
          <w:rStyle w:val="81"/>
          <w:rFonts w:ascii="var(--monospace)" w:hAnsi="var(--monospace)"/>
        </w:rPr>
        <w:t xml:space="preserve"> </w:t>
      </w:r>
      <w:r>
        <w:rPr>
          <w:rStyle w:val="76"/>
          <w:rFonts w:ascii="var(--monospace)" w:hAnsi="var(--monospace)"/>
          <w:color w:val="000000"/>
        </w:rPr>
        <w:t>署了</w:t>
      </w:r>
      <w:r>
        <w:rPr>
          <w:rFonts w:ascii="var(--monospace)" w:hAnsi="var(--monospace)"/>
        </w:rPr>
        <w:t xml:space="preserve"> </w:t>
      </w:r>
      <w:r>
        <w:rPr>
          <w:rStyle w:val="76"/>
          <w:rFonts w:ascii="var(--monospace)" w:hAnsi="var(--monospace)"/>
          <w:color w:val="000000"/>
        </w:rPr>
        <w:t>Iterator</w:t>
      </w:r>
      <w:r>
        <w:rPr>
          <w:rFonts w:ascii="var(--monospace)" w:hAnsi="var(--monospace)"/>
        </w:rPr>
        <w:t xml:space="preserve"> </w:t>
      </w:r>
      <w:r>
        <w:rPr>
          <w:rStyle w:val="76"/>
          <w:rFonts w:ascii="var(--monospace)" w:hAnsi="var(--monospace)"/>
          <w:color w:val="000000"/>
        </w:rPr>
        <w:t>接口后才能使用。</w:t>
      </w:r>
    </w:p>
    <w:p>
      <w:pPr>
        <w:pStyle w:val="20"/>
        <w:shd w:val="clear" w:color="auto" w:fill="DADADA"/>
        <w:spacing w:after="720" w:line="411" w:lineRule="atLeast"/>
        <w:ind w:left="480"/>
        <w:rPr>
          <w:rFonts w:hint="eastAsia" w:ascii="var(--monospace)" w:hAnsi="var(--monospace)"/>
        </w:rPr>
      </w:pPr>
      <w:r>
        <w:rPr>
          <w:rStyle w:val="78"/>
          <w:rFonts w:ascii="var(--monospace)" w:hAnsi="var(--monospace)"/>
          <w:color w:val="116644"/>
        </w:rPr>
        <w:t>4.</w:t>
      </w:r>
      <w:r>
        <w:rPr>
          <w:rStyle w:val="76"/>
          <w:rFonts w:ascii="var(--monospace)" w:hAnsi="var(--monospace)"/>
          <w:color w:val="000000"/>
        </w:rPr>
        <w:t>for…of循环可用于字符串、DOM</w:t>
      </w:r>
      <w:r>
        <w:rPr>
          <w:rFonts w:ascii="var(--monospace)" w:hAnsi="var(--monospace)"/>
        </w:rPr>
        <w:t xml:space="preserve"> </w:t>
      </w:r>
      <w:r>
        <w:rPr>
          <w:rStyle w:val="76"/>
          <w:rFonts w:ascii="var(--monospace)" w:hAnsi="var(--monospace)"/>
          <w:color w:val="000000"/>
        </w:rPr>
        <w:t>NodeList</w:t>
      </w:r>
      <w:r>
        <w:rPr>
          <w:rFonts w:ascii="var(--monospace)" w:hAnsi="var(--monospace)"/>
        </w:rPr>
        <w:t xml:space="preserve"> </w:t>
      </w:r>
      <w:r>
        <w:rPr>
          <w:rStyle w:val="76"/>
          <w:rFonts w:ascii="var(--monospace)" w:hAnsi="var(--monospace)"/>
          <w:color w:val="000000"/>
        </w:rPr>
        <w:t>对象、arguments对象。</w:t>
      </w:r>
    </w:p>
    <w:p>
      <w:pPr>
        <w:pStyle w:val="3"/>
        <w:spacing w:before="548" w:after="180"/>
        <w:rPr>
          <w:rFonts w:ascii="宋体" w:hAnsi="宋体"/>
          <w:sz w:val="31"/>
          <w:szCs w:val="31"/>
        </w:rPr>
      </w:pPr>
      <w:r>
        <w:rPr>
          <w:rStyle w:val="61"/>
          <w:sz w:val="31"/>
          <w:szCs w:val="31"/>
        </w:rPr>
        <w:t>Promise&amp;async&amp;await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/*---------Promise概念：---------*/</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 是异步编程的一种解决方案，比传统的解决方案——回调函数和事件——更合理和更强大，简单地说，Promise好比容器，里面存放着一些未来才会执行完毕（异步）的事件的结果，而这些结果一旦生成是无法改变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/*---------async await概念：---------*/</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async await也是异步编程的一种解决方案，他遵循的是Generator 函数的语法糖，他拥有内置执行器，不需要额外的调用直接会自动执行并输出结果，它返回的是一个Promise对象。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两者的区别：</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Promise的出现解决了传统callback函数导致的“地域回调”问题，但它的语法导致了它向纵向发展行成了一个回调链，遇到复杂的业务场景，这样的语法显然也是不美观的。而async await代码看起来会简洁些，使得异步代码看起来像同步代码，await的本质是可以提供等同于”同步效果“的等待异步返回能力的语法糖，只有这一句代码执行完，才会执行下一句。</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async await与Promise一样，是非阻塞的。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async await是基于Promise实现的，可以说是改良版的Promise，它不能用于普通的回调函数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Promise补充</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是ES6新增的一个内置构造函数，在ES6之前只能通过回调函数的形式来实现在异步的中间或者末尾做一些事情的封装，只有封装异步代码的时候才会用到promise；promise是为了解决异步以及回调地狱{回调函数(回调函数就是一个被作为参数传递的函数)嵌套太多导致代码维护成本增加，代码可读性降低的情况}的问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Promise的三种状态：</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等待中（pending）</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完成了 （resolved）</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拒绝了（rejected）</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两种切换状态：pending到resolved、pending到rejected</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构造函数会接收两个函数resolved和rejected，resolved是一个函数，直接调用会把本次的状态改为成功，rejected也是一个函数直接调用会讲本次promise的状态改为失败，成功后执行.then里面的函数，失败后执行.catch里面的函数；每次return出来的都是一个新的promis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优点：Promise 实现了链式调用，也就是说每次调用 then 之后返回的都是一个 Promise，并且是一个全新的 Promise，原因也是因为状态不可变。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缺点：无法取消 Promise，错误需要通过回调函数捕获。</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在构造 Promise 的时候，构造函数内部的代码是立即执行的；Promise 实现了链式调用，也就是说每次调用 then 之后返回的都是一个 Promise，并且是一个全新的 Promise，原因也是因为状态不可变。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Promise.all用来执行多个 promise ，接受一个 promise 数组作为参数并返回一个新的 promise。结果数组中元素的顺序与其在源 promise 中的顺序相同。即使第一个 promise 花费了最长的时间才 resolve，但它仍是结果数组中的第一个。只有所有的promise都成功新的 promise 才会 resolve；如果其中一个 promise 被 reject，Promise.all 就会立即被 reject，完全忽略列表中其他的 promise。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length：打印出来为1</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name：打印出来为Promise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all：将多个promise的实例包裹成一个实例，数组形势传入，遇到失败就直接调用失败，后续的操作不在关注。成功直接调用成功函数 ，返回一个数组。返回的数组和传入的promise的实例一样</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race：将多个promise得实例包裹为一个实例，数组形势传入，返回实例中结果最快的哪一个 ， 不管失败还是成功的调用。all和race参考资料</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resolve：和new Promise(resolve)生成一样的结果，都是生成一个实例对象。生成一个状态码和一个需要返回的数据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reject：和new Promise(resolve,reject)只调用reject生成一样的实例。同上</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finally：不管结果如何都会执行的函数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promise过程：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（1）生成Promise实例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（2）执行一系列同步操作</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（3）使用resolve函数将异步操作的结果传递出去, reject函数传递异步操作的错误</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（4）用then方法分别指定Resolve状态和Reject状态的函数,then方法返回一个新的Promise实例,因此可以采用链式写法</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3"/>
        <w:spacing w:before="548" w:after="180"/>
        <w:rPr>
          <w:rFonts w:ascii="宋体" w:hAnsi="宋体"/>
          <w:sz w:val="31"/>
          <w:szCs w:val="31"/>
        </w:rPr>
      </w:pPr>
      <w:r>
        <w:rPr>
          <w:rStyle w:val="61"/>
          <w:sz w:val="31"/>
          <w:szCs w:val="31"/>
        </w:rPr>
        <w:t>事件循环</w:t>
      </w:r>
    </w:p>
    <w:p>
      <w:pPr>
        <w:pStyle w:val="62"/>
        <w:spacing w:after="360" w:afterAutospacing="0"/>
      </w:pPr>
      <w:r>
        <w:rPr>
          <w:rStyle w:val="61"/>
        </w:rPr>
        <w:t>Event Loop(事件循环)中，每一次循环称为 tick, 每一次tick的任务如下：</w:t>
      </w:r>
    </w:p>
    <w:p>
      <w:pPr>
        <w:pStyle w:val="62"/>
        <w:numPr>
          <w:ilvl w:val="0"/>
          <w:numId w:val="234"/>
        </w:numPr>
        <w:ind w:left="360"/>
      </w:pPr>
      <w:r>
        <w:rPr>
          <w:rStyle w:val="61"/>
        </w:rPr>
        <w:t>执行栈选择最先进入队列的宏任务(通常是</w:t>
      </w:r>
      <w:r>
        <w:rPr>
          <w:rStyle w:val="28"/>
          <w:rFonts w:ascii="var(--monospace)" w:hAnsi="var(--monospace)"/>
          <w:sz w:val="21"/>
          <w:szCs w:val="21"/>
          <w:shd w:val="clear" w:color="auto" w:fill="DADADA"/>
        </w:rPr>
        <w:t>script</w:t>
      </w:r>
      <w:r>
        <w:rPr>
          <w:rStyle w:val="61"/>
        </w:rPr>
        <w:t>整体代码)，如果有则执行</w:t>
      </w:r>
    </w:p>
    <w:p>
      <w:pPr>
        <w:pStyle w:val="62"/>
        <w:numPr>
          <w:ilvl w:val="0"/>
          <w:numId w:val="234"/>
        </w:numPr>
        <w:ind w:left="360"/>
      </w:pPr>
      <w:r>
        <w:rPr>
          <w:rStyle w:val="61"/>
        </w:rPr>
        <w:t>检查是否存在 Microtask，如果存在则不停的执行，直至清空 microtask 队列</w:t>
      </w:r>
    </w:p>
    <w:p>
      <w:pPr>
        <w:pStyle w:val="62"/>
        <w:numPr>
          <w:ilvl w:val="0"/>
          <w:numId w:val="234"/>
        </w:numPr>
        <w:ind w:left="360"/>
      </w:pPr>
      <w:r>
        <w:rPr>
          <w:rStyle w:val="61"/>
        </w:rPr>
        <w:t>更新render(每一次事件循环，浏览器都可能会去更新渲染)</w:t>
      </w:r>
    </w:p>
    <w:p>
      <w:pPr>
        <w:pStyle w:val="62"/>
        <w:numPr>
          <w:ilvl w:val="0"/>
          <w:numId w:val="234"/>
        </w:numPr>
        <w:ind w:left="360"/>
      </w:pPr>
      <w:r>
        <w:rPr>
          <w:rStyle w:val="61"/>
        </w:rPr>
        <w:t>重复以上步骤</w:t>
      </w:r>
    </w:p>
    <w:p>
      <w:pPr>
        <w:pStyle w:val="3"/>
        <w:spacing w:before="548" w:after="180"/>
        <w:rPr>
          <w:sz w:val="31"/>
          <w:szCs w:val="31"/>
        </w:rPr>
      </w:pPr>
      <w:r>
        <w:rPr>
          <w:rStyle w:val="61"/>
          <w:sz w:val="31"/>
          <w:szCs w:val="31"/>
        </w:rPr>
        <w:t>this</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this 指向：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 全局上下文（函数外）</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无论是否为严格模式，均指向全局对象。注意:严格模式下全局对象为undifined</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 函数上下文（函数内）</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默认的，指向函数的调用对象，且是最直接的调用对象：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简单调用，指向全局对象注意:严格模式下全局对象为undifined，某些浏览器未实现此标准也可能会是window</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改变this指向的方式：</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 第一种： new关键字改变this指向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//构造函数版this</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function Fn(){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this.user = "李某";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a = new Fn();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console.log(a.user); //李某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 第二种： call()</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 把b添加到第一个参数的环境中，简单来说，this就会指向那个对象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a =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user:"李某",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fn:function(){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console.log(this.user); //李某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b = a.fn;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b.call(a); //若不用call，则b()执行后this指的是Window对象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 第三种：apply()</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 apply方法和call方法有些相似，它也可以改变this的指向，也可以有多个参数，但是不同的是，第二个参数必须是一个数组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a =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user:"李某",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fn:function(){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console.log(this.user); //李某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b = a.fn;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b.apply(a);</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4. 第四种：bind()</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 bind方法返回的是一个修改过后的函数,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 bind也可以有多个参数，并且参数可以执行的时候再次添加，但是要注意的是，参数是按照形参的顺序进行的。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a =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user:"李某",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fn:function(){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console.log(this.user); //李某</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b = a.fn;</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var c = b.bind(a);</w:t>
      </w:r>
    </w:p>
    <w:p>
      <w:pPr>
        <w:pStyle w:val="20"/>
        <w:shd w:val="clear" w:color="auto" w:fill="DADADA"/>
        <w:spacing w:after="720" w:line="411" w:lineRule="atLeast"/>
        <w:ind w:left="480"/>
        <w:rPr>
          <w:rFonts w:hint="eastAsia" w:ascii="var(--monospace)" w:hAnsi="var(--monospace)"/>
        </w:rPr>
      </w:pPr>
      <w:r>
        <w:rPr>
          <w:rFonts w:ascii="var(--monospace)" w:hAnsi="var(--monospace)"/>
        </w:rPr>
        <w:t>  c();</w:t>
      </w:r>
    </w:p>
    <w:p>
      <w:pPr>
        <w:pStyle w:val="3"/>
        <w:spacing w:before="548" w:after="180"/>
        <w:rPr>
          <w:rFonts w:ascii="宋体" w:hAnsi="宋体"/>
          <w:sz w:val="31"/>
          <w:szCs w:val="31"/>
        </w:rPr>
      </w:pPr>
      <w:r>
        <w:rPr>
          <w:rStyle w:val="61"/>
          <w:sz w:val="31"/>
          <w:szCs w:val="31"/>
        </w:rPr>
        <w:t>闭包</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闭包的作用：</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 在外部访问函数内部的变量</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 让函数内的局部变量可以一直保存下去</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 模块化私有属性和公共属性</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闭包的原理：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全局变量生存周期是永久，局部变量生存周期随着函数的调用介绍而销毁。</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xml:space="preserve">  闭包就是 在函数中定义且成为该函数内部返回的函数的自由变量 的变量，该变量不会随着外部函数调用结束而销毁。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（注：不光是变量，函数内声明的函数也可以形成闭包）</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当函数可以记住并访问所在的词法作用域，即使函数是在当前词法作用域之外执行，这时就产生了闭包。</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简述闭包的问题以及优化</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闭包的缺点：占用内层空间 大量使用闭包会造成 栈溢出</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由于闭包会一直占用内存空间，直到页面销毁，我们可以主动将已使用的闭包销毁：</w:t>
      </w:r>
    </w:p>
    <w:p>
      <w:pPr>
        <w:pStyle w:val="20"/>
        <w:shd w:val="clear" w:color="auto" w:fill="DADADA"/>
        <w:spacing w:after="720" w:line="411" w:lineRule="atLeast"/>
        <w:ind w:left="480"/>
        <w:rPr>
          <w:rFonts w:hint="eastAsia" w:ascii="var(--monospace)" w:hAnsi="var(--monospace)"/>
        </w:rPr>
      </w:pPr>
      <w:r>
        <w:rPr>
          <w:rFonts w:ascii="var(--monospace)" w:hAnsi="var(--monospace)"/>
        </w:rPr>
        <w:t>  将闭包函数赋值为null 可以销毁闭包</w:t>
      </w:r>
    </w:p>
    <w:p>
      <w:pPr>
        <w:pStyle w:val="3"/>
        <w:spacing w:before="548" w:after="180"/>
        <w:rPr>
          <w:rFonts w:ascii="宋体" w:hAnsi="宋体"/>
          <w:sz w:val="31"/>
          <w:szCs w:val="31"/>
        </w:rPr>
      </w:pPr>
      <w:r>
        <w:rPr>
          <w:rStyle w:val="61"/>
          <w:sz w:val="31"/>
          <w:szCs w:val="31"/>
        </w:rPr>
        <w:t>原型链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原型链: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因为每个对象和原型都有原型，对象的原型指向原型对象，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而父的原型又指向父的父，这种原型层层连接起来的就构成了原型链。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什么是原型：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Javascript规定，每一个函数都有一个prototype对象属性，指向另一个对象（原型链上面的）。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prototype(对象属性)的所有属性和方法，都会被构造函数的实例继承。这意味着，我们可以把那些不变(公用)的属性和方法，直接定义在prototype对象属性上。</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prototype就是调用构造函数所创建的那个实例对象的原型（proto）。</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prototype可以让所有对象实例共享它所包含的属性和方法。也就是说，不必在构造函数中定义对象信息，而是可以直接将这些信息添加到原型中。</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rPr>
      </w:pPr>
      <w:r>
        <w:rPr>
          <w:rFonts w:ascii="var(--monospace)" w:hAnsi="var(--monospace)"/>
        </w:rPr>
        <w:t>为什么要用原型：使用原型对象解决浪费内存</w:t>
      </w:r>
    </w:p>
    <w:p>
      <w:pPr>
        <w:pStyle w:val="3"/>
        <w:spacing w:before="548" w:after="180"/>
        <w:rPr>
          <w:rFonts w:ascii="宋体" w:hAnsi="宋体"/>
          <w:sz w:val="31"/>
          <w:szCs w:val="31"/>
        </w:rPr>
      </w:pPr>
      <w:r>
        <w:rPr>
          <w:rStyle w:val="61"/>
          <w:sz w:val="31"/>
          <w:szCs w:val="31"/>
        </w:rPr>
        <w:t>作用域链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在 JavaScript 中有两种作用域类型：</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 局部作用域:只能在函数内部访问它们</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 全局作用域:网页的所有脚本和函数都能够访问它</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JavaScript 拥有函数作用域：每个函数创建一个新的作用域。</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作用域决定了这些变量的可访问性（可见性）。</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函数内部定义的变量从函数外部是不可访问的（不可见的）。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作用域链：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当查找变量的时候，会先从当前上下文的变量对象中查找，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如果没有找到，就会从父级(词法层面上的父级)执行上下文的变量对象中查找，一直找到全局上下文的变量对象，也就是全局对象。</w:t>
      </w:r>
    </w:p>
    <w:p>
      <w:pPr>
        <w:pStyle w:val="20"/>
        <w:shd w:val="clear" w:color="auto" w:fill="DADADA"/>
        <w:spacing w:after="720" w:line="411" w:lineRule="atLeast"/>
        <w:ind w:left="480"/>
        <w:rPr>
          <w:rFonts w:hint="eastAsia" w:ascii="var(--monospace)" w:hAnsi="var(--monospace)"/>
        </w:rPr>
      </w:pPr>
      <w:r>
        <w:rPr>
          <w:rFonts w:ascii="var(--monospace)" w:hAnsi="var(--monospace)"/>
        </w:rPr>
        <w:t>这样由多个执行上下文的变量对象构成的链表就叫做作用域链</w:t>
      </w:r>
    </w:p>
    <w:p>
      <w:pPr>
        <w:pStyle w:val="3"/>
        <w:spacing w:before="548" w:after="180"/>
        <w:rPr>
          <w:rFonts w:ascii="宋体" w:hAnsi="宋体"/>
          <w:sz w:val="31"/>
          <w:szCs w:val="31"/>
        </w:rPr>
      </w:pPr>
      <w:r>
        <w:rPr>
          <w:rStyle w:val="61"/>
          <w:sz w:val="31"/>
          <w:szCs w:val="31"/>
        </w:rPr>
        <w:t>ES6</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 可以使用let和const定义一个变量，都是块级作用域</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2. 模板字符串（倒引号）</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3. 解构赋值</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4. 对象简写法</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5. for...of循环，但是他不能循环对象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6. 展开运算符（...）他可以展开数组和对象的多个元素</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7. 剩余参数(可变参数)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8. ES6箭头函数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9. 参数默认值</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10.类和继承</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11.模块化规范</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12.用class定义一个类</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13.新增了this的方法call()，apply()</w:t>
      </w:r>
    </w:p>
    <w:p>
      <w:pPr>
        <w:pStyle w:val="20"/>
        <w:shd w:val="clear" w:color="auto" w:fill="DADADA"/>
        <w:spacing w:after="720" w:line="411" w:lineRule="atLeast"/>
        <w:ind w:left="480"/>
        <w:rPr>
          <w:rFonts w:hint="eastAsia" w:ascii="var(--monospace)" w:hAnsi="var(--monospace)"/>
        </w:rPr>
      </w:pPr>
      <w:r>
        <w:rPr>
          <w:rFonts w:ascii="var(--monospace)" w:hAnsi="var(--monospace)"/>
        </w:rPr>
        <w:t>14.新增了数组的方法forEach()，map()，filter()，reduce()</w:t>
      </w:r>
    </w:p>
    <w:p>
      <w:pPr>
        <w:pStyle w:val="3"/>
        <w:spacing w:before="548" w:after="180"/>
        <w:rPr>
          <w:rFonts w:ascii="宋体" w:hAnsi="宋体"/>
          <w:sz w:val="31"/>
          <w:szCs w:val="31"/>
        </w:rPr>
      </w:pPr>
      <w:r>
        <w:rPr>
          <w:rStyle w:val="61"/>
          <w:sz w:val="31"/>
          <w:szCs w:val="31"/>
        </w:rPr>
        <w:t>宏任务和微任务</w:t>
      </w:r>
    </w:p>
    <w:p>
      <w:pPr>
        <w:pStyle w:val="62"/>
        <w:spacing w:after="360" w:afterAutospacing="0"/>
      </w:pPr>
      <w:r>
        <w:rPr>
          <w:rStyle w:val="61"/>
          <w:b/>
          <w:bCs/>
        </w:rPr>
        <w:t>1、*</w:t>
      </w:r>
      <w:r>
        <w:rPr>
          <w:rStyle w:val="61"/>
        </w:rPr>
        <w:t>*微任务和宏任务**</w:t>
      </w:r>
    </w:p>
    <w:p>
      <w:pPr>
        <w:pStyle w:val="62"/>
        <w:numPr>
          <w:ilvl w:val="0"/>
          <w:numId w:val="235"/>
        </w:numPr>
        <w:ind w:left="360"/>
      </w:pPr>
      <w:r>
        <w:rPr>
          <w:rStyle w:val="61"/>
        </w:rPr>
        <w:t>宏任务：当前栈中执行的代码是宏任务</w:t>
      </w:r>
    </w:p>
    <w:p>
      <w:pPr>
        <w:pStyle w:val="62"/>
        <w:numPr>
          <w:ilvl w:val="0"/>
          <w:numId w:val="235"/>
        </w:numPr>
        <w:ind w:left="360"/>
      </w:pPr>
      <w:r>
        <w:rPr>
          <w:rStyle w:val="61"/>
        </w:rPr>
        <w:t>微任务：当前宏任务执行完，在下一个宏任务开始之前需要执行的任务，就是微任务，又被称为回调事件。</w:t>
      </w:r>
    </w:p>
    <w:p>
      <w:pPr>
        <w:pStyle w:val="62"/>
        <w:numPr>
          <w:ilvl w:val="0"/>
          <w:numId w:val="235"/>
        </w:numPr>
        <w:ind w:left="360"/>
      </w:pPr>
      <w:r>
        <w:rPr>
          <w:rStyle w:val="61"/>
        </w:rPr>
        <w:t>运行：从宏任务开始，先执行一次宏任务，再询问一次微任务，微任务队列有任务就清空微任务队列，循环往复，直到无宏任务和微任务时事件轮询结束。轮流询问宏任务队列和微任务队列。</w:t>
      </w:r>
    </w:p>
    <w:p>
      <w:pPr>
        <w:pStyle w:val="62"/>
        <w:numPr>
          <w:ilvl w:val="0"/>
          <w:numId w:val="235"/>
        </w:numPr>
        <w:ind w:left="360"/>
      </w:pPr>
      <w:r>
        <w:rPr>
          <w:rStyle w:val="61"/>
          <w:b/>
          <w:bCs/>
        </w:rPr>
        <w:t>微任务</w:t>
      </w:r>
      <w:r>
        <w:rPr>
          <w:rStyle w:val="61"/>
        </w:rPr>
        <w:t>：promise nextTick</w:t>
      </w:r>
    </w:p>
    <w:p>
      <w:pPr>
        <w:pStyle w:val="62"/>
        <w:numPr>
          <w:ilvl w:val="0"/>
          <w:numId w:val="235"/>
        </w:numPr>
        <w:ind w:left="360"/>
      </w:pPr>
      <w:r>
        <w:rPr>
          <w:rStyle w:val="61"/>
          <w:b/>
          <w:bCs/>
        </w:rPr>
        <w:t>宏任务：原生的js就是宏任务，如</w:t>
      </w:r>
      <w:r>
        <w:rPr>
          <w:rStyle w:val="61"/>
        </w:rPr>
        <w:t>setTimeout setInterval</w:t>
      </w:r>
    </w:p>
    <w:p>
      <w:pPr>
        <w:pStyle w:val="62"/>
        <w:numPr>
          <w:ilvl w:val="0"/>
          <w:numId w:val="235"/>
        </w:numPr>
        <w:ind w:left="360"/>
      </w:pPr>
      <w:r>
        <w:rPr>
          <w:rStyle w:val="61"/>
        </w:rPr>
        <w:t>JS执行顺序：先执行宏任务列，微任务队列</w:t>
      </w:r>
    </w:p>
    <w:p>
      <w:pPr>
        <w:pStyle w:val="3"/>
        <w:spacing w:before="548" w:after="180"/>
        <w:rPr>
          <w:sz w:val="31"/>
          <w:szCs w:val="31"/>
        </w:rPr>
      </w:pPr>
      <w:r>
        <w:rPr>
          <w:rStyle w:val="61"/>
          <w:sz w:val="31"/>
          <w:szCs w:val="31"/>
        </w:rPr>
        <w:t>防抖节流应用场景</w:t>
      </w:r>
    </w:p>
    <w:p>
      <w:pPr>
        <w:pStyle w:val="62"/>
        <w:spacing w:after="360" w:afterAutospacing="0"/>
      </w:pPr>
      <w:r>
        <w:rPr>
          <w:rStyle w:val="61"/>
        </w:rPr>
        <w:t>（都是为了降低频率）</w:t>
      </w:r>
    </w:p>
    <w:p>
      <w:pPr>
        <w:pStyle w:val="62"/>
        <w:spacing w:after="360" w:afterAutospacing="0"/>
      </w:pPr>
      <w:r>
        <w:rPr>
          <w:rStyle w:val="61"/>
        </w:rPr>
        <w:t>可以将一些事件降低触发频率。比如懒加载时要监听计算滚动条的位置，但不必每次滑动都触发，可以降低计算的频率，而不必去浪费资源；另外还有做商品预览图的放大镜效果时，不必每次鼠标移动都计算位置。</w:t>
      </w:r>
    </w:p>
    <w:p>
      <w:pPr>
        <w:pStyle w:val="4"/>
        <w:spacing w:before="548" w:after="180"/>
        <w:rPr>
          <w:b w:val="0"/>
          <w:bCs w:val="0"/>
          <w:sz w:val="31"/>
          <w:szCs w:val="31"/>
        </w:rPr>
      </w:pPr>
      <w:r>
        <w:rPr>
          <w:rStyle w:val="61"/>
          <w:b w:val="0"/>
          <w:bCs w:val="0"/>
          <w:sz w:val="31"/>
          <w:szCs w:val="31"/>
        </w:rPr>
        <w:t>防抖</w:t>
      </w:r>
    </w:p>
    <w:p>
      <w:pPr>
        <w:pStyle w:val="62"/>
        <w:spacing w:after="360" w:afterAutospacing="0"/>
      </w:pPr>
      <w:r>
        <w:rPr>
          <w:rStyle w:val="61"/>
        </w:rPr>
        <w:t>防抖，顾名思义，防止抖动，以免把一次事件误认为多次，敲键盘就是一个每天都会接触到的防抖操作。</w:t>
      </w:r>
    </w:p>
    <w:p>
      <w:pPr>
        <w:pStyle w:val="62"/>
        <w:spacing w:after="360" w:afterAutospacing="0"/>
      </w:pPr>
      <w:r>
        <w:rPr>
          <w:rStyle w:val="61"/>
        </w:rPr>
        <w:t>想要了解一个概念，必先了解概念所应用的场景。在 JS 这个世界中，有哪些防抖的场景呢</w:t>
      </w:r>
    </w:p>
    <w:p>
      <w:pPr>
        <w:pStyle w:val="62"/>
        <w:numPr>
          <w:ilvl w:val="0"/>
          <w:numId w:val="236"/>
        </w:numPr>
        <w:ind w:left="360"/>
      </w:pPr>
      <w:r>
        <w:rPr>
          <w:rStyle w:val="61"/>
        </w:rPr>
        <w:t>登录、发短信等按钮避免用户点击太快，以致于发送了多次请求，需要防抖</w:t>
      </w:r>
    </w:p>
    <w:p>
      <w:pPr>
        <w:pStyle w:val="62"/>
        <w:numPr>
          <w:ilvl w:val="0"/>
          <w:numId w:val="236"/>
        </w:numPr>
        <w:ind w:left="360"/>
      </w:pPr>
      <w:r>
        <w:rPr>
          <w:rStyle w:val="61"/>
        </w:rPr>
        <w:t>调整浏览器窗口大小时，resize 次数过于频繁，造成计算过多，此时需要一次到位，就用到了防抖</w:t>
      </w:r>
    </w:p>
    <w:p>
      <w:pPr>
        <w:pStyle w:val="62"/>
        <w:numPr>
          <w:ilvl w:val="0"/>
          <w:numId w:val="236"/>
        </w:numPr>
        <w:ind w:left="360"/>
      </w:pPr>
      <w:r>
        <w:rPr>
          <w:rStyle w:val="61"/>
        </w:rPr>
        <w:t>文本编辑器实时保存，当无任何更改操作一秒后进行保存</w:t>
      </w:r>
    </w:p>
    <w:p>
      <w:pPr>
        <w:pStyle w:val="4"/>
        <w:spacing w:before="548" w:after="180"/>
        <w:rPr>
          <w:b w:val="0"/>
          <w:bCs w:val="0"/>
          <w:sz w:val="31"/>
          <w:szCs w:val="31"/>
        </w:rPr>
      </w:pPr>
      <w:r>
        <w:rPr>
          <w:rStyle w:val="61"/>
          <w:b w:val="0"/>
          <w:bCs w:val="0"/>
          <w:sz w:val="31"/>
          <w:szCs w:val="31"/>
        </w:rPr>
        <w:t>节流</w:t>
      </w:r>
    </w:p>
    <w:p>
      <w:pPr>
        <w:pStyle w:val="62"/>
        <w:spacing w:after="360" w:afterAutospacing="0"/>
      </w:pPr>
      <w:r>
        <w:rPr>
          <w:rStyle w:val="61"/>
        </w:rPr>
        <w:t>节流，顾名思义，控制水的流量。控制事件发生的频率，如控制为1s发生一次，甚至1分钟发生一次。与服务端(server)及网关(gateway)控制的限流 (Rate Limit) 类似。</w:t>
      </w:r>
    </w:p>
    <w:p>
      <w:pPr>
        <w:pStyle w:val="62"/>
        <w:numPr>
          <w:ilvl w:val="0"/>
          <w:numId w:val="237"/>
        </w:numPr>
        <w:ind w:left="360"/>
      </w:pPr>
      <w:r>
        <w:rPr>
          <w:rStyle w:val="28"/>
          <w:rFonts w:ascii="var(--monospace)" w:hAnsi="var(--monospace)"/>
          <w:sz w:val="21"/>
          <w:szCs w:val="21"/>
          <w:shd w:val="clear" w:color="auto" w:fill="DADADA"/>
        </w:rPr>
        <w:t>scroll</w:t>
      </w:r>
      <w:r>
        <w:rPr>
          <w:rStyle w:val="61"/>
        </w:rPr>
        <w:t xml:space="preserve"> 事件，每隔一秒计算一次位置信息等</w:t>
      </w:r>
    </w:p>
    <w:p>
      <w:pPr>
        <w:pStyle w:val="62"/>
        <w:numPr>
          <w:ilvl w:val="0"/>
          <w:numId w:val="237"/>
        </w:numPr>
        <w:ind w:left="360"/>
      </w:pPr>
      <w:r>
        <w:rPr>
          <w:rStyle w:val="61"/>
        </w:rPr>
        <w:t>浏览器播放事件，每个一秒计算一次进度信息等</w:t>
      </w:r>
    </w:p>
    <w:p>
      <w:pPr>
        <w:pStyle w:val="62"/>
        <w:numPr>
          <w:ilvl w:val="0"/>
          <w:numId w:val="237"/>
        </w:numPr>
        <w:ind w:left="360"/>
      </w:pPr>
      <w:r>
        <w:rPr>
          <w:rStyle w:val="61"/>
        </w:rPr>
        <w:t>input 框实时搜索并发送请求展示下拉列表，没隔一秒发送一次请求 (也可做防抖)</w:t>
      </w:r>
    </w:p>
    <w:p>
      <w:pPr>
        <w:pStyle w:val="4"/>
        <w:spacing w:before="548" w:after="180"/>
        <w:rPr>
          <w:b w:val="0"/>
          <w:bCs w:val="0"/>
          <w:sz w:val="31"/>
          <w:szCs w:val="31"/>
        </w:rPr>
      </w:pPr>
      <w:r>
        <w:rPr>
          <w:rStyle w:val="61"/>
          <w:b w:val="0"/>
          <w:bCs w:val="0"/>
          <w:sz w:val="31"/>
          <w:szCs w:val="31"/>
        </w:rPr>
        <w:t>函数防抖的应用场景</w:t>
      </w:r>
    </w:p>
    <w:p>
      <w:pPr>
        <w:pStyle w:val="62"/>
        <w:spacing w:after="360" w:afterAutospacing="0"/>
      </w:pPr>
      <w:r>
        <w:rPr>
          <w:rStyle w:val="61"/>
        </w:rPr>
        <w:t>连续的事件，只需触发一次回调的场景有：</w:t>
      </w:r>
    </w:p>
    <w:p>
      <w:pPr>
        <w:pStyle w:val="62"/>
        <w:spacing w:after="360" w:afterAutospacing="0"/>
      </w:pPr>
      <w:r>
        <w:rPr>
          <w:rStyle w:val="61"/>
        </w:rPr>
        <w:t>搜索框搜索输入。只需用户最后一次输入完，再发送请求</w:t>
      </w:r>
      <w:r>
        <w:rPr>
          <w:rStyle w:val="69"/>
        </w:rPr>
        <w:t xml:space="preserve"> </w:t>
      </w:r>
      <w:r>
        <w:rPr>
          <w:rStyle w:val="61"/>
        </w:rPr>
        <w:t>手机号、邮箱验证输入检测(change、input、blur、keyup等事件触发，每次键入都会触发)</w:t>
      </w:r>
      <w:r>
        <w:rPr>
          <w:rStyle w:val="69"/>
        </w:rPr>
        <w:t xml:space="preserve"> </w:t>
      </w:r>
      <w:r>
        <w:rPr>
          <w:rStyle w:val="61"/>
        </w:rPr>
        <w:t>窗口大小Resize。只需窗口调整完成后，计算窗口大小。防止重复渲染。</w:t>
      </w:r>
      <w:r>
        <w:rPr>
          <w:rStyle w:val="69"/>
        </w:rPr>
        <w:t xml:space="preserve"> </w:t>
      </w:r>
      <w:r>
        <w:rPr>
          <w:rStyle w:val="61"/>
        </w:rPr>
        <w:t>鼠标的mousemove、mouseover</w:t>
      </w:r>
      <w:r>
        <w:rPr>
          <w:rStyle w:val="69"/>
        </w:rPr>
        <w:t xml:space="preserve"> </w:t>
      </w:r>
      <w:r>
        <w:rPr>
          <w:rStyle w:val="61"/>
        </w:rPr>
        <w:t>导航条上，用户不停的在导航区域滑动相当于</w:t>
      </w:r>
    </w:p>
    <w:p>
      <w:pPr>
        <w:pStyle w:val="4"/>
        <w:spacing w:before="548" w:after="180"/>
        <w:rPr>
          <w:b w:val="0"/>
          <w:bCs w:val="0"/>
          <w:sz w:val="31"/>
          <w:szCs w:val="31"/>
        </w:rPr>
      </w:pPr>
      <w:r>
        <w:rPr>
          <w:rStyle w:val="61"/>
          <w:b w:val="0"/>
          <w:bCs w:val="0"/>
          <w:sz w:val="31"/>
          <w:szCs w:val="31"/>
        </w:rPr>
        <w:t>函数节流的应用场景</w:t>
      </w:r>
    </w:p>
    <w:p>
      <w:pPr>
        <w:pStyle w:val="62"/>
        <w:spacing w:after="360" w:afterAutospacing="0"/>
      </w:pPr>
      <w:r>
        <w:rPr>
          <w:rStyle w:val="61"/>
        </w:rPr>
        <w:t>间隔一段时间执行一次回调的场景有：</w:t>
      </w:r>
    </w:p>
    <w:p>
      <w:pPr>
        <w:pStyle w:val="62"/>
        <w:spacing w:after="360" w:afterAutospacing="0"/>
      </w:pPr>
      <w:r>
        <w:rPr>
          <w:rStyle w:val="61"/>
        </w:rPr>
        <w:t>滚动加载，加载更多或滚到底部监听，window.onscroll和滑到底部自动加载更多</w:t>
      </w:r>
      <w:r>
        <w:rPr>
          <w:rStyle w:val="69"/>
        </w:rPr>
        <w:t xml:space="preserve"> </w:t>
      </w:r>
      <w:r>
        <w:rPr>
          <w:rStyle w:val="61"/>
        </w:rPr>
        <w:t>谷歌搜索框，搜索联想功能</w:t>
      </w:r>
      <w:r>
        <w:rPr>
          <w:rStyle w:val="69"/>
        </w:rPr>
        <w:t xml:space="preserve"> </w:t>
      </w:r>
      <w:r>
        <w:rPr>
          <w:rStyle w:val="61"/>
        </w:rPr>
        <w:t>高频点击提交，表单重复提交</w:t>
      </w:r>
    </w:p>
    <w:p>
      <w:pPr>
        <w:pStyle w:val="62"/>
        <w:numPr>
          <w:ilvl w:val="0"/>
          <w:numId w:val="238"/>
        </w:numPr>
        <w:ind w:left="360"/>
      </w:pPr>
      <w:r>
        <w:rPr>
          <w:rStyle w:val="61"/>
        </w:rPr>
        <w:t xml:space="preserve">防抖：防止抖动，单位时间内事件触发会被重置，避免事件被误伤触发多次。代码实现重在清零 </w:t>
      </w:r>
      <w:r>
        <w:rPr>
          <w:rStyle w:val="28"/>
          <w:rFonts w:ascii="var(--monospace)" w:hAnsi="var(--monospace)"/>
          <w:sz w:val="21"/>
          <w:szCs w:val="21"/>
          <w:shd w:val="clear" w:color="auto" w:fill="DADADA"/>
        </w:rPr>
        <w:t>clearTimeout</w:t>
      </w:r>
    </w:p>
    <w:p>
      <w:pPr>
        <w:pStyle w:val="62"/>
        <w:numPr>
          <w:ilvl w:val="0"/>
          <w:numId w:val="238"/>
        </w:numPr>
        <w:ind w:left="360"/>
      </w:pPr>
      <w:r>
        <w:rPr>
          <w:rStyle w:val="61"/>
        </w:rPr>
        <w:t xml:space="preserve">节流：控制流量，单位时间内事件只能触发一次，如果服务器端的限流即 Rate Limit。代码实现重在开锁关锁 </w:t>
      </w:r>
      <w:r>
        <w:rPr>
          <w:rStyle w:val="28"/>
          <w:rFonts w:ascii="var(--monospace)" w:hAnsi="var(--monospace)"/>
          <w:sz w:val="21"/>
          <w:szCs w:val="21"/>
          <w:shd w:val="clear" w:color="auto" w:fill="DADADA"/>
        </w:rPr>
        <w:t>timer=timeout; timer=null</w:t>
      </w:r>
    </w:p>
    <w:p>
      <w:pPr>
        <w:pStyle w:val="3"/>
        <w:spacing w:before="548" w:after="180"/>
        <w:rPr>
          <w:sz w:val="31"/>
          <w:szCs w:val="31"/>
        </w:rPr>
      </w:pPr>
      <w:r>
        <w:rPr>
          <w:rStyle w:val="61"/>
          <w:sz w:val="31"/>
          <w:szCs w:val="31"/>
        </w:rPr>
        <w:t>垃圾回收机制和内存管理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垃圾回收方式</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① 标记清除</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工作原理：是当变量进入环境时，将这个变量标记为“进入环境”。当变量离开环境时，则将其标记为“离开环境”。标记“离开环境”的就回收内存。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② 引用计数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工作原理：跟踪记录每个值被引用的次数。一旦没有引用，内存就直接释放了。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内存管理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什么时候触发垃圾回收？</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垃圾回收器周期性运行，如果分配的内存非常多，那么回收工作也会很艰巨，确定垃圾回收时间间隔就变成了一个值得思考的问题。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1、合理的GC方案：(1)、遍历所有可访问的对象; (2)、回收已不可访问的对象。</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2、GC缺陷：       (1)、停止响应其他操作；</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3、GC优化策略： (1)、分代回收（Generation GC）;(2)、增量GC</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什么是垃圾？通俗的讲，我们不会再使用到的东西就是垃圾</w:t>
      </w:r>
    </w:p>
    <w:p>
      <w:pPr>
        <w:pStyle w:val="20"/>
        <w:shd w:val="clear" w:color="auto" w:fill="DADADA"/>
        <w:spacing w:after="720" w:line="411" w:lineRule="atLeast"/>
        <w:ind w:left="480"/>
        <w:rPr>
          <w:rFonts w:hint="eastAsia" w:ascii="var(--monospace)" w:hAnsi="var(--monospace)"/>
        </w:rPr>
      </w:pPr>
      <w:r>
        <w:rPr>
          <w:rFonts w:ascii="var(--monospace)" w:hAnsi="var(--monospace)"/>
        </w:rPr>
        <w:t>垃圾回收，顾名思义就是释放垃圾占用的空间，防止内存泄露。垃圾回收机制：一个变量不在被使用时，会被回收；两个互相引用的对象，若不在被第三方使用，</w:t>
      </w:r>
    </w:p>
    <w:p>
      <w:pPr>
        <w:pStyle w:val="2"/>
        <w:pBdr>
          <w:bottom w:val="single" w:color="C5C5C5" w:sz="6" w:space="10"/>
        </w:pBdr>
        <w:spacing w:before="480" w:after="120" w:line="312" w:lineRule="atLeast"/>
        <w:rPr>
          <w:rFonts w:ascii="宋体" w:hAnsi="宋体"/>
          <w:b w:val="0"/>
          <w:bCs w:val="0"/>
          <w:sz w:val="45"/>
          <w:szCs w:val="45"/>
        </w:rPr>
      </w:pPr>
      <w:r>
        <w:rPr>
          <w:rStyle w:val="61"/>
          <w:b w:val="0"/>
          <w:bCs w:val="0"/>
          <w:sz w:val="45"/>
          <w:szCs w:val="45"/>
        </w:rPr>
        <w:t>HTML+CSS</w:t>
      </w:r>
    </w:p>
    <w:p>
      <w:pPr>
        <w:pStyle w:val="3"/>
        <w:spacing w:before="548" w:after="180"/>
        <w:rPr>
          <w:sz w:val="31"/>
          <w:szCs w:val="31"/>
        </w:rPr>
      </w:pPr>
      <w:r>
        <w:rPr>
          <w:rStyle w:val="61"/>
          <w:sz w:val="31"/>
          <w:szCs w:val="31"/>
        </w:rPr>
        <w:t>回流和重绘</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什么是回流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当render</w:t>
      </w:r>
      <w:r>
        <w:rPr>
          <w:rFonts w:ascii="var(--monospace)" w:hAnsi="var(--monospace)"/>
        </w:rPr>
        <w:t xml:space="preserve"> </w:t>
      </w:r>
      <w:r>
        <w:rPr>
          <w:rStyle w:val="76"/>
          <w:rFonts w:ascii="var(--monospace)" w:hAnsi="var(--monospace)"/>
          <w:color w:val="000000"/>
        </w:rPr>
        <w:t>tree中的一部分</w:t>
      </w:r>
      <w:r>
        <w:rPr>
          <w:rFonts w:ascii="var(--monospace)" w:hAnsi="var(--monospace)"/>
        </w:rPr>
        <w:t>(</w:t>
      </w:r>
      <w:r>
        <w:rPr>
          <w:rStyle w:val="76"/>
          <w:rFonts w:ascii="var(--monospace)" w:hAnsi="var(--monospace)"/>
          <w:color w:val="000000"/>
        </w:rPr>
        <w:t>或全部</w:t>
      </w:r>
      <w:r>
        <w:rPr>
          <w:rFonts w:ascii="var(--monospace)" w:hAnsi="var(--monospace)"/>
        </w:rPr>
        <w:t>)</w:t>
      </w:r>
      <w:r>
        <w:rPr>
          <w:rStyle w:val="76"/>
          <w:rFonts w:ascii="var(--monospace)" w:hAnsi="var(--monospace)"/>
          <w:color w:val="000000"/>
        </w:rPr>
        <w:t>因为元素的规模尺寸，布局，隐藏等改变而需要重新构建。这就称为回流</w:t>
      </w:r>
      <w:r>
        <w:rPr>
          <w:rFonts w:ascii="var(--monospace)" w:hAnsi="var(--monospace)"/>
        </w:rPr>
        <w:t>(</w:t>
      </w:r>
      <w:r>
        <w:rPr>
          <w:rStyle w:val="76"/>
          <w:rFonts w:ascii="var(--monospace)" w:hAnsi="var(--monospace)"/>
          <w:color w:val="000000"/>
        </w:rPr>
        <w:t>reflow</w:t>
      </w:r>
      <w:r>
        <w:rPr>
          <w:rFonts w:ascii="var(--monospace)" w:hAnsi="var(--monospace)"/>
        </w:rPr>
        <w:t>)</w:t>
      </w:r>
      <w:r>
        <w:rPr>
          <w:rStyle w:val="76"/>
          <w:rFonts w:ascii="var(--monospace)" w:hAnsi="var(--monospace)"/>
          <w:color w:val="000000"/>
        </w:rPr>
        <w:t>。每个页面至少需要一次回流，就是在页面第一次加载的时候，这时候是一定会发生回流的，因为要构建render</w:t>
      </w:r>
      <w:r>
        <w:rPr>
          <w:rFonts w:ascii="var(--monospace)" w:hAnsi="var(--monospace)"/>
        </w:rPr>
        <w:t xml:space="preserve"> </w:t>
      </w:r>
      <w:r>
        <w:rPr>
          <w:rStyle w:val="76"/>
          <w:rFonts w:ascii="var(--monospace)" w:hAnsi="var(--monospace)"/>
          <w:color w:val="000000"/>
        </w:rPr>
        <w:t>tree。在回流的时候，浏览器会使渲染树中受到影响的部分失效，并重新构造这部分渲染树，完成回流后，浏览器会重新绘制受影响的部分到屏幕中，该过程成为重绘。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什么是重绘</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当render</w:t>
      </w:r>
      <w:r>
        <w:rPr>
          <w:rFonts w:ascii="var(--monospace)" w:hAnsi="var(--monospace)"/>
        </w:rPr>
        <w:t xml:space="preserve"> </w:t>
      </w:r>
      <w:r>
        <w:rPr>
          <w:rStyle w:val="76"/>
          <w:rFonts w:ascii="var(--monospace)" w:hAnsi="var(--monospace)"/>
          <w:color w:val="000000"/>
        </w:rPr>
        <w:t>tree中的一些元素需要更新属性，而这些属性只是影响元素的外观，风格，而不会影响布局的，比如background</w:t>
      </w:r>
      <w:r>
        <w:rPr>
          <w:rStyle w:val="74"/>
          <w:rFonts w:ascii="var(--monospace)" w:hAnsi="var(--monospace)"/>
          <w:color w:val="981A1A"/>
        </w:rPr>
        <w:t>-</w:t>
      </w:r>
      <w:r>
        <w:rPr>
          <w:rStyle w:val="76"/>
          <w:rFonts w:ascii="var(--monospace)" w:hAnsi="var(--monospace)"/>
          <w:color w:val="000000"/>
        </w:rPr>
        <w:t>color。则就叫称为重绘。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区别：</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他们的区别很大：</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回流必将引起重绘，而重绘不一定会引起回流。比如：只有颜色改变的时候就只会发生重绘而不会引起回流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当页面布局和几何属性改变时就需要回流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比如：添加或者删除可见的DOM元素，元素位置改变，元素尺寸改变——边距、填充、边框、宽度和高度，内容改变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触发重绘</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触发回流一定会触发重绘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可以把页面理解为一个黑板，黑板上有一朵画好的小花。现在我们要把这朵从左边移到了右边，那我们要先确定好右边的具体位置，画好形状（回流），再画上它原有的颜色（重绘）</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除此之外还有一些其他引起重绘行为：</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颜色的修改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文本方向的修改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阴影的修改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触发回流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回流触发时机</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回流这一阶段主要是计算节点的位置和几何信息，那么当页面布局和几何信息发生变化的时候，就需要回流，如下面情况：</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添加或删除可见的DOM元素</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元素的位置发生变化</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元素的尺寸发生变化（包括外边距、内边框、边框大小、高度和宽度等）</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内容发生变化，比如文本变化或图片被另一个不同尺寸的图片所替代</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页面一开始渲染的时候（这避免不了）</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浏览器的窗口尺寸变化（因为回流是根据视口的大小来计算元素的位置和大小的）</w:t>
      </w:r>
    </w:p>
    <w:p>
      <w:pPr>
        <w:pStyle w:val="3"/>
        <w:spacing w:before="548" w:after="180"/>
        <w:rPr>
          <w:rFonts w:ascii="宋体" w:hAnsi="宋体"/>
          <w:sz w:val="31"/>
          <w:szCs w:val="31"/>
        </w:rPr>
      </w:pPr>
      <w:r>
        <w:rPr>
          <w:rStyle w:val="61"/>
          <w:sz w:val="31"/>
          <w:szCs w:val="31"/>
        </w:rPr>
        <w:t>H5新特性</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一、语义标签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二、增强型表单</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三、视频和音频</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四、Canvas绘图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五、SVG绘图</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六、地理定位</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七、拖放API</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八、WebWorker</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九、WebStorage</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十、WebSocket</w:t>
      </w:r>
    </w:p>
    <w:p>
      <w:pPr>
        <w:pStyle w:val="20"/>
        <w:shd w:val="clear" w:color="auto" w:fill="DADADA"/>
        <w:spacing w:after="720" w:line="411" w:lineRule="atLeast"/>
        <w:ind w:left="480"/>
        <w:rPr>
          <w:rFonts w:hint="eastAsia" w:ascii="var(--monospace)" w:hAnsi="var(--monospace)"/>
        </w:rPr>
      </w:pPr>
      <w:r>
        <w:rPr>
          <w:rFonts w:ascii="var(--monospace)" w:hAnsi="var(--monospace)"/>
        </w:rPr>
        <w:t>   </w:t>
      </w:r>
    </w:p>
    <w:p>
      <w:pPr>
        <w:pStyle w:val="3"/>
        <w:spacing w:before="548" w:after="180"/>
        <w:rPr>
          <w:rFonts w:ascii="宋体" w:hAnsi="宋体"/>
          <w:sz w:val="31"/>
          <w:szCs w:val="31"/>
        </w:rPr>
      </w:pPr>
      <w:r>
        <w:rPr>
          <w:rStyle w:val="61"/>
          <w:sz w:val="31"/>
          <w:szCs w:val="31"/>
        </w:rPr>
        <w:t>判断数据类型</w:t>
      </w:r>
    </w:p>
    <w:p>
      <w:pPr>
        <w:pStyle w:val="62"/>
        <w:numPr>
          <w:ilvl w:val="0"/>
          <w:numId w:val="239"/>
        </w:numPr>
        <w:ind w:left="360"/>
      </w:pPr>
      <w:r>
        <w:rPr>
          <w:rStyle w:val="61"/>
        </w:rPr>
        <w:t>typeof</w:t>
      </w:r>
    </w:p>
    <w:p>
      <w:pPr>
        <w:pStyle w:val="62"/>
        <w:numPr>
          <w:ilvl w:val="0"/>
          <w:numId w:val="239"/>
        </w:numPr>
        <w:ind w:left="360"/>
      </w:pPr>
      <w:r>
        <w:rPr>
          <w:rStyle w:val="61"/>
        </w:rPr>
        <w:t>instanceof</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通过Object下的toString</w:t>
      </w:r>
      <w:r>
        <w:rPr>
          <w:rFonts w:ascii="var(--monospace)" w:hAnsi="var(--monospace)"/>
        </w:rPr>
        <w:t>.</w:t>
      </w:r>
      <w:r>
        <w:rPr>
          <w:rStyle w:val="77"/>
          <w:rFonts w:ascii="var(--monospace)" w:hAnsi="var(--monospace)"/>
          <w:color w:val="000000"/>
        </w:rPr>
        <w:t>call</w:t>
      </w:r>
      <w:r>
        <w:rPr>
          <w:rFonts w:ascii="var(--monospace)" w:hAnsi="var(--monospace)"/>
        </w:rPr>
        <w:t>()</w:t>
      </w:r>
      <w:r>
        <w:rPr>
          <w:rStyle w:val="76"/>
          <w:rFonts w:ascii="var(--monospace)" w:hAnsi="var(--monospace)"/>
          <w:color w:val="000000"/>
        </w:rPr>
        <w:t>方法来判断</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Object</w:t>
      </w:r>
      <w:r>
        <w:rPr>
          <w:rFonts w:ascii="var(--monospace)" w:hAnsi="var(--monospace)"/>
        </w:rPr>
        <w:t>.</w:t>
      </w:r>
      <w:r>
        <w:rPr>
          <w:rStyle w:val="77"/>
          <w:rFonts w:ascii="var(--monospace)" w:hAnsi="var(--monospace)"/>
          <w:color w:val="000000"/>
        </w:rPr>
        <w:t>prototype</w:t>
      </w:r>
      <w:r>
        <w:rPr>
          <w:rFonts w:ascii="var(--monospace)" w:hAnsi="var(--monospace)"/>
        </w:rPr>
        <w:t>.</w:t>
      </w:r>
      <w:r>
        <w:rPr>
          <w:rStyle w:val="77"/>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r>
        <w:rPr>
          <w:rStyle w:val="78"/>
          <w:rFonts w:ascii="var(--monospace)" w:hAnsi="var(--monospace)"/>
          <w:color w:val="116644"/>
        </w:rPr>
        <w:t>123</w:t>
      </w:r>
      <w:r>
        <w:rPr>
          <w:rFonts w:ascii="var(--monospace)" w:hAnsi="var(--monospace)"/>
        </w:rPr>
        <w:t xml:space="preserve">)); </w:t>
      </w:r>
      <w:r>
        <w:rPr>
          <w:rStyle w:val="79"/>
          <w:rFonts w:ascii="var(--monospace)" w:hAnsi="var(--monospace)"/>
          <w:color w:val="AA5500"/>
        </w:rPr>
        <w:t>//[object Number]</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r>
        <w:rPr>
          <w:rStyle w:val="67"/>
          <w:rFonts w:ascii="var(--monospace)" w:hAnsi="var(--monospace)"/>
          <w:color w:val="AA1111"/>
        </w:rPr>
        <w:t>'123'</w:t>
      </w:r>
      <w:r>
        <w:rPr>
          <w:rFonts w:ascii="var(--monospace)" w:hAnsi="var(--monospace)"/>
        </w:rPr>
        <w:t xml:space="preserve">)); </w:t>
      </w:r>
      <w:r>
        <w:rPr>
          <w:rStyle w:val="79"/>
          <w:rFonts w:ascii="var(--monospace)" w:hAnsi="var(--monospace)"/>
          <w:color w:val="AA5500"/>
        </w:rPr>
        <w:t>//[object String]</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r>
        <w:rPr>
          <w:rStyle w:val="151"/>
          <w:rFonts w:ascii="var(--monospace)" w:hAnsi="var(--monospace)"/>
          <w:color w:val="221199"/>
        </w:rPr>
        <w:t>undefined</w:t>
      </w:r>
      <w:r>
        <w:rPr>
          <w:rFonts w:ascii="var(--monospace)" w:hAnsi="var(--monospace)"/>
        </w:rPr>
        <w:t xml:space="preserve">)); </w:t>
      </w:r>
      <w:r>
        <w:rPr>
          <w:rStyle w:val="79"/>
          <w:rFonts w:ascii="var(--monospace)" w:hAnsi="var(--monospace)"/>
          <w:color w:val="AA5500"/>
        </w:rPr>
        <w:t>//[object Undefined]</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r>
        <w:rPr>
          <w:rStyle w:val="151"/>
          <w:rFonts w:ascii="var(--monospace)" w:hAnsi="var(--monospace)"/>
          <w:color w:val="221199"/>
        </w:rPr>
        <w:t>true</w:t>
      </w:r>
      <w:r>
        <w:rPr>
          <w:rFonts w:ascii="var(--monospace)" w:hAnsi="var(--monospace)"/>
        </w:rPr>
        <w:t xml:space="preserve">)); </w:t>
      </w:r>
      <w:r>
        <w:rPr>
          <w:rStyle w:val="79"/>
          <w:rFonts w:ascii="var(--monospace)" w:hAnsi="var(--monospace)"/>
          <w:color w:val="AA5500"/>
        </w:rPr>
        <w:t>//[object Boolean]</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 xml:space="preserve">({})); </w:t>
      </w:r>
      <w:r>
        <w:rPr>
          <w:rStyle w:val="79"/>
          <w:rFonts w:ascii="var(--monospace)" w:hAnsi="var(--monospace)"/>
          <w:color w:val="AA5500"/>
        </w:rPr>
        <w:t>//[object Object]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 xml:space="preserve">([])); </w:t>
      </w:r>
      <w:r>
        <w:rPr>
          <w:rStyle w:val="79"/>
          <w:rFonts w:ascii="var(--monospace)" w:hAnsi="var(--monospace)"/>
          <w:color w:val="AA5500"/>
        </w:rPr>
        <w:t>//[object Array]</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toString</w:t>
      </w:r>
      <w:r>
        <w:rPr>
          <w:rFonts w:ascii="var(--monospace)" w:hAnsi="var(--monospace)"/>
        </w:rPr>
        <w:t>.</w:t>
      </w:r>
      <w:r>
        <w:rPr>
          <w:rStyle w:val="77"/>
          <w:rFonts w:ascii="var(--monospace)" w:hAnsi="var(--monospace)"/>
          <w:color w:val="000000"/>
        </w:rPr>
        <w:t>call</w:t>
      </w:r>
      <w:r>
        <w:rPr>
          <w:rFonts w:ascii="var(--monospace)" w:hAnsi="var(--monospace)"/>
        </w:rPr>
        <w:t>(</w:t>
      </w:r>
      <w:r>
        <w:rPr>
          <w:rStyle w:val="72"/>
          <w:rFonts w:ascii="var(--monospace)" w:hAnsi="var(--monospace)"/>
          <w:color w:val="770088"/>
        </w:rPr>
        <w:t>function</w:t>
      </w:r>
      <w:r>
        <w:rPr>
          <w:rFonts w:ascii="var(--monospace)" w:hAnsi="var(--monospace)"/>
        </w:rPr>
        <w:t xml:space="preserve">(){})); </w:t>
      </w:r>
      <w:r>
        <w:rPr>
          <w:rStyle w:val="79"/>
          <w:rFonts w:ascii="var(--monospace)" w:hAnsi="var(--monospace)"/>
          <w:color w:val="AA5500"/>
        </w:rPr>
        <w:t>//[object Function]</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根据对象的contructor判断</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Fonts w:ascii="var(--monospace)" w:hAnsi="var(--monospace)"/>
        </w:rPr>
        <w: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67"/>
          <w:rFonts w:ascii="var(--monospace)" w:hAnsi="var(--monospace)"/>
          <w:color w:val="AA1111"/>
        </w:rPr>
        <w:t>'数据类型判断'</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constructor</w:t>
      </w:r>
      <w:r>
        <w:rPr>
          <w:rFonts w:ascii="var(--monospace)" w:hAnsi="var(--monospace)"/>
        </w:rPr>
        <w: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arr</w:t>
      </w:r>
      <w:r>
        <w:rPr>
          <w:rFonts w:ascii="var(--monospace)" w:hAnsi="var(--monospace)"/>
        </w:rPr>
        <w:t>.</w:t>
      </w:r>
      <w:r>
        <w:rPr>
          <w:rStyle w:val="77"/>
          <w:rFonts w:ascii="var(--monospace)" w:hAnsi="var(--monospace)"/>
          <w:color w:val="000000"/>
        </w:rPr>
        <w:t>constructor</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Array</w:t>
      </w:r>
      <w:r>
        <w:rPr>
          <w:rFonts w:ascii="var(--monospace)" w:hAnsi="var(--monospace)"/>
        </w:rPr>
        <w:t xml:space="preserve">); </w:t>
      </w:r>
      <w:r>
        <w:rPr>
          <w:rStyle w:val="79"/>
          <w:rFonts w:ascii="var(--monospace)" w:hAnsi="var(--monospace)"/>
          <w:color w:val="AA5500"/>
        </w:rPr>
        <w:t>//true</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date</w:t>
      </w:r>
      <w:r>
        <w:rPr>
          <w:rFonts w:ascii="var(--monospace)" w:hAnsi="var(--monospace)"/>
        </w:rPr>
        <w:t>.</w:t>
      </w:r>
      <w:r>
        <w:rPr>
          <w:rStyle w:val="77"/>
          <w:rFonts w:ascii="var(--monospace)" w:hAnsi="var(--monospace)"/>
          <w:color w:val="000000"/>
        </w:rPr>
        <w:t>constructor</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Date</w:t>
      </w:r>
      <w:r>
        <w:rPr>
          <w:rFonts w:ascii="var(--monospace)" w:hAnsi="var(--monospace)"/>
        </w:rPr>
        <w:t xml:space="preserve">); </w:t>
      </w:r>
      <w:r>
        <w:rPr>
          <w:rStyle w:val="79"/>
          <w:rFonts w:ascii="var(--monospace)" w:hAnsi="var(--monospace)"/>
          <w:color w:val="AA5500"/>
        </w:rPr>
        <w:t>//true</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fn</w:t>
      </w:r>
      <w:r>
        <w:rPr>
          <w:rFonts w:ascii="var(--monospace)" w:hAnsi="var(--monospace)"/>
        </w:rPr>
        <w:t>.</w:t>
      </w:r>
      <w:r>
        <w:rPr>
          <w:rStyle w:val="77"/>
          <w:rFonts w:ascii="var(--monospace)" w:hAnsi="var(--monospace)"/>
          <w:color w:val="000000"/>
        </w:rPr>
        <w:t>constructor</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Function</w:t>
      </w:r>
      <w:r>
        <w:rPr>
          <w:rFonts w:ascii="var(--monospace)" w:hAnsi="var(--monospace)"/>
        </w:rPr>
        <w:t xml:space="preserve">); </w:t>
      </w:r>
      <w:r>
        <w:rPr>
          <w:rStyle w:val="79"/>
          <w:rFonts w:ascii="var(--monospace)" w:hAnsi="var(--monospace)"/>
          <w:color w:val="AA5500"/>
        </w:rPr>
        <w:t>//true</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Fonts w:ascii="var(--monospace)" w:hAnsi="var(--monospace)"/>
        </w:rPr>
        <w: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作者：8d2855a6c5d0</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链接：https</w:t>
      </w:r>
      <w:r>
        <w:rPr>
          <w:rFonts w:ascii="var(--monospace)" w:hAnsi="var(--monospace)"/>
        </w:rPr>
        <w:t>:</w:t>
      </w:r>
      <w:r>
        <w:rPr>
          <w:rStyle w:val="79"/>
          <w:rFonts w:ascii="var(--monospace)" w:hAnsi="var(--monospace)"/>
          <w:color w:val="AA5500"/>
        </w:rPr>
        <w:t>//www.jianshu.com/p/967d6db70437</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来源：简书</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著作权归作者所有。商业转载请联系作者获得授权，非商业转载请注明出处。</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jq中判断数据类型的方法</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jQuery提供了一系列工具方法，用来判断数据类型，以弥补JavaScript原生的typeof运算符的不足。以下方法对参数进行判断，返回一个布尔值。</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isArray</w:t>
      </w:r>
      <w:r>
        <w:rPr>
          <w:rFonts w:ascii="var(--monospace)" w:hAnsi="var(--monospace)"/>
        </w:rPr>
        <w:t>();</w:t>
      </w:r>
      <w:r>
        <w:rPr>
          <w:rStyle w:val="76"/>
          <w:rFonts w:ascii="var(--monospace)" w:hAnsi="var(--monospace)"/>
          <w:color w:val="000000"/>
        </w:rPr>
        <w:t>是否为数组</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isEmptyObject</w:t>
      </w:r>
      <w:r>
        <w:rPr>
          <w:rFonts w:ascii="var(--monospace)" w:hAnsi="var(--monospace)"/>
        </w:rPr>
        <w:t>();</w:t>
      </w:r>
      <w:r>
        <w:rPr>
          <w:rStyle w:val="76"/>
          <w:rFonts w:ascii="var(--monospace)" w:hAnsi="var(--monospace)"/>
          <w:color w:val="000000"/>
        </w:rPr>
        <w:t>是否为空对象</w:t>
      </w:r>
      <w:r>
        <w:rPr>
          <w:rFonts w:ascii="var(--monospace)" w:hAnsi="var(--monospace)"/>
        </w:rPr>
        <w:t xml:space="preserve"> </w:t>
      </w:r>
      <w:r>
        <w:rPr>
          <w:rStyle w:val="76"/>
          <w:rFonts w:ascii="var(--monospace)" w:hAnsi="var(--monospace)"/>
          <w:color w:val="000000"/>
        </w:rPr>
        <w:t>（不含可枚举属性）。</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isFunction</w:t>
      </w:r>
      <w:r>
        <w:rPr>
          <w:rFonts w:ascii="var(--monospace)" w:hAnsi="var(--monospace)"/>
        </w:rPr>
        <w:t>():</w:t>
      </w:r>
      <w:r>
        <w:rPr>
          <w:rStyle w:val="76"/>
          <w:rFonts w:ascii="var(--monospace)" w:hAnsi="var(--monospace)"/>
          <w:color w:val="000000"/>
        </w:rPr>
        <w:t>是否为函数</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isNumberic</w:t>
      </w:r>
      <w:r>
        <w:rPr>
          <w:rFonts w:ascii="var(--monospace)" w:hAnsi="var(--monospace)"/>
        </w:rPr>
        <w:t>():</w:t>
      </w:r>
      <w:r>
        <w:rPr>
          <w:rStyle w:val="76"/>
          <w:rFonts w:ascii="var(--monospace)" w:hAnsi="var(--monospace)"/>
          <w:color w:val="000000"/>
        </w:rPr>
        <w:t>是否为数字</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isPlainObject</w:t>
      </w:r>
      <w:r>
        <w:rPr>
          <w:rFonts w:ascii="var(--monospace)" w:hAnsi="var(--monospace)"/>
        </w:rPr>
        <w:t>():</w:t>
      </w:r>
      <w:r>
        <w:rPr>
          <w:rStyle w:val="76"/>
          <w:rFonts w:ascii="var(--monospace)" w:hAnsi="var(--monospace)"/>
          <w:color w:val="000000"/>
        </w:rPr>
        <w:t>是否为使用“</w:t>
      </w:r>
      <w:r>
        <w:rPr>
          <w:rFonts w:ascii="var(--monospace)" w:hAnsi="var(--monospace)"/>
        </w:rPr>
        <w:t>{}</w:t>
      </w:r>
      <w:r>
        <w:rPr>
          <w:rStyle w:val="76"/>
          <w:rFonts w:ascii="var(--monospace)" w:hAnsi="var(--monospace)"/>
          <w:color w:val="000000"/>
        </w:rPr>
        <w:t>”或“new</w:t>
      </w:r>
      <w:r>
        <w:rPr>
          <w:rFonts w:ascii="var(--monospace)" w:hAnsi="var(--monospace)"/>
        </w:rPr>
        <w:t xml:space="preserve"> </w:t>
      </w:r>
      <w:r>
        <w:rPr>
          <w:rStyle w:val="76"/>
          <w:rFonts w:ascii="var(--monospace)" w:hAnsi="var(--monospace)"/>
          <w:color w:val="000000"/>
        </w:rPr>
        <w:t>Object”生成对象，而不是浏览器原生提供的对象。</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isWindow</w:t>
      </w:r>
      <w:r>
        <w:rPr>
          <w:rFonts w:ascii="var(--monospace)" w:hAnsi="var(--monospace)"/>
        </w:rPr>
        <w:t xml:space="preserve">(): </w:t>
      </w:r>
      <w:r>
        <w:rPr>
          <w:rStyle w:val="76"/>
          <w:rFonts w:ascii="var(--monospace)" w:hAnsi="var(--monospace)"/>
          <w:color w:val="000000"/>
        </w:rPr>
        <w:t>是否为window对象；</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jQuery</w:t>
      </w:r>
      <w:r>
        <w:rPr>
          <w:rFonts w:ascii="var(--monospace)" w:hAnsi="var(--monospace)"/>
        </w:rPr>
        <w:t>.</w:t>
      </w:r>
      <w:r>
        <w:rPr>
          <w:rStyle w:val="77"/>
          <w:rFonts w:ascii="var(--monospace)" w:hAnsi="var(--monospace)"/>
          <w:color w:val="000000"/>
        </w:rPr>
        <w:t>isXMLDoc</w:t>
      </w:r>
      <w:r>
        <w:rPr>
          <w:rFonts w:ascii="var(--monospace)" w:hAnsi="var(--monospace)"/>
        </w:rPr>
        <w:t xml:space="preserve">(): </w:t>
      </w:r>
      <w:r>
        <w:rPr>
          <w:rStyle w:val="76"/>
          <w:rFonts w:ascii="var(--monospace)" w:hAnsi="var(--monospace)"/>
          <w:color w:val="000000"/>
        </w:rPr>
        <w:t>判断一个DOM节点是否处于XML文档中。</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Fonts w:ascii="var(--monospace)" w:hAnsi="var(--monospace)"/>
        </w:rPr>
        <w:t>​</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作者：8d2855a6c5d0</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链接：https</w:t>
      </w:r>
      <w:r>
        <w:rPr>
          <w:rFonts w:ascii="var(--monospace)" w:hAnsi="var(--monospace)"/>
        </w:rPr>
        <w:t>:</w:t>
      </w:r>
      <w:r>
        <w:rPr>
          <w:rStyle w:val="79"/>
          <w:rFonts w:ascii="var(--monospace)" w:hAnsi="var(--monospace)"/>
          <w:color w:val="AA5500"/>
        </w:rPr>
        <w:t>//www.jianshu.com/p/967d6db70437</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来源：简书</w:t>
      </w:r>
    </w:p>
    <w:p>
      <w:pPr>
        <w:pStyle w:val="20"/>
        <w:numPr>
          <w:ilvl w:val="0"/>
          <w:numId w:val="239"/>
        </w:numPr>
        <w:shd w:val="clear" w:color="auto" w:fill="DADADA"/>
        <w:tabs>
          <w:tab w:val="clear" w:pos="720"/>
        </w:tabs>
        <w:spacing w:after="720" w:line="411" w:lineRule="atLeast"/>
        <w:ind w:left="840"/>
        <w:rPr>
          <w:rFonts w:hint="eastAsia" w:ascii="var(--monospace)" w:hAnsi="var(--monospace)"/>
        </w:rPr>
      </w:pPr>
      <w:r>
        <w:rPr>
          <w:rStyle w:val="76"/>
          <w:rFonts w:ascii="var(--monospace)" w:hAnsi="var(--monospace)"/>
          <w:color w:val="000000"/>
        </w:rPr>
        <w:t>著作权归作者所有。商业转载请联系作者获得授权，非商业转载请注明出处。</w:t>
      </w:r>
    </w:p>
    <w:p>
      <w:pPr>
        <w:pStyle w:val="2"/>
        <w:pBdr>
          <w:bottom w:val="single" w:color="C5C5C5" w:sz="6" w:space="10"/>
        </w:pBdr>
        <w:spacing w:before="480" w:after="120" w:line="312" w:lineRule="atLeast"/>
        <w:rPr>
          <w:rFonts w:ascii="宋体" w:hAnsi="宋体"/>
          <w:b w:val="0"/>
          <w:bCs w:val="0"/>
          <w:sz w:val="45"/>
          <w:szCs w:val="45"/>
        </w:rPr>
      </w:pPr>
      <w:r>
        <w:rPr>
          <w:rStyle w:val="61"/>
          <w:b w:val="0"/>
          <w:bCs w:val="0"/>
          <w:sz w:val="45"/>
          <w:szCs w:val="45"/>
        </w:rPr>
        <w:t>BFC？</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BFC（块级格式化上下文），一个创建了新的</w:t>
      </w:r>
      <w:r>
        <w:rPr>
          <w:rFonts w:ascii="var(--monospace)" w:hAnsi="var(--monospace)"/>
        </w:rPr>
        <w:t xml:space="preserve"> </w:t>
      </w:r>
      <w:r>
        <w:rPr>
          <w:rStyle w:val="76"/>
          <w:rFonts w:ascii="var(--monospace)" w:hAnsi="var(--monospace)"/>
          <w:color w:val="000000"/>
        </w:rPr>
        <w:t>BFC</w:t>
      </w:r>
      <w:r>
        <w:rPr>
          <w:rFonts w:ascii="var(--monospace)" w:hAnsi="var(--monospace)"/>
        </w:rPr>
        <w:t xml:space="preserve"> </w:t>
      </w:r>
      <w:r>
        <w:rPr>
          <w:rStyle w:val="76"/>
          <w:rFonts w:ascii="var(--monospace)" w:hAnsi="var(--monospace)"/>
          <w:color w:val="000000"/>
        </w:rPr>
        <w:t>的盒子是独立布局的，盒子内元素的布局不会影响盒子外面的元素。在同一个</w:t>
      </w:r>
      <w:r>
        <w:rPr>
          <w:rFonts w:ascii="var(--monospace)" w:hAnsi="var(--monospace)"/>
        </w:rPr>
        <w:t xml:space="preserve"> </w:t>
      </w:r>
      <w:r>
        <w:rPr>
          <w:rStyle w:val="76"/>
          <w:rFonts w:ascii="var(--monospace)" w:hAnsi="var(--monospace)"/>
          <w:color w:val="000000"/>
        </w:rPr>
        <w:t>BFC</w:t>
      </w:r>
      <w:r>
        <w:rPr>
          <w:rFonts w:ascii="var(--monospace)" w:hAnsi="var(--monospace)"/>
        </w:rPr>
        <w:t xml:space="preserve"> </w:t>
      </w:r>
      <w:r>
        <w:rPr>
          <w:rStyle w:val="76"/>
          <w:rFonts w:ascii="var(--monospace)" w:hAnsi="var(--monospace)"/>
          <w:color w:val="000000"/>
        </w:rPr>
        <w:t>中的两个相邻的盒子在垂直方向发生</w:t>
      </w:r>
      <w:r>
        <w:rPr>
          <w:rFonts w:ascii="var(--monospace)" w:hAnsi="var(--monospace)"/>
        </w:rPr>
        <w:t xml:space="preserve"> </w:t>
      </w:r>
      <w:r>
        <w:rPr>
          <w:rStyle w:val="76"/>
          <w:rFonts w:ascii="var(--monospace)" w:hAnsi="var(--monospace)"/>
          <w:color w:val="000000"/>
        </w:rPr>
        <w:t>margin</w:t>
      </w:r>
      <w:r>
        <w:rPr>
          <w:rFonts w:ascii="var(--monospace)" w:hAnsi="var(--monospace)"/>
        </w:rPr>
        <w:t xml:space="preserve"> </w:t>
      </w:r>
      <w:r>
        <w:rPr>
          <w:rStyle w:val="76"/>
          <w:rFonts w:ascii="var(--monospace)" w:hAnsi="var(--monospace)"/>
          <w:color w:val="000000"/>
        </w:rPr>
        <w:t>重叠的问题</w:t>
      </w:r>
      <w:r>
        <w:rPr>
          <w:rFonts w:ascii="var(--monospace)" w:hAnsi="var(--monospace)"/>
        </w:rPr>
        <w:t xml:space="preserve"> </w:t>
      </w:r>
      <w:r>
        <w:rPr>
          <w:rStyle w:val="76"/>
          <w:rFonts w:ascii="var(--monospace)" w:hAnsi="var(--monospace)"/>
          <w:color w:val="000000"/>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BFC</w:t>
      </w:r>
      <w:r>
        <w:rPr>
          <w:rFonts w:ascii="var(--monospace)" w:hAnsi="var(--monospace)"/>
        </w:rPr>
        <w:t xml:space="preserve"> </w:t>
      </w:r>
      <w:r>
        <w:rPr>
          <w:rStyle w:val="76"/>
          <w:rFonts w:ascii="var(--monospace)" w:hAnsi="var(--monospace)"/>
          <w:color w:val="000000"/>
        </w:rPr>
        <w:t>是指浏览器中创建了一个独立的渲染区域，该区域内所有元素的布局不会影响到区域外元素的布局，这个渲染区域只对块级元素起作用</w:t>
      </w:r>
      <w:r>
        <w:rPr>
          <w:rFonts w:ascii="var(--monospace)" w:hAnsi="var(--monospace)"/>
        </w:rPr>
        <w:t xml:space="preserve"> </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BFC触发条件以及规则</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触发条件：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float的值不为none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overflow的值不为visible</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Style w:val="76"/>
          <w:rFonts w:ascii="var(--monospace)" w:hAnsi="var(--monospace)"/>
          <w:color w:val="000000"/>
        </w:rPr>
        <w:t>display的值为table</w:t>
      </w:r>
      <w:r>
        <w:rPr>
          <w:rStyle w:val="74"/>
          <w:rFonts w:ascii="var(--monospace)" w:hAnsi="var(--monospace)"/>
          <w:color w:val="981A1A"/>
        </w:rPr>
        <w:t>-</w:t>
      </w:r>
      <w:r>
        <w:rPr>
          <w:rStyle w:val="76"/>
          <w:rFonts w:ascii="var(--monospace)" w:hAnsi="var(--monospace)"/>
          <w:color w:val="000000"/>
        </w:rPr>
        <w:t>cell、tabble</w:t>
      </w:r>
      <w:r>
        <w:rPr>
          <w:rStyle w:val="74"/>
          <w:rFonts w:ascii="var(--monospace)" w:hAnsi="var(--monospace)"/>
          <w:color w:val="981A1A"/>
        </w:rPr>
        <w:t>-</w:t>
      </w:r>
      <w:r>
        <w:rPr>
          <w:rStyle w:val="76"/>
          <w:rFonts w:ascii="var(--monospace)" w:hAnsi="var(--monospace)"/>
          <w:color w:val="000000"/>
        </w:rPr>
        <w:t>caption和inline</w:t>
      </w:r>
      <w:r>
        <w:rPr>
          <w:rStyle w:val="74"/>
          <w:rFonts w:ascii="var(--monospace)" w:hAnsi="var(--monospace)"/>
          <w:color w:val="981A1A"/>
        </w:rPr>
        <w:t>-</w:t>
      </w:r>
      <w:r>
        <w:rPr>
          <w:rStyle w:val="76"/>
          <w:rFonts w:ascii="var(--monospace)" w:hAnsi="var(--monospace)"/>
          <w:color w:val="000000"/>
        </w:rPr>
        <w:t>block之一</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4.</w:t>
      </w:r>
      <w:r>
        <w:rPr>
          <w:rStyle w:val="76"/>
          <w:rFonts w:ascii="var(--monospace)" w:hAnsi="var(--monospace)"/>
          <w:color w:val="000000"/>
        </w:rPr>
        <w:t>position的值不为static或则releative中的任何一个</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规则：</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Style w:val="76"/>
          <w:rFonts w:ascii="var(--monospace)" w:hAnsi="var(--monospace)"/>
          <w:color w:val="000000"/>
        </w:rPr>
        <w:t>浮动的元素会被父级计算高度（父级触发了BFC）</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Style w:val="76"/>
          <w:rFonts w:ascii="var(--monospace)" w:hAnsi="var(--monospace)"/>
          <w:color w:val="000000"/>
        </w:rPr>
        <w:t>非浮动元素不会覆盖浮动元素位置（非浮动元素触发了BFC）</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Style w:val="76"/>
          <w:rFonts w:ascii="var(--monospace)" w:hAnsi="var(--monospace)"/>
          <w:color w:val="000000"/>
        </w:rPr>
        <w:t>margin不会传递给父级（父级触发了BFC），两个相邻元素上下margin会重叠（给其中一个元素增加一个父级，然后让他的父级触发BFC）</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清除浮动；</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非浮动元素盖住浮动元素，可依靠触发BFC来解决</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margin合并情况，在其中一个元素父级触发BFC，将不会合并margin</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Bfc的优点</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清除元素之间的影响</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清除内部浮动元素对父级元素的影响</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创建自适应布局</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2"/>
        <w:pBdr>
          <w:bottom w:val="single" w:color="C5C5C5" w:sz="6" w:space="10"/>
        </w:pBdr>
        <w:spacing w:before="480" w:after="120" w:line="312" w:lineRule="atLeast"/>
        <w:rPr>
          <w:rFonts w:ascii="宋体" w:hAnsi="宋体"/>
          <w:b w:val="0"/>
          <w:bCs w:val="0"/>
          <w:sz w:val="45"/>
          <w:szCs w:val="45"/>
        </w:rPr>
      </w:pPr>
      <w:r>
        <w:rPr>
          <w:rStyle w:val="61"/>
          <w:b w:val="0"/>
          <w:bCs w:val="0"/>
          <w:sz w:val="45"/>
          <w:szCs w:val="45"/>
        </w:rPr>
        <w:t>网路请求</w:t>
      </w:r>
    </w:p>
    <w:p>
      <w:pPr>
        <w:pStyle w:val="3"/>
        <w:spacing w:before="548" w:after="180"/>
        <w:rPr>
          <w:sz w:val="31"/>
          <w:szCs w:val="31"/>
        </w:rPr>
      </w:pPr>
      <w:r>
        <w:rPr>
          <w:rStyle w:val="61"/>
          <w:sz w:val="31"/>
          <w:szCs w:val="31"/>
        </w:rPr>
        <w:t>axios</w:t>
      </w:r>
    </w:p>
    <w:p>
      <w:pPr>
        <w:pStyle w:val="62"/>
        <w:spacing w:after="360" w:afterAutospacing="0"/>
      </w:pPr>
      <w:r>
        <w:rPr>
          <w:rStyle w:val="61"/>
        </w:rPr>
        <w:t>axios是通过Promise实现对ajax技术的一种封装，就像jquery对ajax的封装一样，</w:t>
      </w:r>
    </w:p>
    <w:p>
      <w:pPr>
        <w:pStyle w:val="62"/>
        <w:spacing w:after="360" w:afterAutospacing="0"/>
      </w:pPr>
      <w:r>
        <w:rPr>
          <w:rStyle w:val="61"/>
        </w:rPr>
        <w:t>简单来说就是ajax技术实现了局部数据的刷新，axios实现了对ajax的封装，axios有的ajax都有，ajax有的axios不一定有，总结一句话就是axios是ajax，ajax不止axios</w:t>
      </w:r>
    </w:p>
    <w:p>
      <w:pPr>
        <w:pStyle w:val="4"/>
        <w:spacing w:before="548" w:after="180"/>
        <w:rPr>
          <w:b w:val="0"/>
          <w:bCs w:val="0"/>
          <w:sz w:val="31"/>
          <w:szCs w:val="31"/>
        </w:rPr>
      </w:pPr>
      <w:r>
        <w:rPr>
          <w:rStyle w:val="61"/>
          <w:b w:val="0"/>
          <w:bCs w:val="0"/>
          <w:sz w:val="31"/>
          <w:szCs w:val="31"/>
        </w:rPr>
        <w:t>拦截器</w:t>
      </w:r>
    </w:p>
    <w:p>
      <w:pPr>
        <w:pStyle w:val="62"/>
        <w:spacing w:after="360" w:afterAutospacing="0"/>
      </w:pPr>
      <w:r>
        <w:rPr>
          <w:rStyle w:val="61"/>
        </w:rPr>
        <w:t>....</w:t>
      </w:r>
    </w:p>
    <w:p>
      <w:pPr>
        <w:pStyle w:val="3"/>
        <w:spacing w:before="548" w:after="180"/>
        <w:rPr>
          <w:sz w:val="31"/>
          <w:szCs w:val="31"/>
        </w:rPr>
      </w:pPr>
      <w:r>
        <w:rPr>
          <w:rStyle w:val="61"/>
          <w:sz w:val="31"/>
          <w:szCs w:val="31"/>
        </w:rPr>
        <w:t>Ajax</w:t>
      </w:r>
    </w:p>
    <w:p>
      <w:pPr>
        <w:pStyle w:val="4"/>
        <w:spacing w:before="548" w:after="180"/>
        <w:rPr>
          <w:b w:val="0"/>
          <w:bCs w:val="0"/>
          <w:sz w:val="31"/>
          <w:szCs w:val="31"/>
        </w:rPr>
      </w:pPr>
      <w:r>
        <w:rPr>
          <w:rStyle w:val="61"/>
          <w:b w:val="0"/>
          <w:bCs w:val="0"/>
          <w:sz w:val="31"/>
          <w:szCs w:val="31"/>
        </w:rPr>
        <w:t>流程</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一，创建一个异步调用对象</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二，创建一个新的http请求</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三，设置响应http请求状态变化的函数</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四，发送http请求</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五，获取异步调用返回的数据</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六，使用js和dom实现局部刷新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ajax请求</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Asynchronous</w:t>
      </w:r>
      <w:r>
        <w:rPr>
          <w:rFonts w:ascii="var(--monospace)" w:hAnsi="var(--monospace)"/>
        </w:rPr>
        <w:t xml:space="preserve"> </w:t>
      </w:r>
      <w:r>
        <w:rPr>
          <w:rStyle w:val="76"/>
          <w:rFonts w:ascii="var(--monospace)" w:hAnsi="var(--monospace)"/>
          <w:color w:val="000000"/>
        </w:rPr>
        <w:t>Javascript</w:t>
      </w:r>
      <w:r>
        <w:rPr>
          <w:rFonts w:ascii="var(--monospace)" w:hAnsi="var(--monospace)"/>
        </w:rPr>
        <w:t xml:space="preserve"> </w:t>
      </w:r>
      <w:r>
        <w:rPr>
          <w:rStyle w:val="76"/>
          <w:rFonts w:ascii="var(--monospace)" w:hAnsi="var(--monospace)"/>
          <w:color w:val="000000"/>
        </w:rPr>
        <w:t>And</w:t>
      </w:r>
      <w:r>
        <w:rPr>
          <w:rFonts w:ascii="var(--monospace)" w:hAnsi="var(--monospace)"/>
        </w:rPr>
        <w:t xml:space="preserve"> </w:t>
      </w:r>
      <w:r>
        <w:rPr>
          <w:rStyle w:val="76"/>
          <w:rFonts w:ascii="var(--monospace)" w:hAnsi="var(--monospace)"/>
          <w:color w:val="000000"/>
        </w:rPr>
        <w:t>XML</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异步的</w:t>
      </w:r>
      <w:r>
        <w:rPr>
          <w:rFonts w:ascii="var(--monospace)" w:hAnsi="var(--monospace)"/>
        </w:rPr>
        <w:t xml:space="preserve"> </w:t>
      </w:r>
      <w:r>
        <w:rPr>
          <w:rStyle w:val="76"/>
          <w:rFonts w:ascii="var(--monospace)" w:hAnsi="var(--monospace)"/>
          <w:color w:val="000000"/>
        </w:rPr>
        <w:t>JavaScript</w:t>
      </w:r>
      <w:r>
        <w:rPr>
          <w:rFonts w:ascii="var(--monospace)" w:hAnsi="var(--monospace)"/>
        </w:rPr>
        <w:t xml:space="preserve"> </w:t>
      </w:r>
      <w:r>
        <w:rPr>
          <w:rStyle w:val="76"/>
          <w:rFonts w:ascii="var(--monospace)" w:hAnsi="var(--monospace)"/>
          <w:color w:val="000000"/>
        </w:rPr>
        <w:t>和</w:t>
      </w:r>
      <w:r>
        <w:rPr>
          <w:rFonts w:ascii="var(--monospace)" w:hAnsi="var(--monospace)"/>
        </w:rPr>
        <w:t xml:space="preserve"> </w:t>
      </w:r>
      <w:r>
        <w:rPr>
          <w:rStyle w:val="76"/>
          <w:rFonts w:ascii="var(--monospace)" w:hAnsi="var(--monospace)"/>
          <w:color w:val="000000"/>
        </w:rPr>
        <w:t>XML</w:t>
      </w:r>
      <w:r>
        <w:rPr>
          <w:rFonts w:ascii="var(--monospace)" w:hAnsi="var(--monospace)"/>
        </w:rPr>
        <w:t xml:space="preserve"> </w:t>
      </w:r>
      <w:r>
        <w:rPr>
          <w:rStyle w:val="76"/>
          <w:rFonts w:ascii="var(--monospace)" w:hAnsi="var(--monospace)"/>
          <w:color w:val="000000"/>
        </w:rPr>
        <w:t>的数据交互</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通过</w:t>
      </w:r>
      <w:r>
        <w:rPr>
          <w:rFonts w:ascii="var(--monospace)" w:hAnsi="var(--monospace)"/>
        </w:rPr>
        <w:t xml:space="preserve"> </w:t>
      </w:r>
      <w:r>
        <w:rPr>
          <w:rStyle w:val="76"/>
          <w:rFonts w:ascii="var(--monospace)" w:hAnsi="var(--monospace)"/>
          <w:color w:val="000000"/>
        </w:rPr>
        <w:t>html文件</w:t>
      </w:r>
      <w:r>
        <w:rPr>
          <w:rFonts w:ascii="var(--monospace)" w:hAnsi="var(--monospace)"/>
        </w:rPr>
        <w:t xml:space="preserve"> </w:t>
      </w:r>
      <w:r>
        <w:rPr>
          <w:rStyle w:val="76"/>
          <w:rFonts w:ascii="var(--monospace)" w:hAnsi="var(--monospace)"/>
          <w:color w:val="000000"/>
        </w:rPr>
        <w:t>使用</w:t>
      </w:r>
      <w:r>
        <w:rPr>
          <w:rFonts w:ascii="var(--monospace)" w:hAnsi="var(--monospace)"/>
        </w:rPr>
        <w:t xml:space="preserve"> </w:t>
      </w:r>
      <w:r>
        <w:rPr>
          <w:rStyle w:val="76"/>
          <w:rFonts w:ascii="var(--monospace)" w:hAnsi="var(--monospace)"/>
          <w:color w:val="000000"/>
        </w:rPr>
        <w:t>JavaScript</w:t>
      </w:r>
      <w:r>
        <w:rPr>
          <w:rFonts w:ascii="var(--monospace)" w:hAnsi="var(--monospace)"/>
        </w:rPr>
        <w:t xml:space="preserve"> </w:t>
      </w:r>
      <w:r>
        <w:rPr>
          <w:rStyle w:val="76"/>
          <w:rFonts w:ascii="var(--monospace)" w:hAnsi="var(--monospace)"/>
          <w:color w:val="000000"/>
        </w:rPr>
        <w:t>技术</w:t>
      </w:r>
      <w:r>
        <w:rPr>
          <w:rFonts w:ascii="var(--monospace)" w:hAnsi="var(--monospace)"/>
        </w:rPr>
        <w:t xml:space="preserve"> </w:t>
      </w:r>
      <w:r>
        <w:rPr>
          <w:rStyle w:val="76"/>
          <w:rFonts w:ascii="var(--monospace)" w:hAnsi="var(--monospace)"/>
          <w:color w:val="000000"/>
        </w:rPr>
        <w:t>实现</w:t>
      </w:r>
      <w:r>
        <w:rPr>
          <w:rFonts w:ascii="var(--monospace)" w:hAnsi="var(--monospace)"/>
        </w:rPr>
        <w:t xml:space="preserve"> </w:t>
      </w:r>
      <w:r>
        <w:rPr>
          <w:rStyle w:val="76"/>
          <w:rFonts w:ascii="var(--monospace)" w:hAnsi="var(--monospace)"/>
          <w:color w:val="000000"/>
        </w:rPr>
        <w:t>数据交互</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天生</w:t>
      </w:r>
      <w:r>
        <w:rPr>
          <w:rFonts w:ascii="var(--monospace)" w:hAnsi="var(--monospace)"/>
        </w:rPr>
        <w:t xml:space="preserve"> </w:t>
      </w:r>
      <w:r>
        <w:rPr>
          <w:rStyle w:val="76"/>
          <w:rFonts w:ascii="var(--monospace)" w:hAnsi="var(--monospace)"/>
          <w:color w:val="000000"/>
        </w:rPr>
        <w:t>就是一个</w:t>
      </w:r>
      <w:r>
        <w:rPr>
          <w:rFonts w:ascii="var(--monospace)" w:hAnsi="var(--monospace)"/>
        </w:rPr>
        <w:t xml:space="preserve"> </w:t>
      </w:r>
      <w:r>
        <w:rPr>
          <w:rStyle w:val="76"/>
          <w:rFonts w:ascii="var(--monospace)" w:hAnsi="var(--monospace)"/>
          <w:color w:val="000000"/>
        </w:rPr>
        <w:t>异步请求</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本质就是</w:t>
      </w:r>
      <w:r>
        <w:rPr>
          <w:rFonts w:ascii="var(--monospace)" w:hAnsi="var(--monospace)"/>
        </w:rPr>
        <w:t xml:space="preserve"> </w:t>
      </w:r>
      <w:r>
        <w:rPr>
          <w:rStyle w:val="76"/>
          <w:rFonts w:ascii="var(--monospace)" w:hAnsi="var(--monospace)"/>
          <w:color w:val="000000"/>
        </w:rPr>
        <w:t>通过</w:t>
      </w:r>
      <w:r>
        <w:rPr>
          <w:rFonts w:ascii="var(--monospace)" w:hAnsi="var(--monospace)"/>
        </w:rPr>
        <w:t xml:space="preserve"> </w:t>
      </w:r>
      <w:r>
        <w:rPr>
          <w:rStyle w:val="76"/>
          <w:rFonts w:ascii="var(--monospace)" w:hAnsi="var(--monospace)"/>
          <w:color w:val="000000"/>
        </w:rPr>
        <w:t>JavaScript技术</w:t>
      </w:r>
      <w:r>
        <w:rPr>
          <w:rFonts w:ascii="var(--monospace)" w:hAnsi="var(--monospace)"/>
        </w:rPr>
        <w:t xml:space="preserve"> </w:t>
      </w:r>
      <w:r>
        <w:rPr>
          <w:rStyle w:val="76"/>
          <w:rFonts w:ascii="var(--monospace)" w:hAnsi="var(--monospace)"/>
          <w:color w:val="000000"/>
        </w:rPr>
        <w:t>设定</w:t>
      </w:r>
      <w:r>
        <w:rPr>
          <w:rFonts w:ascii="var(--monospace)" w:hAnsi="var(--monospace)"/>
        </w:rPr>
        <w:t xml:space="preserve"> </w:t>
      </w:r>
      <w:r>
        <w:rPr>
          <w:rStyle w:val="76"/>
          <w:rFonts w:ascii="var(--monospace)" w:hAnsi="var(--monospace)"/>
          <w:color w:val="000000"/>
        </w:rPr>
        <w:t>http协议</w:t>
      </w:r>
      <w:r>
        <w:rPr>
          <w:rFonts w:ascii="var(--monospace)" w:hAnsi="var(--monospace)"/>
        </w:rPr>
        <w:t xml:space="preserve"> </w:t>
      </w:r>
      <w:r>
        <w:rPr>
          <w:rStyle w:val="76"/>
          <w:rFonts w:ascii="var(--monospace)" w:hAnsi="var(--monospace)"/>
          <w:color w:val="000000"/>
        </w:rPr>
        <w:t>参数</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执行完成</w:t>
      </w:r>
      <w:r>
        <w:rPr>
          <w:rFonts w:ascii="var(--monospace)" w:hAnsi="var(--monospace)"/>
        </w:rPr>
        <w:t xml:space="preserve"> </w:t>
      </w:r>
      <w:r>
        <w:rPr>
          <w:rStyle w:val="76"/>
          <w:rFonts w:ascii="var(--monospace)" w:hAnsi="var(--monospace)"/>
          <w:color w:val="000000"/>
        </w:rPr>
        <w:t>http协议</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ajax</w:t>
      </w:r>
      <w:r>
        <w:rPr>
          <w:rFonts w:ascii="var(--monospace)" w:hAnsi="var(--monospace)"/>
        </w:rPr>
        <w:t xml:space="preserve"> </w:t>
      </w:r>
      <w:r>
        <w:rPr>
          <w:rStyle w:val="76"/>
          <w:rFonts w:ascii="var(--monospace)" w:hAnsi="var(--monospace)"/>
          <w:color w:val="000000"/>
        </w:rPr>
        <w:t>有</w:t>
      </w:r>
      <w:r>
        <w:rPr>
          <w:rFonts w:ascii="var(--monospace)" w:hAnsi="var(--monospace)"/>
        </w:rPr>
        <w:t xml:space="preserve"> </w:t>
      </w:r>
      <w:r>
        <w:rPr>
          <w:rStyle w:val="76"/>
          <w:rFonts w:ascii="var(--monospace)" w:hAnsi="var(--monospace)"/>
          <w:color w:val="000000"/>
        </w:rPr>
        <w:t>固定的执行步骤</w:t>
      </w:r>
      <w:r>
        <w:rPr>
          <w:rFonts w:ascii="var(--monospace)" w:hAnsi="var(--monospace)"/>
        </w:rPr>
        <w:t xml:space="preserve"> </w:t>
      </w:r>
      <w:r>
        <w:rPr>
          <w:rStyle w:val="76"/>
          <w:rFonts w:ascii="var(--monospace)" w:hAnsi="var(--monospace)"/>
          <w:color w:val="000000"/>
        </w:rPr>
        <w:t>必须严格遵守</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必须要通过服务器运行才能正常执行ajax请求</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ajax的步骤过程</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Fonts w:ascii="var(--monospace)" w:hAnsi="var(--monospace)"/>
        </w:rPr>
        <w:t xml:space="preserve">   </w:t>
      </w:r>
      <w:r>
        <w:rPr>
          <w:rStyle w:val="76"/>
          <w:rFonts w:ascii="var(--monospace)" w:hAnsi="var(--monospace)"/>
          <w:color w:val="000000"/>
        </w:rPr>
        <w:t>创建</w:t>
      </w:r>
      <w:r>
        <w:rPr>
          <w:rFonts w:ascii="var(--monospace)" w:hAnsi="var(--monospace)"/>
        </w:rPr>
        <w:t xml:space="preserve"> </w:t>
      </w:r>
      <w:r>
        <w:rPr>
          <w:rStyle w:val="76"/>
          <w:rFonts w:ascii="var(--monospace)" w:hAnsi="var(--monospace)"/>
          <w:color w:val="000000"/>
        </w:rPr>
        <w:t>ajax</w:t>
      </w:r>
      <w:r>
        <w:rPr>
          <w:rFonts w:ascii="var(--monospace)" w:hAnsi="var(--monospace)"/>
        </w:rPr>
        <w:t xml:space="preserve"> </w:t>
      </w:r>
      <w:r>
        <w:rPr>
          <w:rStyle w:val="76"/>
          <w:rFonts w:ascii="var(--monospace)" w:hAnsi="var(--monospace)"/>
          <w:color w:val="000000"/>
        </w:rPr>
        <w:t>对象</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同时</w:t>
      </w:r>
      <w:r>
        <w:rPr>
          <w:rFonts w:ascii="var(--monospace)" w:hAnsi="var(--monospace)"/>
        </w:rPr>
        <w:t xml:space="preserve"> </w:t>
      </w:r>
      <w:r>
        <w:rPr>
          <w:rStyle w:val="76"/>
          <w:rFonts w:ascii="var(--monospace)" w:hAnsi="var(--monospace)"/>
          <w:color w:val="000000"/>
        </w:rPr>
        <w:t>ajax</w:t>
      </w:r>
      <w:r>
        <w:rPr>
          <w:rFonts w:ascii="var(--monospace)" w:hAnsi="var(--monospace)"/>
        </w:rPr>
        <w:t xml:space="preserve"> </w:t>
      </w:r>
      <w:r>
        <w:rPr>
          <w:rStyle w:val="76"/>
          <w:rFonts w:ascii="var(--monospace)" w:hAnsi="var(--monospace)"/>
          <w:color w:val="000000"/>
        </w:rPr>
        <w:t>对象</w:t>
      </w:r>
      <w:r>
        <w:rPr>
          <w:rFonts w:ascii="var(--monospace)" w:hAnsi="var(--monospace)"/>
        </w:rPr>
        <w:t xml:space="preserve"> </w:t>
      </w:r>
      <w:r>
        <w:rPr>
          <w:rStyle w:val="76"/>
          <w:rFonts w:ascii="var(--monospace)" w:hAnsi="var(--monospace)"/>
          <w:color w:val="000000"/>
        </w:rPr>
        <w:t>设定</w:t>
      </w:r>
      <w:r>
        <w:rPr>
          <w:rFonts w:ascii="var(--monospace)" w:hAnsi="var(--monospace)"/>
        </w:rPr>
        <w:t xml:space="preserve"> </w:t>
      </w:r>
      <w:r>
        <w:rPr>
          <w:rStyle w:val="76"/>
          <w:rFonts w:ascii="var(--monospace)" w:hAnsi="var(--monospace)"/>
          <w:color w:val="000000"/>
        </w:rPr>
        <w:t>属性属性值</w:t>
      </w:r>
      <w:r>
        <w:rPr>
          <w:rFonts w:ascii="var(--monospace)" w:hAnsi="var(--monospace)"/>
        </w:rPr>
        <w:t xml:space="preserve"> </w:t>
      </w:r>
      <w:r>
        <w:rPr>
          <w:rStyle w:val="76"/>
          <w:rFonts w:ascii="var(--monospace)" w:hAnsi="var(--monospace)"/>
          <w:color w:val="000000"/>
        </w:rPr>
        <w:t>完成</w:t>
      </w:r>
      <w:r>
        <w:rPr>
          <w:rFonts w:ascii="var(--monospace)" w:hAnsi="var(--monospace)"/>
        </w:rPr>
        <w:t xml:space="preserve"> </w:t>
      </w:r>
      <w:r>
        <w:rPr>
          <w:rStyle w:val="76"/>
          <w:rFonts w:ascii="var(--monospace)" w:hAnsi="var(--monospace)"/>
          <w:color w:val="000000"/>
        </w:rPr>
        <w:t>http协议配置设定</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8"/>
          <w:rFonts w:hint="eastAsia" w:ascii="var(--monospace)" w:hAnsi="var(--monospace)" w:eastAsia="宋体"/>
          <w:color w:val="116644"/>
          <w:lang w:eastAsia="zh-CN"/>
        </w:rPr>
      </w:pPr>
      <w:r>
        <w:rPr>
          <w:rStyle w:val="76"/>
          <w:rFonts w:ascii="var(--monospace)" w:hAnsi="var(--monospace)"/>
          <w:color w:val="000000"/>
        </w:rPr>
        <w:t>readyState</w:t>
      </w:r>
      <w:r>
        <w:rPr>
          <w:rFonts w:ascii="var(--monospace)" w:hAnsi="var(--monospace)"/>
        </w:rPr>
        <w:t xml:space="preserve">: </w:t>
      </w:r>
      <w:r>
        <w:rPr>
          <w:rStyle w:val="78"/>
          <w:rFonts w:ascii="var(--monospace)" w:hAnsi="var(--monospace)"/>
          <w:color w:val="116644"/>
        </w:rPr>
        <w:t>0</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ajax请求状态码</w:t>
      </w:r>
      <w:r>
        <w:rPr>
          <w:rFonts w:ascii="var(--monospace)" w:hAnsi="var(--monospace)"/>
        </w:rPr>
        <w:t xml:space="preserve"> </w:t>
      </w:r>
      <w:r>
        <w:rPr>
          <w:rStyle w:val="76"/>
          <w:rFonts w:ascii="var(--monospace)" w:hAnsi="var(--monospace)"/>
          <w:color w:val="000000"/>
        </w:rPr>
        <w:t>结果是</w:t>
      </w:r>
      <w:r>
        <w:rPr>
          <w:rFonts w:ascii="var(--monospace)" w:hAnsi="var(--monospace)"/>
        </w:rPr>
        <w:t xml:space="preserve"> </w:t>
      </w:r>
      <w:r>
        <w:rPr>
          <w:rStyle w:val="78"/>
          <w:rFonts w:ascii="var(--monospace)" w:hAnsi="var(--monospace)"/>
          <w:color w:val="116644"/>
        </w:rPr>
        <w:t>0</w:t>
      </w:r>
      <w:r>
        <w:rPr>
          <w:rFonts w:ascii="var(--monospace)" w:hAnsi="var(--monospace)"/>
        </w:rPr>
        <w:t xml:space="preserve"> </w:t>
      </w:r>
      <w:r>
        <w:rPr>
          <w:rStyle w:val="78"/>
          <w:rFonts w:ascii="var(--monospace)" w:hAnsi="var(--monospace)"/>
          <w:color w:val="116644"/>
        </w:rPr>
        <w:t>1</w:t>
      </w:r>
      <w:r>
        <w:rPr>
          <w:rFonts w:ascii="var(--monospace)" w:hAnsi="var(--monospace)"/>
        </w:rPr>
        <w:t xml:space="preserve"> </w:t>
      </w:r>
      <w:r>
        <w:rPr>
          <w:rStyle w:val="78"/>
          <w:rFonts w:ascii="var(--monospace)" w:hAnsi="var(--monospace)"/>
          <w:color w:val="116644"/>
        </w:rPr>
        <w:t>2</w:t>
      </w:r>
      <w:r>
        <w:rPr>
          <w:rFonts w:ascii="var(--monospace)" w:hAnsi="var(--monospace)"/>
        </w:rPr>
        <w:t xml:space="preserve"> </w:t>
      </w:r>
      <w:r>
        <w:rPr>
          <w:rStyle w:val="78"/>
          <w:rFonts w:ascii="var(--monospace)" w:hAnsi="var(--monospace)"/>
          <w:color w:val="116644"/>
        </w:rPr>
        <w:t>3</w:t>
      </w:r>
      <w:r>
        <w:rPr>
          <w:rFonts w:ascii="var(--monospace)" w:hAnsi="var(--monospace)"/>
        </w:rPr>
        <w:t xml:space="preserve"> </w:t>
      </w:r>
      <w:r>
        <w:rPr>
          <w:rStyle w:val="78"/>
          <w:rFonts w:ascii="var(--monospace)" w:hAnsi="var(--monospace)"/>
          <w:color w:val="116644"/>
        </w:rPr>
        <w:t>4</w:t>
      </w:r>
      <w:r>
        <w:rPr>
          <w:rFonts w:ascii="var(--monospace)" w:hAnsi="var(--monospace)"/>
        </w:rPr>
        <w:t xml:space="preserve"> </w:t>
      </w:r>
      <w:r>
        <w:rPr>
          <w:rStyle w:val="78"/>
          <w:rFonts w:ascii="var(--monospace)" w:hAnsi="var(--monospace)"/>
          <w:color w:val="116644"/>
        </w:rPr>
        <w:t>5</w:t>
      </w:r>
      <w:r>
        <w:rPr>
          <w:rStyle w:val="76"/>
          <w:rFonts w:ascii="var(--monospace)" w:hAnsi="var(--monospace)"/>
          <w:color w:val="000000"/>
        </w:rPr>
        <w:t>个数值</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分别表示</w:t>
      </w:r>
      <w:r>
        <w:rPr>
          <w:rFonts w:ascii="var(--monospace)" w:hAnsi="var(--monospace)"/>
        </w:rPr>
        <w:t xml:space="preserve"> </w:t>
      </w:r>
      <w:r>
        <w:rPr>
          <w:rStyle w:val="76"/>
          <w:rFonts w:ascii="var(--monospace)" w:hAnsi="var(--monospace)"/>
          <w:color w:val="000000"/>
        </w:rPr>
        <w:t>ajax</w:t>
      </w:r>
      <w:r>
        <w:rPr>
          <w:rFonts w:ascii="var(--monospace)" w:hAnsi="var(--monospace)"/>
        </w:rPr>
        <w:t xml:space="preserve"> </w:t>
      </w:r>
      <w:r>
        <w:rPr>
          <w:rStyle w:val="76"/>
          <w:rFonts w:ascii="var(--monospace)" w:hAnsi="var(--monospace)"/>
          <w:color w:val="000000"/>
        </w:rPr>
        <w:t>执行的5个状态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0</w:t>
      </w:r>
      <w:r>
        <w:rPr>
          <w:rFonts w:ascii="var(--monospace)" w:hAnsi="var(--monospace)"/>
        </w:rPr>
        <w:t xml:space="preserve"> </w:t>
      </w:r>
      <w:r>
        <w:rPr>
          <w:rStyle w:val="76"/>
          <w:rFonts w:ascii="var(--monospace)" w:hAnsi="var(--monospace)"/>
          <w:color w:val="000000"/>
        </w:rPr>
        <w:t>表示创建了</w:t>
      </w:r>
      <w:r>
        <w:rPr>
          <w:rFonts w:ascii="var(--monospace)" w:hAnsi="var(--monospace)"/>
        </w:rPr>
        <w:t xml:space="preserve"> </w:t>
      </w:r>
      <w:r>
        <w:rPr>
          <w:rStyle w:val="76"/>
          <w:rFonts w:ascii="var(--monospace)" w:hAnsi="var(--monospace)"/>
          <w:color w:val="000000"/>
        </w:rPr>
        <w:t>ajax</w:t>
      </w:r>
      <w:r>
        <w:rPr>
          <w:rFonts w:ascii="var(--monospace)" w:hAnsi="var(--monospace)"/>
        </w:rPr>
        <w:t xml:space="preserve"> </w:t>
      </w:r>
      <w:r>
        <w:rPr>
          <w:rStyle w:val="76"/>
          <w:rFonts w:ascii="var(--monospace)" w:hAnsi="var(--monospace)"/>
          <w:color w:val="000000"/>
        </w:rPr>
        <w:t>对象</w:t>
      </w:r>
      <w:r>
        <w:rPr>
          <w:rFonts w:ascii="var(--monospace)" w:hAnsi="var(--monospace)"/>
        </w:rPr>
        <w:t xml:space="preserve"> </w:t>
      </w:r>
      <w:r>
        <w:rPr>
          <w:rStyle w:val="76"/>
          <w:rFonts w:ascii="var(--monospace)" w:hAnsi="var(--monospace)"/>
          <w:color w:val="000000"/>
        </w:rPr>
        <w:t>但是</w:t>
      </w:r>
      <w:r>
        <w:rPr>
          <w:rFonts w:ascii="var(--monospace)" w:hAnsi="var(--monospace)"/>
        </w:rPr>
        <w:t xml:space="preserve"> </w:t>
      </w:r>
      <w:r>
        <w:rPr>
          <w:rStyle w:val="76"/>
          <w:rFonts w:ascii="var(--monospace)" w:hAnsi="var(--monospace)"/>
          <w:color w:val="000000"/>
        </w:rPr>
        <w:t>什么都没有设定呢</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1</w:t>
      </w:r>
      <w:r>
        <w:rPr>
          <w:rFonts w:ascii="var(--monospace)" w:hAnsi="var(--monospace)"/>
        </w:rPr>
        <w:t xml:space="preserve"> </w:t>
      </w:r>
      <w:r>
        <w:rPr>
          <w:rStyle w:val="76"/>
          <w:rFonts w:ascii="var(--monospace)" w:hAnsi="var(--monospace)"/>
          <w:color w:val="000000"/>
        </w:rPr>
        <w:t>表示设定了open</w:t>
      </w:r>
      <w:r>
        <w:rPr>
          <w:rFonts w:ascii="var(--monospace)" w:hAnsi="var(--monospace)"/>
        </w:rPr>
        <w:t xml:space="preserve">() </w:t>
      </w:r>
      <w:r>
        <w:rPr>
          <w:rStyle w:val="76"/>
          <w:rFonts w:ascii="var(--monospace)" w:hAnsi="var(--monospace)"/>
          <w:color w:val="000000"/>
        </w:rPr>
        <w:t>也就是</w:t>
      </w:r>
      <w:r>
        <w:rPr>
          <w:rFonts w:ascii="var(--monospace)" w:hAnsi="var(--monospace)"/>
        </w:rPr>
        <w:t xml:space="preserve"> </w:t>
      </w:r>
      <w:r>
        <w:rPr>
          <w:rStyle w:val="76"/>
          <w:rFonts w:ascii="var(--monospace)" w:hAnsi="var(--monospace)"/>
          <w:color w:val="000000"/>
        </w:rPr>
        <w:t>设定了</w:t>
      </w:r>
      <w:r>
        <w:rPr>
          <w:rFonts w:ascii="var(--monospace)" w:hAnsi="var(--monospace)"/>
        </w:rPr>
        <w:t xml:space="preserve"> </w:t>
      </w:r>
      <w:r>
        <w:rPr>
          <w:rStyle w:val="76"/>
          <w:rFonts w:ascii="var(--monospace)" w:hAnsi="var(--monospace)"/>
          <w:color w:val="000000"/>
        </w:rPr>
        <w:t>请求方式</w:t>
      </w:r>
      <w:r>
        <w:rPr>
          <w:rFonts w:ascii="var(--monospace)" w:hAnsi="var(--monospace)"/>
        </w:rPr>
        <w:t xml:space="preserve"> </w:t>
      </w:r>
      <w:r>
        <w:rPr>
          <w:rStyle w:val="76"/>
          <w:rFonts w:ascii="var(--monospace)" w:hAnsi="var(--monospace)"/>
          <w:color w:val="000000"/>
        </w:rPr>
        <w:t>和</w:t>
      </w:r>
      <w:r>
        <w:rPr>
          <w:rFonts w:ascii="var(--monospace)" w:hAnsi="var(--monospace)"/>
        </w:rPr>
        <w:t xml:space="preserve"> </w:t>
      </w:r>
      <w:r>
        <w:rPr>
          <w:rStyle w:val="76"/>
          <w:rFonts w:ascii="var(--monospace)" w:hAnsi="var(--monospace)"/>
          <w:color w:val="000000"/>
        </w:rPr>
        <w:t>url地址</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Fonts w:ascii="var(--monospace)" w:hAnsi="var(--monospace)"/>
        </w:rPr>
        <w:t xml:space="preserve"> </w:t>
      </w:r>
      <w:r>
        <w:rPr>
          <w:rStyle w:val="76"/>
          <w:rFonts w:ascii="var(--monospace)" w:hAnsi="var(--monospace)"/>
          <w:color w:val="000000"/>
        </w:rPr>
        <w:t>表示执行了send</w:t>
      </w:r>
      <w:r>
        <w:rPr>
          <w:rFonts w:ascii="var(--monospace)" w:hAnsi="var(--monospace)"/>
        </w:rPr>
        <w:t xml:space="preserve">() </w:t>
      </w:r>
      <w:r>
        <w:rPr>
          <w:rStyle w:val="76"/>
          <w:rFonts w:ascii="var(--monospace)" w:hAnsi="var(--monospace)"/>
          <w:color w:val="000000"/>
        </w:rPr>
        <w:t>也就是</w:t>
      </w:r>
      <w:r>
        <w:rPr>
          <w:rFonts w:ascii="var(--monospace)" w:hAnsi="var(--monospace)"/>
        </w:rPr>
        <w:t xml:space="preserve"> </w:t>
      </w:r>
      <w:r>
        <w:rPr>
          <w:rStyle w:val="76"/>
          <w:rFonts w:ascii="var(--monospace)" w:hAnsi="var(--monospace)"/>
          <w:color w:val="000000"/>
        </w:rPr>
        <w:t>发送了请求</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Fonts w:ascii="var(--monospace)" w:hAnsi="var(--monospace)"/>
        </w:rPr>
        <w:t xml:space="preserve"> </w:t>
      </w:r>
      <w:r>
        <w:rPr>
          <w:rStyle w:val="76"/>
          <w:rFonts w:ascii="var(--monospace)" w:hAnsi="var(--monospace)"/>
          <w:color w:val="000000"/>
        </w:rPr>
        <w:t>表示</w:t>
      </w:r>
      <w:r>
        <w:rPr>
          <w:rFonts w:ascii="var(--monospace)" w:hAnsi="var(--monospace)"/>
        </w:rPr>
        <w:t xml:space="preserve"> </w:t>
      </w:r>
      <w:r>
        <w:rPr>
          <w:rStyle w:val="76"/>
          <w:rFonts w:ascii="var(--monospace)" w:hAnsi="var(--monospace)"/>
          <w:color w:val="000000"/>
        </w:rPr>
        <w:t>有</w:t>
      </w:r>
      <w:r>
        <w:rPr>
          <w:rFonts w:ascii="var(--monospace)" w:hAnsi="var(--monospace)"/>
        </w:rPr>
        <w:t xml:space="preserve"> </w:t>
      </w:r>
      <w:r>
        <w:rPr>
          <w:rStyle w:val="76"/>
          <w:rFonts w:ascii="var(--monospace)" w:hAnsi="var(--monospace)"/>
          <w:color w:val="000000"/>
        </w:rPr>
        <w:t>响应报文</w:t>
      </w:r>
      <w:r>
        <w:rPr>
          <w:rFonts w:ascii="var(--monospace)" w:hAnsi="var(--monospace)"/>
        </w:rPr>
        <w:t xml:space="preserve"> </w:t>
      </w:r>
      <w:r>
        <w:rPr>
          <w:rStyle w:val="76"/>
          <w:rFonts w:ascii="var(--monospace)" w:hAnsi="var(--monospace)"/>
          <w:color w:val="000000"/>
        </w:rPr>
        <w:t>响应结束</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4</w:t>
      </w:r>
      <w:r>
        <w:rPr>
          <w:rFonts w:ascii="var(--monospace)" w:hAnsi="var(--monospace)"/>
        </w:rPr>
        <w:t xml:space="preserve"> </w:t>
      </w:r>
      <w:r>
        <w:rPr>
          <w:rStyle w:val="76"/>
          <w:rFonts w:ascii="var(--monospace)" w:hAnsi="var(--monospace)"/>
          <w:color w:val="000000"/>
        </w:rPr>
        <w:t>从</w:t>
      </w:r>
      <w:r>
        <w:rPr>
          <w:rFonts w:ascii="var(--monospace)" w:hAnsi="var(--monospace)"/>
        </w:rPr>
        <w:t xml:space="preserve"> </w:t>
      </w:r>
      <w:r>
        <w:rPr>
          <w:rStyle w:val="76"/>
          <w:rFonts w:ascii="var(--monospace)" w:hAnsi="var(--monospace)"/>
          <w:color w:val="000000"/>
        </w:rPr>
        <w:t>响应报文</w:t>
      </w:r>
      <w:r>
        <w:rPr>
          <w:rFonts w:ascii="var(--monospace)" w:hAnsi="var(--monospace)"/>
        </w:rPr>
        <w:t xml:space="preserve"> </w:t>
      </w:r>
      <w:r>
        <w:rPr>
          <w:rStyle w:val="76"/>
          <w:rFonts w:ascii="var(--monospace)" w:hAnsi="var(--monospace)"/>
          <w:color w:val="000000"/>
        </w:rPr>
        <w:t>中</w:t>
      </w:r>
      <w:r>
        <w:rPr>
          <w:rFonts w:ascii="var(--monospace)" w:hAnsi="var(--monospace)"/>
        </w:rPr>
        <w:t xml:space="preserve"> </w:t>
      </w:r>
      <w:r>
        <w:rPr>
          <w:rStyle w:val="76"/>
          <w:rFonts w:ascii="var(--monospace)" w:hAnsi="var(--monospace)"/>
          <w:color w:val="000000"/>
        </w:rPr>
        <w:t>剥离</w:t>
      </w:r>
      <w:r>
        <w:rPr>
          <w:rFonts w:ascii="var(--monospace)" w:hAnsi="var(--monospace)"/>
        </w:rPr>
        <w:t xml:space="preserve"> </w:t>
      </w:r>
      <w:r>
        <w:rPr>
          <w:rStyle w:val="76"/>
          <w:rFonts w:ascii="var(--monospace)" w:hAnsi="var(--monospace)"/>
          <w:color w:val="000000"/>
        </w:rPr>
        <w:t>响应体内容成功</w:t>
      </w:r>
      <w:r>
        <w:rPr>
          <w:rFonts w:ascii="var(--monospace)" w:hAnsi="var(--monospace)"/>
        </w:rPr>
        <w:t xml:space="preserve"> </w:t>
      </w:r>
      <w:r>
        <w:rPr>
          <w:rStyle w:val="76"/>
          <w:rFonts w:ascii="var(--monospace)" w:hAnsi="var(--monospace)"/>
          <w:color w:val="000000"/>
        </w:rPr>
        <w:t>获取到响应体内容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67"/>
          <w:rFonts w:hint="eastAsia" w:ascii="var(--monospace)" w:hAnsi="var(--monospace)" w:eastAsia="宋体"/>
          <w:color w:val="AA1111"/>
          <w:lang w:eastAsia="zh-CN"/>
        </w:rPr>
      </w:pPr>
      <w:r>
        <w:rPr>
          <w:rStyle w:val="76"/>
          <w:rFonts w:ascii="var(--monospace)" w:hAnsi="var(--monospace)"/>
          <w:color w:val="000000"/>
        </w:rPr>
        <w:t>response</w:t>
      </w:r>
      <w:r>
        <w:rPr>
          <w:rFonts w:ascii="var(--monospace)" w:hAnsi="var(--monospace)"/>
        </w:rPr>
        <w:t xml:space="preserve">: </w:t>
      </w:r>
      <w:r>
        <w:rPr>
          <w:rStyle w:val="67"/>
          <w:rFonts w:ascii="var(--monospace)" w:hAnsi="var(--monospace)"/>
          <w:color w:val="AA1111"/>
        </w:rPr>
        <w:t>""</w:t>
      </w:r>
    </w:p>
    <w:p>
      <w:pPr>
        <w:pStyle w:val="20"/>
        <w:shd w:val="clear" w:color="auto" w:fill="DADADA"/>
        <w:spacing w:after="720" w:line="411" w:lineRule="atLeast"/>
        <w:ind w:left="480"/>
        <w:rPr>
          <w:rStyle w:val="67"/>
          <w:rFonts w:hint="eastAsia" w:ascii="var(--monospace)" w:hAnsi="var(--monospace)" w:eastAsia="宋体"/>
          <w:color w:val="AA1111"/>
          <w:lang w:eastAsia="zh-CN"/>
        </w:rPr>
      </w:pPr>
      <w:r>
        <w:rPr>
          <w:rStyle w:val="76"/>
          <w:rFonts w:ascii="var(--monospace)" w:hAnsi="var(--monospace)"/>
          <w:color w:val="000000"/>
        </w:rPr>
        <w:t>responseText</w:t>
      </w:r>
      <w:r>
        <w:rPr>
          <w:rFonts w:ascii="var(--monospace)" w:hAnsi="var(--monospace)"/>
        </w:rPr>
        <w:t xml:space="preserve">: </w:t>
      </w:r>
      <w:r>
        <w:rPr>
          <w:rStyle w:val="67"/>
          <w:rFonts w:ascii="var(--monospace)" w:hAnsi="var(--monospace)"/>
          <w:color w:val="AA1111"/>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从</w:t>
      </w:r>
      <w:r>
        <w:rPr>
          <w:rFonts w:ascii="var(--monospace)" w:hAnsi="var(--monospace)"/>
        </w:rPr>
        <w:t xml:space="preserve"> </w:t>
      </w:r>
      <w:r>
        <w:rPr>
          <w:rStyle w:val="76"/>
          <w:rFonts w:ascii="var(--monospace)" w:hAnsi="var(--monospace)"/>
          <w:color w:val="000000"/>
        </w:rPr>
        <w:t>响应报文中</w:t>
      </w:r>
      <w:r>
        <w:rPr>
          <w:rFonts w:ascii="var(--monospace)" w:hAnsi="var(--monospace)"/>
        </w:rPr>
        <w:t xml:space="preserve"> </w:t>
      </w:r>
      <w:r>
        <w:rPr>
          <w:rStyle w:val="76"/>
          <w:rFonts w:ascii="var(--monospace)" w:hAnsi="var(--monospace)"/>
          <w:color w:val="000000"/>
        </w:rPr>
        <w:t>剥离的</w:t>
      </w:r>
      <w:r>
        <w:rPr>
          <w:rFonts w:ascii="var(--monospace)" w:hAnsi="var(--monospace)"/>
        </w:rPr>
        <w:t xml:space="preserve"> </w:t>
      </w:r>
      <w:r>
        <w:rPr>
          <w:rStyle w:val="76"/>
          <w:rFonts w:ascii="var(--monospace)" w:hAnsi="var(--monospace)"/>
          <w:color w:val="000000"/>
        </w:rPr>
        <w:t>响应体内容</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也就是</w:t>
      </w:r>
      <w:r>
        <w:rPr>
          <w:rFonts w:ascii="var(--monospace)" w:hAnsi="var(--monospace)"/>
        </w:rPr>
        <w:t xml:space="preserve"> </w:t>
      </w:r>
      <w:r>
        <w:rPr>
          <w:rStyle w:val="76"/>
          <w:rFonts w:ascii="var(--monospace)" w:hAnsi="var(--monospace)"/>
          <w:color w:val="000000"/>
        </w:rPr>
        <w:t>后端程序</w:t>
      </w:r>
      <w:r>
        <w:rPr>
          <w:rFonts w:ascii="var(--monospace)" w:hAnsi="var(--monospace)"/>
        </w:rPr>
        <w:t xml:space="preserve"> </w:t>
      </w:r>
      <w:r>
        <w:rPr>
          <w:rStyle w:val="76"/>
          <w:rFonts w:ascii="var(--monospace)" w:hAnsi="var(--monospace)"/>
          <w:color w:val="000000"/>
        </w:rPr>
        <w:t>输出的内容</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responseURL</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响应体来源地址路径</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8"/>
          <w:rFonts w:hint="eastAsia" w:ascii="var(--monospace)" w:hAnsi="var(--monospace)" w:eastAsia="宋体"/>
          <w:color w:val="116644"/>
          <w:lang w:eastAsia="zh-CN"/>
        </w:rPr>
      </w:pPr>
      <w:r>
        <w:rPr>
          <w:rStyle w:val="76"/>
          <w:rFonts w:ascii="var(--monospace)" w:hAnsi="var(--monospace)"/>
          <w:color w:val="000000"/>
        </w:rPr>
        <w:t>status</w:t>
      </w:r>
      <w:r>
        <w:rPr>
          <w:rFonts w:ascii="var(--monospace)" w:hAnsi="var(--monospace)"/>
        </w:rPr>
        <w:t xml:space="preserve">: </w:t>
      </w:r>
      <w:r>
        <w:rPr>
          <w:rStyle w:val="78"/>
          <w:rFonts w:ascii="var(--monospace)" w:hAnsi="var(--monospace)"/>
          <w:color w:val="116644"/>
        </w:rPr>
        <w:t>0</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http状态码</w:t>
      </w:r>
    </w:p>
    <w:p>
      <w:pPr>
        <w:pStyle w:val="20"/>
        <w:shd w:val="clear" w:color="auto" w:fill="DADADA"/>
        <w:spacing w:after="720" w:line="411" w:lineRule="atLeast"/>
        <w:ind w:left="480"/>
        <w:rPr>
          <w:rStyle w:val="67"/>
          <w:rFonts w:hint="eastAsia" w:ascii="var(--monospace)" w:hAnsi="var(--monospace)" w:eastAsia="宋体"/>
          <w:color w:val="AA1111"/>
          <w:lang w:eastAsia="zh-CN"/>
        </w:rPr>
      </w:pPr>
      <w:r>
        <w:rPr>
          <w:rStyle w:val="76"/>
          <w:rFonts w:ascii="var(--monospace)" w:hAnsi="var(--monospace)"/>
          <w:color w:val="000000"/>
        </w:rPr>
        <w:t>statusText</w:t>
      </w:r>
      <w:r>
        <w:rPr>
          <w:rFonts w:ascii="var(--monospace)" w:hAnsi="var(--monospace)"/>
        </w:rPr>
        <w:t xml:space="preserve">: </w:t>
      </w:r>
      <w:r>
        <w:rPr>
          <w:rStyle w:val="67"/>
          <w:rFonts w:ascii="var(--monospace)" w:hAnsi="var(--monospace)"/>
          <w:color w:val="AA1111"/>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http状态描述</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onload</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请求结束执行的函数程序</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请求成功</w:t>
      </w:r>
      <w:r>
        <w:rPr>
          <w:rStyle w:val="74"/>
          <w:rFonts w:ascii="var(--monospace)" w:hAnsi="var(--monospace)"/>
          <w:color w:val="981A1A"/>
        </w:rPr>
        <w:t>/</w:t>
      </w:r>
      <w:r>
        <w:rPr>
          <w:rStyle w:val="76"/>
          <w:rFonts w:ascii="var(--monospace)" w:hAnsi="var(--monospace)"/>
          <w:color w:val="000000"/>
        </w:rPr>
        <w:t>失败都会执行</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open</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设定请求方式</w:t>
      </w:r>
      <w:r>
        <w:rPr>
          <w:rFonts w:ascii="var(--monospace)" w:hAnsi="var(--monospace)"/>
        </w:rPr>
        <w:t xml:space="preserve"> </w:t>
      </w:r>
      <w:r>
        <w:rPr>
          <w:rStyle w:val="76"/>
          <w:rFonts w:ascii="var(--monospace)" w:hAnsi="var(--monospace)"/>
          <w:color w:val="000000"/>
        </w:rPr>
        <w:t>和</w:t>
      </w:r>
      <w:r>
        <w:rPr>
          <w:rFonts w:ascii="var(--monospace)" w:hAnsi="var(--monospace)"/>
        </w:rPr>
        <w:t xml:space="preserve"> </w:t>
      </w:r>
      <w:r>
        <w:rPr>
          <w:rStyle w:val="76"/>
          <w:rFonts w:ascii="var(--monospace)" w:hAnsi="var(--monospace)"/>
          <w:color w:val="000000"/>
        </w:rPr>
        <w:t>请求路径</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send</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发送请求</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2</w:t>
      </w:r>
      <w:r>
        <w:rPr>
          <w:rFonts w:ascii="var(--monospace)" w:hAnsi="var(--monospace)"/>
        </w:rPr>
        <w:t>,  </w:t>
      </w:r>
      <w:r>
        <w:rPr>
          <w:rStyle w:val="76"/>
          <w:rFonts w:ascii="var(--monospace)" w:hAnsi="var(--monospace)"/>
          <w:color w:val="000000"/>
        </w:rPr>
        <w:t>设定请求方式和请求URL地址</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ajax对象</w:t>
      </w:r>
      <w:r>
        <w:rPr>
          <w:rFonts w:ascii="var(--monospace)" w:hAnsi="var(--monospace)"/>
        </w:rPr>
        <w:t>.</w:t>
      </w:r>
      <w:r>
        <w:rPr>
          <w:rStyle w:val="77"/>
          <w:rFonts w:ascii="var(--monospace)" w:hAnsi="var(--monospace)"/>
          <w:color w:val="000000"/>
        </w:rPr>
        <w:t>open</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参数1</w:t>
      </w:r>
      <w:r>
        <w:rPr>
          <w:rFonts w:ascii="var(--monospace)" w:hAnsi="var(--monospace)"/>
        </w:rPr>
        <w:t>:  </w:t>
      </w:r>
      <w:r>
        <w:rPr>
          <w:rStyle w:val="76"/>
          <w:rFonts w:ascii="var(--monospace)" w:hAnsi="var(--monospace)"/>
          <w:color w:val="000000"/>
        </w:rPr>
        <w:t>请求方式</w:t>
      </w:r>
      <w:r>
        <w:rPr>
          <w:rFonts w:ascii="var(--monospace)" w:hAnsi="var(--monospace)"/>
        </w:rPr>
        <w:t xml:space="preserve"> </w:t>
      </w:r>
      <w:r>
        <w:rPr>
          <w:rStyle w:val="76"/>
          <w:rFonts w:ascii="var(--monospace)" w:hAnsi="var(--monospace)"/>
          <w:color w:val="000000"/>
        </w:rPr>
        <w:t>get</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post</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参数2</w:t>
      </w:r>
      <w:r>
        <w:rPr>
          <w:rFonts w:ascii="var(--monospace)" w:hAnsi="var(--monospace)"/>
        </w:rPr>
        <w:t>:  </w:t>
      </w:r>
      <w:r>
        <w:rPr>
          <w:rStyle w:val="76"/>
          <w:rFonts w:ascii="var(--monospace)" w:hAnsi="var(--monospace)"/>
          <w:color w:val="000000"/>
        </w:rPr>
        <w:t>请求url地址</w:t>
      </w:r>
      <w:r>
        <w:rPr>
          <w:rFonts w:ascii="var(--monospace)" w:hAnsi="var(--monospace)"/>
        </w:rPr>
        <w:t xml:space="preserve"> </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如果是get方式如果需要携带参数</w:t>
      </w:r>
      <w:r>
        <w:rPr>
          <w:rFonts w:ascii="var(--monospace)" w:hAnsi="var(--monospace)"/>
        </w:rPr>
        <w:t xml:space="preserve"> </w:t>
      </w:r>
      <w:r>
        <w:rPr>
          <w:rStyle w:val="76"/>
          <w:rFonts w:ascii="var(--monospace)" w:hAnsi="var(--monospace)"/>
          <w:color w:val="000000"/>
        </w:rPr>
        <w:t>在</w:t>
      </w:r>
      <w:r>
        <w:rPr>
          <w:rFonts w:ascii="var(--monospace)" w:hAnsi="var(--monospace)"/>
        </w:rPr>
        <w:t xml:space="preserve"> </w:t>
      </w:r>
      <w:r>
        <w:rPr>
          <w:rStyle w:val="76"/>
          <w:rFonts w:ascii="var(--monospace)" w:hAnsi="var(--monospace)"/>
          <w:color w:val="000000"/>
        </w:rPr>
        <w:t>url地址后</w:t>
      </w:r>
      <w:r>
        <w:rPr>
          <w:rFonts w:ascii="var(--monospace)" w:hAnsi="var(--monospace)"/>
        </w:rPr>
        <w:t xml:space="preserve"> </w:t>
      </w:r>
      <w:r>
        <w:rPr>
          <w:rStyle w:val="76"/>
          <w:rFonts w:ascii="var(--monospace)" w:hAnsi="var(--monospace)"/>
          <w:color w:val="000000"/>
        </w:rPr>
        <w:t>拼接参数</w:t>
      </w:r>
    </w:p>
    <w:p>
      <w:pPr>
        <w:pStyle w:val="20"/>
        <w:shd w:val="clear" w:color="auto" w:fill="DADADA"/>
        <w:spacing w:after="720" w:line="411" w:lineRule="atLeast"/>
        <w:ind w:left="480"/>
        <w:rPr>
          <w:rStyle w:val="149"/>
          <w:rFonts w:hint="eastAsia" w:ascii="var(--monospace)" w:hAnsi="var(--monospace)" w:eastAsia="宋体"/>
          <w:color w:val="555555"/>
          <w:lang w:eastAsia="zh-CN"/>
        </w:rPr>
      </w:pPr>
      <w:r>
        <w:rPr>
          <w:rStyle w:val="76"/>
          <w:rFonts w:ascii="var(--monospace)" w:hAnsi="var(--monospace)"/>
          <w:color w:val="000000"/>
        </w:rPr>
        <w:t>url地址</w:t>
      </w:r>
      <w:r>
        <w:rPr>
          <w:rStyle w:val="74"/>
          <w:rFonts w:ascii="var(--monospace)" w:hAnsi="var(--monospace)"/>
          <w:color w:val="981A1A"/>
        </w:rPr>
        <w:t>?</w:t>
      </w:r>
      <w:r>
        <w:rPr>
          <w:rStyle w:val="76"/>
          <w:rFonts w:ascii="var(--monospace)" w:hAnsi="var(--monospace)"/>
          <w:color w:val="000000"/>
        </w:rPr>
        <w:t>键名</w:t>
      </w:r>
      <w:r>
        <w:rPr>
          <w:rStyle w:val="74"/>
          <w:rFonts w:ascii="var(--monospace)" w:hAnsi="var(--monospace)"/>
          <w:color w:val="981A1A"/>
        </w:rPr>
        <w:t>=</w:t>
      </w:r>
      <w:r>
        <w:rPr>
          <w:rStyle w:val="76"/>
          <w:rFonts w:ascii="var(--monospace)" w:hAnsi="var(--monospace)"/>
          <w:color w:val="000000"/>
        </w:rPr>
        <w:t>键值</w:t>
      </w:r>
      <w:r>
        <w:rPr>
          <w:rStyle w:val="74"/>
          <w:rFonts w:ascii="var(--monospace)" w:hAnsi="var(--monospace)"/>
          <w:color w:val="981A1A"/>
        </w:rPr>
        <w:t>&amp;</w:t>
      </w:r>
      <w:r>
        <w:rPr>
          <w:rStyle w:val="76"/>
          <w:rFonts w:ascii="var(--monospace)" w:hAnsi="var(--monospace)"/>
          <w:color w:val="000000"/>
        </w:rPr>
        <w:t>键名</w:t>
      </w:r>
      <w:r>
        <w:rPr>
          <w:rStyle w:val="74"/>
          <w:rFonts w:ascii="var(--monospace)" w:hAnsi="var(--monospace)"/>
          <w:color w:val="981A1A"/>
        </w:rPr>
        <w:t>=</w:t>
      </w:r>
      <w:r>
        <w:rPr>
          <w:rStyle w:val="76"/>
          <w:rFonts w:ascii="var(--monospace)" w:hAnsi="var(--monospace)"/>
          <w:color w:val="000000"/>
        </w:rPr>
        <w:t>键值</w:t>
      </w:r>
      <w:r>
        <w:rPr>
          <w:rStyle w:val="149"/>
          <w:rFonts w:ascii="var(--monospace)" w:hAnsi="var(--monospace)"/>
          <w:color w:val="555555"/>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3</w:t>
      </w:r>
      <w:r>
        <w:rPr>
          <w:rFonts w:ascii="var(--monospace)" w:hAnsi="var(--monospace)"/>
        </w:rPr>
        <w:t>,  </w:t>
      </w:r>
      <w:r>
        <w:rPr>
          <w:rStyle w:val="76"/>
          <w:rFonts w:ascii="var(--monospace)" w:hAnsi="var(--monospace)"/>
          <w:color w:val="000000"/>
        </w:rPr>
        <w:t>判断</w:t>
      </w:r>
      <w:r>
        <w:rPr>
          <w:rFonts w:ascii="var(--monospace)" w:hAnsi="var(--monospace)"/>
        </w:rPr>
        <w:t xml:space="preserve"> </w:t>
      </w:r>
      <w:r>
        <w:rPr>
          <w:rStyle w:val="76"/>
          <w:rFonts w:ascii="var(--monospace)" w:hAnsi="var(--monospace)"/>
          <w:color w:val="000000"/>
        </w:rPr>
        <w:t>如果是</w:t>
      </w:r>
      <w:r>
        <w:rPr>
          <w:rFonts w:ascii="var(--monospace)" w:hAnsi="var(--monospace)"/>
        </w:rPr>
        <w:t xml:space="preserve"> </w:t>
      </w:r>
      <w:r>
        <w:rPr>
          <w:rStyle w:val="76"/>
          <w:rFonts w:ascii="var(--monospace)" w:hAnsi="var(--monospace)"/>
          <w:color w:val="000000"/>
        </w:rPr>
        <w:t>post</w:t>
      </w:r>
      <w:r>
        <w:rPr>
          <w:rFonts w:ascii="var(--monospace)" w:hAnsi="var(--monospace)"/>
        </w:rPr>
        <w:t xml:space="preserve"> </w:t>
      </w:r>
      <w:r>
        <w:rPr>
          <w:rStyle w:val="76"/>
          <w:rFonts w:ascii="var(--monospace)" w:hAnsi="var(--monospace)"/>
          <w:color w:val="000000"/>
        </w:rPr>
        <w:t>请求</w:t>
      </w:r>
      <w:r>
        <w:rPr>
          <w:rFonts w:ascii="var(--monospace)" w:hAnsi="var(--monospace)"/>
        </w:rPr>
        <w:t xml:space="preserve"> </w:t>
      </w:r>
      <w:r>
        <w:rPr>
          <w:rStyle w:val="76"/>
          <w:rFonts w:ascii="var(--monospace)" w:hAnsi="var(--monospace)"/>
          <w:color w:val="000000"/>
        </w:rPr>
        <w:t>要</w:t>
      </w:r>
      <w:r>
        <w:rPr>
          <w:rFonts w:ascii="var(--monospace)" w:hAnsi="var(--monospace)"/>
        </w:rPr>
        <w:t xml:space="preserve"> </w:t>
      </w:r>
      <w:r>
        <w:rPr>
          <w:rStyle w:val="76"/>
          <w:rFonts w:ascii="var(--monospace)" w:hAnsi="var(--monospace)"/>
          <w:color w:val="000000"/>
        </w:rPr>
        <w:t>设定</w:t>
      </w:r>
      <w:r>
        <w:rPr>
          <w:rFonts w:ascii="var(--monospace)" w:hAnsi="var(--monospace)"/>
        </w:rPr>
        <w:t xml:space="preserve"> </w:t>
      </w:r>
      <w:r>
        <w:rPr>
          <w:rStyle w:val="76"/>
          <w:rFonts w:ascii="var(--monospace)" w:hAnsi="var(--monospace)"/>
          <w:color w:val="000000"/>
        </w:rPr>
        <w:t>请求头</w:t>
      </w:r>
      <w:r>
        <w:rPr>
          <w:rFonts w:ascii="var(--monospace)" w:hAnsi="var(--monospace)"/>
        </w:rPr>
        <w:t xml:space="preserve"> </w:t>
      </w:r>
      <w:r>
        <w:rPr>
          <w:rStyle w:val="76"/>
          <w:rFonts w:ascii="var(--monospace)" w:hAnsi="var(--monospace)"/>
          <w:color w:val="000000"/>
        </w:rPr>
        <w:t>get方式不用设定</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4</w:t>
      </w:r>
      <w:r>
        <w:rPr>
          <w:rFonts w:ascii="var(--monospace)" w:hAnsi="var(--monospace)"/>
        </w:rPr>
        <w:t>,  </w:t>
      </w:r>
      <w:r>
        <w:rPr>
          <w:rStyle w:val="76"/>
          <w:rFonts w:ascii="var(--monospace)" w:hAnsi="var(--monospace)"/>
          <w:color w:val="000000"/>
        </w:rPr>
        <w:t>发送请求</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ajax对象</w:t>
      </w:r>
      <w:r>
        <w:rPr>
          <w:rFonts w:ascii="var(--monospace)" w:hAnsi="var(--monospace)"/>
        </w:rPr>
        <w:t>.</w:t>
      </w:r>
      <w:r>
        <w:rPr>
          <w:rStyle w:val="76"/>
          <w:rFonts w:ascii="var(--monospace)" w:hAnsi="var(--monospace)"/>
          <w:color w:val="000000"/>
        </w:rPr>
        <w:t>send</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8"/>
          <w:rFonts w:ascii="var(--monospace)" w:hAnsi="var(--monospace)"/>
          <w:color w:val="116644"/>
        </w:rPr>
        <w:t>5</w:t>
      </w:r>
      <w:r>
        <w:rPr>
          <w:rFonts w:ascii="var(--monospace)" w:hAnsi="var(--monospace)"/>
        </w:rPr>
        <w:t>,  </w:t>
      </w:r>
      <w:r>
        <w:rPr>
          <w:rStyle w:val="76"/>
          <w:rFonts w:ascii="var(--monospace)" w:hAnsi="var(--monospace)"/>
          <w:color w:val="000000"/>
        </w:rPr>
        <w:t>接收结果</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ajax对象</w:t>
      </w:r>
      <w:r>
        <w:rPr>
          <w:rFonts w:ascii="var(--monospace)" w:hAnsi="var(--monospace)"/>
        </w:rPr>
        <w:t>.</w:t>
      </w:r>
      <w:r>
        <w:rPr>
          <w:rStyle w:val="77"/>
          <w:rFonts w:ascii="var(--monospace)" w:hAnsi="var(--monospace)"/>
          <w:color w:val="000000"/>
        </w:rPr>
        <w:t>onload</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2"/>
          <w:rFonts w:ascii="var(--monospace)" w:hAnsi="var(--monospace)"/>
          <w:color w:val="770088"/>
        </w:rPr>
        <w:t>function</w:t>
      </w:r>
      <w:r>
        <w:rPr>
          <w:rFonts w:ascii="var(--monospace)" w:hAnsi="var(--monospace)"/>
        </w:rPr>
        <w:t>(){</w:t>
      </w:r>
      <w:r>
        <w:rPr>
          <w:rStyle w:val="76"/>
          <w:rFonts w:ascii="var(--monospace)" w:hAnsi="var(--monospace)"/>
          <w:color w:val="000000"/>
        </w:rPr>
        <w:t>执行程序</w:t>
      </w:r>
      <w:r>
        <w:rPr>
          <w:rFonts w:ascii="var(--monospace)" w:hAnsi="var(--monospace)"/>
        </w:rPr>
        <w: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ajax执行结束</w:t>
      </w:r>
      <w:r>
        <w:rPr>
          <w:rFonts w:ascii="var(--monospace)" w:hAnsi="var(--monospace)"/>
        </w:rPr>
        <w:t xml:space="preserve"> </w:t>
      </w:r>
      <w:r>
        <w:rPr>
          <w:rStyle w:val="76"/>
          <w:rFonts w:ascii="var(--monospace)" w:hAnsi="var(--monospace)"/>
          <w:color w:val="000000"/>
        </w:rPr>
        <w:t>就会触发的程序</w:t>
      </w:r>
    </w:p>
    <w:p>
      <w:pPr>
        <w:pStyle w:val="20"/>
        <w:shd w:val="clear" w:color="auto" w:fill="DADADA"/>
        <w:spacing w:after="720" w:line="411" w:lineRule="atLeast"/>
        <w:ind w:left="480"/>
        <w:rPr>
          <w:rFonts w:hint="eastAsia" w:ascii="var(--monospace)" w:hAnsi="var(--monospace)" w:eastAsia="宋体"/>
          <w:lang w:eastAsia="zh-CN"/>
        </w:rPr>
      </w:pPr>
      <w:r>
        <w:rPr>
          <w:rStyle w:val="76"/>
          <w:rFonts w:ascii="var(--monospace)" w:hAnsi="var(--monospace)"/>
          <w:color w:val="000000"/>
        </w:rPr>
        <w:t>ajax对象</w:t>
      </w:r>
      <w:r>
        <w:rPr>
          <w:rFonts w:ascii="var(--monospace)" w:hAnsi="var(--monospace)"/>
        </w:rPr>
        <w:t>.</w:t>
      </w:r>
      <w:r>
        <w:rPr>
          <w:rStyle w:val="77"/>
          <w:rFonts w:ascii="var(--monospace)" w:hAnsi="var(--monospace)"/>
          <w:color w:val="000000"/>
        </w:rPr>
        <w:t>readyState</w:t>
      </w:r>
      <w:r>
        <w:rPr>
          <w:rFonts w:ascii="var(--monospace)" w:hAnsi="var(--monospace)"/>
        </w:rPr>
        <w:t xml:space="preserve"> </w:t>
      </w:r>
    </w:p>
    <w:p>
      <w:pPr>
        <w:pStyle w:val="20"/>
        <w:shd w:val="clear" w:color="auto" w:fill="DADADA"/>
        <w:spacing w:after="720" w:line="411" w:lineRule="atLeast"/>
        <w:ind w:left="480"/>
        <w:rPr>
          <w:rStyle w:val="78"/>
          <w:rFonts w:hint="eastAsia" w:ascii="var(--monospace)" w:hAnsi="var(--monospace)" w:eastAsia="宋体"/>
          <w:color w:val="116644"/>
          <w:lang w:eastAsia="zh-CN"/>
        </w:rPr>
      </w:pPr>
      <w:r>
        <w:rPr>
          <w:rStyle w:val="76"/>
          <w:rFonts w:ascii="var(--monospace)" w:hAnsi="var(--monospace)"/>
          <w:color w:val="000000"/>
        </w:rPr>
        <w:t>ajax状态码为</w:t>
      </w:r>
      <w:r>
        <w:rPr>
          <w:rFonts w:ascii="var(--monospace)" w:hAnsi="var(--monospace)"/>
        </w:rPr>
        <w:t xml:space="preserve"> </w:t>
      </w:r>
      <w:r>
        <w:rPr>
          <w:rStyle w:val="78"/>
          <w:rFonts w:ascii="var(--monospace)" w:hAnsi="var(--monospace)"/>
          <w:color w:val="116644"/>
        </w:rPr>
        <w:t>4</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Style w:val="77"/>
          <w:rFonts w:hint="eastAsia" w:ascii="var(--monospace)" w:hAnsi="var(--monospace)" w:eastAsia="宋体"/>
          <w:color w:val="000000"/>
          <w:lang w:eastAsia="zh-CN"/>
        </w:rPr>
      </w:pPr>
      <w:r>
        <w:rPr>
          <w:rStyle w:val="76"/>
          <w:rFonts w:ascii="var(--monospace)" w:hAnsi="var(--monospace)"/>
          <w:color w:val="000000"/>
        </w:rPr>
        <w:t>并且ajax对象</w:t>
      </w:r>
      <w:r>
        <w:rPr>
          <w:rFonts w:ascii="var(--monospace)" w:hAnsi="var(--monospace)"/>
        </w:rPr>
        <w:t>.</w:t>
      </w:r>
      <w:r>
        <w:rPr>
          <w:rStyle w:val="77"/>
          <w:rFonts w:ascii="var(--monospace)" w:hAnsi="var(--monospace)"/>
          <w:color w:val="000000"/>
        </w:rPr>
        <w:t>status</w:t>
      </w:r>
    </w:p>
    <w:p>
      <w:pPr>
        <w:pStyle w:val="20"/>
        <w:shd w:val="clear" w:color="auto" w:fill="DADADA"/>
        <w:spacing w:after="720" w:line="411" w:lineRule="atLeast"/>
        <w:ind w:left="480"/>
        <w:rPr>
          <w:rStyle w:val="78"/>
          <w:rFonts w:hint="eastAsia" w:ascii="var(--monospace)" w:hAnsi="var(--monospace)" w:eastAsia="宋体"/>
          <w:color w:val="116644"/>
          <w:lang w:eastAsia="zh-CN"/>
        </w:rPr>
      </w:pPr>
      <w:r>
        <w:rPr>
          <w:rStyle w:val="76"/>
          <w:rFonts w:ascii="var(--monospace)" w:hAnsi="var(--monospace)"/>
          <w:color w:val="000000"/>
        </w:rPr>
        <w:t>http状态码</w:t>
      </w:r>
      <w:r>
        <w:rPr>
          <w:rFonts w:ascii="var(--monospace)" w:hAnsi="var(--monospace)"/>
        </w:rPr>
        <w:t xml:space="preserve"> </w:t>
      </w:r>
      <w:r>
        <w:rPr>
          <w:rStyle w:val="76"/>
          <w:rFonts w:ascii="var(--monospace)" w:hAnsi="var(--monospace)"/>
          <w:color w:val="000000"/>
        </w:rPr>
        <w:t>是</w:t>
      </w:r>
      <w:r>
        <w:rPr>
          <w:rFonts w:ascii="var(--monospace)" w:hAnsi="var(--monospace)"/>
        </w:rPr>
        <w:t xml:space="preserve"> </w:t>
      </w:r>
      <w:r>
        <w:rPr>
          <w:rStyle w:val="78"/>
          <w:rFonts w:ascii="var(--monospace)" w:hAnsi="var(--monospace)"/>
          <w:color w:val="116644"/>
        </w:rPr>
        <w:t>200</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8"/>
          <w:rFonts w:ascii="var(--monospace)" w:hAnsi="var(--monospace)"/>
          <w:color w:val="116644"/>
        </w:rPr>
        <w:t>299</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两个条件都满足</w:t>
      </w:r>
      <w:r>
        <w:rPr>
          <w:rFonts w:ascii="var(--monospace)" w:hAnsi="var(--monospace)"/>
        </w:rPr>
        <w:t xml:space="preserve"> </w:t>
      </w:r>
      <w:r>
        <w:rPr>
          <w:rStyle w:val="76"/>
          <w:rFonts w:ascii="var(--monospace)" w:hAnsi="var(--monospace)"/>
          <w:color w:val="000000"/>
        </w:rPr>
        <w:t>证明</w:t>
      </w:r>
      <w:r>
        <w:rPr>
          <w:rFonts w:ascii="var(--monospace)" w:hAnsi="var(--monospace)"/>
        </w:rPr>
        <w:t xml:space="preserve"> </w:t>
      </w:r>
      <w:r>
        <w:rPr>
          <w:rStyle w:val="76"/>
          <w:rFonts w:ascii="var(--monospace)" w:hAnsi="var(--monospace)"/>
          <w:color w:val="000000"/>
        </w:rPr>
        <w:t>请求结束并且请求成功</w:t>
      </w:r>
    </w:p>
    <w:p>
      <w:pPr>
        <w:pStyle w:val="4"/>
        <w:spacing w:before="548" w:after="180"/>
        <w:rPr>
          <w:rFonts w:ascii="宋体" w:hAnsi="宋体"/>
          <w:b w:val="0"/>
          <w:bCs w:val="0"/>
          <w:sz w:val="31"/>
          <w:szCs w:val="31"/>
        </w:rPr>
      </w:pPr>
      <w:r>
        <w:rPr>
          <w:rStyle w:val="61"/>
          <w:b w:val="0"/>
          <w:bCs w:val="0"/>
          <w:sz w:val="31"/>
          <w:szCs w:val="31"/>
        </w:rPr>
        <w:t>原理</w:t>
      </w:r>
    </w:p>
    <w:p>
      <w:pPr>
        <w:pStyle w:val="62"/>
        <w:spacing w:after="360" w:afterAutospacing="0"/>
      </w:pPr>
      <w:r>
        <w:rPr>
          <w:rStyle w:val="61"/>
        </w:rPr>
        <w:t>Ajax的工作原理相当于在用户和服务器之间加了—个中间层(AJAX引擎),使用户操作与服务器响应异步化。并不是所有的用户请求都提交给服务器,像—些数据验证和数据处理等都交给 Ajax引擎自己来做, 只有确定需要从服务器读取新数据时再由Ajax引擎代为向服务器提交请求。</w:t>
      </w:r>
    </w:p>
    <w:p>
      <w:pPr>
        <w:pStyle w:val="3"/>
        <w:spacing w:before="548" w:after="180"/>
        <w:rPr>
          <w:sz w:val="31"/>
          <w:szCs w:val="31"/>
        </w:rPr>
      </w:pPr>
      <w:r>
        <w:rPr>
          <w:rStyle w:val="61"/>
          <w:sz w:val="31"/>
          <w:szCs w:val="31"/>
        </w:rPr>
        <w:t>get和post 的区别</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GET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语义偏向于获取</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携带参数的位置</w:t>
      </w:r>
      <w:r>
        <w:rPr>
          <w:rFonts w:ascii="var(--monospace)" w:hAnsi="var(--monospace)"/>
        </w:rPr>
        <w:t xml:space="preserve"> </w:t>
      </w:r>
      <w:r>
        <w:rPr>
          <w:rStyle w:val="76"/>
          <w:rFonts w:ascii="var(--monospace)" w:hAnsi="var(--monospace)"/>
          <w:color w:val="000000"/>
        </w:rPr>
        <w:t>在地址后面直接拼接</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相对不安全</w:t>
      </w:r>
      <w:r>
        <w:rPr>
          <w:rFonts w:ascii="var(--monospace)" w:hAnsi="var(--monospace)"/>
        </w:rPr>
        <w:t xml:space="preserve">, </w:t>
      </w:r>
      <w:r>
        <w:rPr>
          <w:rStyle w:val="76"/>
          <w:rFonts w:ascii="var(--monospace)" w:hAnsi="var(--monospace)"/>
          <w:color w:val="000000"/>
        </w:rPr>
        <w:t>明文发送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发送的数据量比较小</w:t>
      </w:r>
      <w:r>
        <w:rPr>
          <w:rFonts w:ascii="var(--monospace)" w:hAnsi="var(--monospace)"/>
        </w:rPr>
        <w:t xml:space="preserve">, </w:t>
      </w:r>
      <w:r>
        <w:rPr>
          <w:rStyle w:val="76"/>
          <w:rFonts w:ascii="var(--monospace)" w:hAnsi="var(--monospace)"/>
          <w:color w:val="000000"/>
        </w:rPr>
        <w:t>一般在</w:t>
      </w:r>
      <w:r>
        <w:rPr>
          <w:rFonts w:ascii="var(--monospace)" w:hAnsi="var(--monospace)"/>
        </w:rPr>
        <w:t xml:space="preserve"> </w:t>
      </w:r>
      <w:r>
        <w:rPr>
          <w:rStyle w:val="78"/>
          <w:rFonts w:ascii="var(--monospace)" w:hAnsi="var(--monospace)"/>
          <w:color w:val="116644"/>
        </w:rPr>
        <w:t>2</w:t>
      </w:r>
      <w:r>
        <w:rPr>
          <w:rStyle w:val="76"/>
          <w:rFonts w:ascii="var(--monospace)" w:hAnsi="var(--monospace)"/>
          <w:color w:val="000000"/>
        </w:rPr>
        <w:t>KB</w:t>
      </w:r>
      <w:r>
        <w:rPr>
          <w:rFonts w:ascii="var(--monospace)" w:hAnsi="var(--monospace)"/>
        </w:rPr>
        <w:t xml:space="preserve"> </w:t>
      </w:r>
      <w:r>
        <w:rPr>
          <w:rStyle w:val="76"/>
          <w:rFonts w:ascii="var(--monospace)" w:hAnsi="var(--monospace)"/>
          <w:color w:val="000000"/>
        </w:rPr>
        <w:t>以下</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发送数据必须是</w:t>
      </w:r>
      <w:r>
        <w:rPr>
          <w:rFonts w:ascii="var(--monospace)" w:hAnsi="var(--monospace)"/>
        </w:rPr>
        <w:t xml:space="preserve"> </w:t>
      </w:r>
      <w:r>
        <w:rPr>
          <w:rStyle w:val="76"/>
          <w:rFonts w:ascii="var(--monospace)" w:hAnsi="var(--monospace)"/>
          <w:color w:val="000000"/>
        </w:rPr>
        <w:t>ASCII</w:t>
      </w:r>
      <w:r>
        <w:rPr>
          <w:rFonts w:ascii="var(--monospace)" w:hAnsi="var(--monospace)"/>
        </w:rPr>
        <w:t xml:space="preserve"> </w:t>
      </w:r>
      <w:r>
        <w:rPr>
          <w:rStyle w:val="76"/>
          <w:rFonts w:ascii="var(--monospace)" w:hAnsi="var(--monospace)"/>
          <w:color w:val="000000"/>
        </w:rPr>
        <w:t>码</w:t>
      </w:r>
      <w:r>
        <w:rPr>
          <w:rFonts w:ascii="var(--monospace)" w:hAnsi="var(--monospace)"/>
        </w:rPr>
        <w:t xml:space="preserve">, </w:t>
      </w:r>
      <w:r>
        <w:rPr>
          <w:rStyle w:val="76"/>
          <w:rFonts w:ascii="var(--monospace)" w:hAnsi="var(--monospace)"/>
          <w:color w:val="000000"/>
        </w:rPr>
        <w:t>叫做</w:t>
      </w:r>
      <w:r>
        <w:rPr>
          <w:rFonts w:ascii="var(--monospace)" w:hAnsi="var(--monospace)"/>
        </w:rPr>
        <w:t xml:space="preserve"> </w:t>
      </w:r>
      <w:r>
        <w:rPr>
          <w:rStyle w:val="76"/>
          <w:rFonts w:ascii="var(--monospace)" w:hAnsi="var(--monospace)"/>
          <w:color w:val="000000"/>
        </w:rPr>
        <w:t>url</w:t>
      </w:r>
      <w:r>
        <w:rPr>
          <w:rFonts w:ascii="var(--monospace)" w:hAnsi="var(--monospace)"/>
        </w:rPr>
        <w:t xml:space="preserve"> </w:t>
      </w:r>
      <w:r>
        <w:rPr>
          <w:rStyle w:val="76"/>
          <w:rFonts w:ascii="var(--monospace)" w:hAnsi="var(--monospace)"/>
          <w:color w:val="000000"/>
        </w:rPr>
        <w:t>编码格式</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GET请求返回的内容可以被浏览器缓存起来</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6"/>
          <w:rFonts w:ascii="var(--monospace)" w:hAnsi="var(--monospace)"/>
          <w:color w:val="000000"/>
        </w:rPr>
        <w:t>POST</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语义偏向于提交</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携带参数的位置是在请求体中</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相对安全</w:t>
      </w:r>
      <w:r>
        <w:rPr>
          <w:rFonts w:ascii="var(--monospace)" w:hAnsi="var(--monospace)"/>
        </w:rPr>
        <w:t xml:space="preserve">, </w:t>
      </w:r>
      <w:r>
        <w:rPr>
          <w:rStyle w:val="76"/>
          <w:rFonts w:ascii="var(--monospace)" w:hAnsi="var(--monospace)"/>
          <w:color w:val="000000"/>
        </w:rPr>
        <w:t>暗文发送</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Fonts w:ascii="var(--monospace)" w:hAnsi="var(--monospace)"/>
        </w:rPr>
        <w:t xml:space="preserve">  </w:t>
      </w:r>
      <w:r>
        <w:rPr>
          <w:rStyle w:val="74"/>
          <w:rFonts w:ascii="var(--monospace)" w:hAnsi="var(--monospace)"/>
          <w:color w:val="981A1A"/>
        </w:rPr>
        <w:t>=&gt;</w:t>
      </w:r>
      <w:r>
        <w:rPr>
          <w:rFonts w:ascii="var(--monospace)" w:hAnsi="var(--monospace)"/>
        </w:rPr>
        <w:t xml:space="preserve"> </w:t>
      </w:r>
      <w:r>
        <w:rPr>
          <w:rStyle w:val="76"/>
          <w:rFonts w:ascii="var(--monospace)" w:hAnsi="var(--monospace)"/>
          <w:color w:val="000000"/>
        </w:rPr>
        <w:t>发送的数据量比较大</w:t>
      </w:r>
      <w:r>
        <w:rPr>
          <w:rFonts w:ascii="var(--monospace)" w:hAnsi="var(--monospace)"/>
        </w:rPr>
        <w:t xml:space="preserve">, </w:t>
      </w:r>
      <w:r>
        <w:rPr>
          <w:rStyle w:val="76"/>
          <w:rFonts w:ascii="var(--monospace)" w:hAnsi="var(--monospace)"/>
          <w:color w:val="000000"/>
        </w:rPr>
        <w:t>理论上来说无限大</w:t>
      </w:r>
      <w:r>
        <w:rPr>
          <w:rFonts w:ascii="var(--monospace)" w:hAnsi="var(--monospace)"/>
        </w:rPr>
        <w:t xml:space="preserve">, </w:t>
      </w:r>
      <w:r>
        <w:rPr>
          <w:rStyle w:val="76"/>
          <w:rFonts w:ascii="var(--monospace)" w:hAnsi="var(--monospace)"/>
          <w:color w:val="000000"/>
        </w:rPr>
        <w:t>但是服务器可以限制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浏览器不会缓存POST请求返回的内容</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get一般用于信息获取对所发信息的数量也有限制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post一般用于修改服务器上的资源，对所发信息的数量没有限制</w:t>
      </w:r>
    </w:p>
    <w:p>
      <w:pPr>
        <w:pStyle w:val="20"/>
        <w:shd w:val="clear" w:color="auto" w:fill="DADADA"/>
        <w:spacing w:after="720" w:line="411" w:lineRule="atLeast"/>
        <w:ind w:left="480"/>
        <w:rPr>
          <w:rStyle w:val="76"/>
          <w:rFonts w:hint="eastAsia" w:ascii="var(--monospace)" w:hAnsi="var(--monospace)" w:eastAsia="宋体"/>
          <w:color w:val="000000"/>
          <w:lang w:eastAsia="zh-CN"/>
        </w:rPr>
      </w:pPr>
      <w:r>
        <w:rPr>
          <w:rStyle w:val="76"/>
          <w:rFonts w:ascii="var(--monospace)" w:hAnsi="var(--monospace)"/>
          <w:color w:val="000000"/>
        </w:rPr>
        <w:t>网站上的普通的a标签，默认的都是GET请求，请求的是一些静态文件，比如HTML，CSS，JS，图片之类的。就是，一般的静态文件都是GET。另外，自己发送请求的话，看看需不需要与数据库交互，就是发送的请求与数据库有没有关系，无关就用GET，有关的话，比如你发送的请求里面有用户信息，密码之类的，一定要用POST。因为，GET请求可以直接看到，它在链接里面，而POST安全一些</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2"/>
        <w:pBdr>
          <w:bottom w:val="single" w:color="C5C5C5" w:sz="6" w:space="10"/>
        </w:pBdr>
        <w:spacing w:before="480" w:after="120" w:line="312" w:lineRule="atLeast"/>
        <w:rPr>
          <w:rFonts w:ascii="宋体" w:hAnsi="宋体"/>
          <w:b w:val="0"/>
          <w:bCs w:val="0"/>
          <w:sz w:val="45"/>
          <w:szCs w:val="45"/>
        </w:rPr>
      </w:pPr>
      <w:r>
        <w:rPr>
          <w:rStyle w:val="61"/>
          <w:b w:val="0"/>
          <w:bCs w:val="0"/>
          <w:sz w:val="45"/>
          <w:szCs w:val="45"/>
        </w:rPr>
        <w:t>手写代码</w:t>
      </w:r>
    </w:p>
    <w:p>
      <w:pPr>
        <w:pStyle w:val="4"/>
        <w:spacing w:before="548" w:after="180"/>
        <w:rPr>
          <w:b w:val="0"/>
          <w:bCs w:val="0"/>
          <w:sz w:val="31"/>
          <w:szCs w:val="31"/>
        </w:rPr>
      </w:pPr>
      <w:r>
        <w:rPr>
          <w:rStyle w:val="61"/>
          <w:b w:val="0"/>
          <w:bCs w:val="0"/>
          <w:sz w:val="31"/>
          <w:szCs w:val="31"/>
        </w:rPr>
        <w:t>数组去重</w:t>
      </w:r>
    </w:p>
    <w:p>
      <w:pPr>
        <w:pStyle w:val="20"/>
        <w:shd w:val="clear" w:color="auto" w:fill="DADADA"/>
        <w:spacing w:after="720" w:line="411" w:lineRule="atLeast"/>
        <w:ind w:left="480"/>
        <w:rPr>
          <w:rFonts w:hint="eastAsia" w:ascii="var(--monospace)" w:hAnsi="var(--monospace)" w:eastAsia="宋体"/>
          <w:lang w:eastAsia="zh-CN"/>
        </w:rPr>
      </w:pPr>
      <w:r>
        <w:rPr>
          <w:rStyle w:val="72"/>
          <w:rFonts w:ascii="var(--monospace)" w:hAnsi="var(--monospace)"/>
          <w:color w:val="770088"/>
        </w:rPr>
        <w:t>let</w:t>
      </w:r>
      <w:r>
        <w:rPr>
          <w:rFonts w:ascii="var(--monospace)" w:hAnsi="var(--monospace)"/>
        </w:rPr>
        <w:t xml:space="preserve"> </w:t>
      </w:r>
      <w:r>
        <w:rPr>
          <w:rStyle w:val="73"/>
          <w:rFonts w:ascii="var(--monospace)" w:hAnsi="var(--monospace)"/>
          <w:color w:val="0000FF"/>
        </w:rPr>
        <w:t>arr1</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8"/>
          <w:rFonts w:ascii="var(--monospace)" w:hAnsi="var(--monospace)"/>
          <w:color w:val="116644"/>
        </w:rPr>
        <w:t>5</w:t>
      </w:r>
      <w:r>
        <w:rPr>
          <w:rFonts w:ascii="var(--monospace)" w:hAnsi="var(--monospace)"/>
        </w:rPr>
        <w:t xml:space="preserve">, </w:t>
      </w:r>
      <w:r>
        <w:rPr>
          <w:rStyle w:val="78"/>
          <w:rFonts w:ascii="var(--monospace)" w:hAnsi="var(--monospace)"/>
          <w:color w:val="116644"/>
        </w:rPr>
        <w:t>5</w:t>
      </w:r>
      <w:r>
        <w:rPr>
          <w:rFonts w:ascii="var(--monospace)" w:hAnsi="var(--monospace)"/>
        </w:rPr>
        <w:t xml:space="preserve">, </w:t>
      </w:r>
      <w:r>
        <w:rPr>
          <w:rStyle w:val="78"/>
          <w:rFonts w:ascii="var(--monospace)" w:hAnsi="var(--monospace)"/>
          <w:color w:val="116644"/>
        </w:rPr>
        <w:t>9</w:t>
      </w:r>
      <w:r>
        <w:rPr>
          <w:rFonts w:ascii="var(--monospace)" w:hAnsi="var(--monospace)"/>
        </w:rPr>
        <w:t xml:space="preserve">, </w:t>
      </w:r>
      <w:r>
        <w:rPr>
          <w:rStyle w:val="78"/>
          <w:rFonts w:ascii="var(--monospace)" w:hAnsi="var(--monospace)"/>
          <w:color w:val="116644"/>
        </w:rPr>
        <w:t>9</w:t>
      </w:r>
      <w:r>
        <w:rPr>
          <w:rFonts w:ascii="var(--monospace)" w:hAnsi="var(--monospace)"/>
        </w:rPr>
        <w:t xml:space="preserve">, </w:t>
      </w:r>
      <w:r>
        <w:rPr>
          <w:rStyle w:val="78"/>
          <w:rFonts w:ascii="var(--monospace)" w:hAnsi="var(--monospace)"/>
          <w:color w:val="116644"/>
        </w:rPr>
        <w:t>6</w:t>
      </w:r>
      <w:r>
        <w:rPr>
          <w:rFonts w:ascii="var(--monospace)" w:hAnsi="var(--monospace)"/>
        </w:rPr>
        <w:t xml:space="preserve">, </w:t>
      </w:r>
      <w:r>
        <w:rPr>
          <w:rStyle w:val="78"/>
          <w:rFonts w:ascii="var(--monospace)" w:hAnsi="var(--monospace)"/>
          <w:color w:val="116644"/>
        </w:rPr>
        <w:t>3</w:t>
      </w:r>
      <w:r>
        <w:rPr>
          <w:rFonts w:ascii="var(--monospace)" w:hAnsi="var(--monospace)"/>
        </w:rPr>
        <w:t xml:space="preserve">, </w:t>
      </w:r>
      <w:r>
        <w:rPr>
          <w:rStyle w:val="78"/>
          <w:rFonts w:ascii="var(--monospace)" w:hAnsi="var(--monospace)"/>
          <w:color w:val="116644"/>
        </w:rPr>
        <w:t>5</w:t>
      </w:r>
      <w:r>
        <w:rPr>
          <w:rFonts w:ascii="var(--monospace)" w:hAnsi="var(--monospace)"/>
        </w:rPr>
        <w:t xml:space="preserve">, </w:t>
      </w:r>
      <w:r>
        <w:rPr>
          <w:rStyle w:val="78"/>
          <w:rFonts w:ascii="var(--monospace)" w:hAnsi="var(--monospace)"/>
          <w:color w:val="116644"/>
        </w:rPr>
        <w:t>4</w:t>
      </w:r>
      <w:r>
        <w:rPr>
          <w:rFonts w:ascii="var(--monospace)" w:hAnsi="var(--monospace)"/>
        </w:rPr>
        <w:t xml:space="preserve">, </w:t>
      </w:r>
      <w:r>
        <w:rPr>
          <w:rStyle w:val="78"/>
          <w:rFonts w:ascii="var(--monospace)" w:hAnsi="var(--monospace)"/>
          <w:color w:val="116644"/>
        </w:rPr>
        <w:t>8</w:t>
      </w:r>
      <w:r>
        <w:rPr>
          <w:rFonts w:ascii="var(--monospace)" w:hAnsi="var(--monospace)"/>
        </w:rPr>
        <w:t xml:space="preserve">, </w:t>
      </w:r>
      <w:r>
        <w:rPr>
          <w:rStyle w:val="78"/>
          <w:rFonts w:ascii="var(--monospace)" w:hAnsi="var(--monospace)"/>
          <w:color w:val="116644"/>
        </w:rPr>
        <w:t>6</w:t>
      </w:r>
      <w:r>
        <w:rPr>
          <w:rFonts w:ascii="var(--monospace)" w:hAnsi="var(--monospace)"/>
        </w:rPr>
        <w:t xml:space="preserve">, </w:t>
      </w:r>
      <w:r>
        <w:rPr>
          <w:rStyle w:val="78"/>
          <w:rFonts w:ascii="var(--monospace)" w:hAnsi="var(--monospace)"/>
          <w:color w:val="116644"/>
        </w:rPr>
        <w:t>4</w:t>
      </w:r>
      <w:r>
        <w:rPr>
          <w:rFonts w:ascii="var(--monospace)" w:hAnsi="var(--monospace)"/>
        </w:rPr>
        <w:t xml:space="preserve">, </w:t>
      </w:r>
      <w:r>
        <w:rPr>
          <w:rStyle w:val="78"/>
          <w:rFonts w:ascii="var(--monospace)" w:hAnsi="var(--monospace)"/>
          <w:color w:val="116644"/>
        </w:rPr>
        <w:t>5</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2"/>
          <w:rFonts w:ascii="var(--monospace)" w:hAnsi="var(--monospace)"/>
          <w:color w:val="770088"/>
        </w:rPr>
        <w:t>function</w:t>
      </w:r>
      <w:r>
        <w:rPr>
          <w:rFonts w:ascii="var(--monospace)" w:hAnsi="var(--monospace)"/>
        </w:rPr>
        <w:t xml:space="preserve"> </w:t>
      </w:r>
      <w:r>
        <w:rPr>
          <w:rStyle w:val="73"/>
          <w:rFonts w:ascii="var(--monospace)" w:hAnsi="var(--monospace)"/>
          <w:color w:val="0000FF"/>
        </w:rPr>
        <w:t>unique</w:t>
      </w:r>
      <w:r>
        <w:rPr>
          <w:rFonts w:ascii="var(--monospace)" w:hAnsi="var(--monospace)"/>
        </w:rPr>
        <w:t>(</w:t>
      </w:r>
      <w:r>
        <w:rPr>
          <w:rStyle w:val="73"/>
          <w:rFonts w:ascii="var(--monospace)" w:hAnsi="var(--monospace)"/>
          <w:color w:val="0000FF"/>
        </w:rPr>
        <w:t>arr</w:t>
      </w: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return</w:t>
      </w:r>
      <w:r>
        <w:rPr>
          <w:rFonts w:ascii="var(--monospace)" w:hAnsi="var(--monospace)"/>
        </w:rPr>
        <w:t xml:space="preserve"> </w:t>
      </w:r>
      <w:r>
        <w:rPr>
          <w:rStyle w:val="76"/>
          <w:rFonts w:ascii="var(--monospace)" w:hAnsi="var(--monospace)"/>
          <w:color w:val="000000"/>
        </w:rPr>
        <w:t>Array</w:t>
      </w:r>
      <w:r>
        <w:rPr>
          <w:rFonts w:ascii="var(--monospace)" w:hAnsi="var(--monospace)"/>
        </w:rPr>
        <w:t>.</w:t>
      </w:r>
      <w:r>
        <w:rPr>
          <w:rStyle w:val="77"/>
          <w:rFonts w:ascii="var(--monospace)" w:hAnsi="var(--monospace)"/>
          <w:color w:val="000000"/>
        </w:rPr>
        <w:t>from</w:t>
      </w:r>
      <w:r>
        <w:rPr>
          <w:rFonts w:ascii="var(--monospace)" w:hAnsi="var(--monospace)"/>
        </w:rPr>
        <w:t>(</w:t>
      </w:r>
      <w:r>
        <w:rPr>
          <w:rStyle w:val="72"/>
          <w:rFonts w:ascii="var(--monospace)" w:hAnsi="var(--monospace)"/>
          <w:color w:val="770088"/>
        </w:rPr>
        <w:t>new</w:t>
      </w:r>
      <w:r>
        <w:rPr>
          <w:rFonts w:ascii="var(--monospace)" w:hAnsi="var(--monospace)"/>
        </w:rPr>
        <w:t xml:space="preserve"> </w:t>
      </w:r>
      <w:r>
        <w:rPr>
          <w:rStyle w:val="76"/>
          <w:rFonts w:ascii="var(--monospace)" w:hAnsi="var(--monospace)"/>
          <w:color w:val="000000"/>
        </w:rPr>
        <w:t>Set</w:t>
      </w:r>
      <w:r>
        <w:rPr>
          <w:rFonts w:ascii="var(--monospace)" w:hAnsi="var(--monospace)"/>
        </w:rPr>
        <w:t>(</w:t>
      </w:r>
      <w:r>
        <w:rPr>
          <w:rStyle w:val="75"/>
          <w:rFonts w:ascii="var(--monospace)" w:hAnsi="var(--monospace)"/>
          <w:color w:val="0055AA"/>
        </w:rPr>
        <w:t>arr</w:t>
      </w:r>
      <w:r>
        <w:rPr>
          <w:rFonts w:ascii="var(--monospace)" w:hAnsi="var(--monospace)"/>
        </w:rPr>
        <w:t>));</w:t>
      </w:r>
    </w:p>
    <w:p>
      <w:pPr>
        <w:pStyle w:val="20"/>
        <w:shd w:val="clear" w:color="auto" w:fill="DADADA"/>
        <w:spacing w:after="720" w:line="411" w:lineRule="atLeast"/>
        <w:ind w:left="480"/>
        <w:rPr>
          <w:rFonts w:hint="eastAsia" w:ascii="var(--monospace)" w:hAnsi="var(--monospace)"/>
        </w:rPr>
      </w:pPr>
      <w:r>
        <w:rPr>
          <w:rFonts w:ascii="var(--monospace)" w:hAnsi="var(--monospace)"/>
        </w:rPr>
        <w:t>}</w:t>
      </w:r>
    </w:p>
    <w:p>
      <w:pPr>
        <w:pStyle w:val="4"/>
        <w:spacing w:before="548" w:after="180"/>
        <w:rPr>
          <w:rFonts w:ascii="宋体" w:hAnsi="宋体"/>
          <w:b w:val="0"/>
          <w:bCs w:val="0"/>
          <w:sz w:val="31"/>
          <w:szCs w:val="31"/>
        </w:rPr>
      </w:pPr>
      <w:r>
        <w:rPr>
          <w:rStyle w:val="61"/>
          <w:b w:val="0"/>
          <w:bCs w:val="0"/>
          <w:sz w:val="31"/>
          <w:szCs w:val="31"/>
        </w:rPr>
        <w:t>数组扁平化</w:t>
      </w:r>
    </w:p>
    <w:p>
      <w:pPr>
        <w:pStyle w:val="20"/>
        <w:shd w:val="clear" w:color="auto" w:fill="DADADA"/>
        <w:spacing w:after="720" w:line="411" w:lineRule="atLeast"/>
        <w:ind w:left="480"/>
        <w:rPr>
          <w:rFonts w:hint="eastAsia" w:ascii="var(--monospace)" w:hAnsi="var(--monospace)" w:eastAsia="宋体"/>
          <w:lang w:eastAsia="zh-CN"/>
        </w:rPr>
      </w:pPr>
      <w:r>
        <w:rPr>
          <w:rStyle w:val="72"/>
          <w:rFonts w:ascii="var(--monospace)" w:hAnsi="var(--monospace)"/>
          <w:color w:val="770088"/>
        </w:rPr>
        <w:t>function</w:t>
      </w:r>
      <w:r>
        <w:rPr>
          <w:rFonts w:ascii="var(--monospace)" w:hAnsi="var(--monospace)"/>
        </w:rPr>
        <w:t xml:space="preserve"> </w:t>
      </w:r>
      <w:r>
        <w:rPr>
          <w:rStyle w:val="73"/>
          <w:rFonts w:ascii="var(--monospace)" w:hAnsi="var(--monospace)"/>
          <w:color w:val="0000FF"/>
        </w:rPr>
        <w:t>myFlat</w:t>
      </w:r>
      <w:r>
        <w:rPr>
          <w:rFonts w:ascii="var(--monospace)" w:hAnsi="var(--monospace)"/>
        </w:rPr>
        <w:t>(</w:t>
      </w:r>
      <w:r>
        <w:rPr>
          <w:rStyle w:val="73"/>
          <w:rFonts w:ascii="var(--monospace)" w:hAnsi="var(--monospace)"/>
          <w:color w:val="0000FF"/>
        </w:rPr>
        <w:t>arr</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let</w:t>
      </w:r>
      <w:r>
        <w:rPr>
          <w:rFonts w:ascii="var(--monospace)" w:hAnsi="var(--monospace)"/>
        </w:rPr>
        <w:t xml:space="preserve"> </w:t>
      </w:r>
      <w:r>
        <w:rPr>
          <w:rStyle w:val="73"/>
          <w:rFonts w:ascii="var(--monospace)" w:hAnsi="var(--monospace)"/>
          <w:color w:val="0000FF"/>
        </w:rPr>
        <w:t>res</w:t>
      </w:r>
      <w:r>
        <w:rPr>
          <w:rFonts w:ascii="var(--monospace)" w:hAnsi="var(--monospace)"/>
        </w:rPr>
        <w:t xml:space="preserve"> </w:t>
      </w:r>
      <w:r>
        <w:rPr>
          <w:rStyle w:val="74"/>
          <w:rFonts w:ascii="var(--monospace)" w:hAnsi="var(--monospace)"/>
          <w:color w:val="981A1A"/>
        </w:rPr>
        <w:t>=</w:t>
      </w:r>
      <w:r>
        <w:rPr>
          <w:rFonts w:ascii="var(--monospace)" w:hAnsi="var(--monospace)"/>
        </w:rPr>
        <w:t xml:space="preserve">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for</w:t>
      </w:r>
      <w:r>
        <w:rPr>
          <w:rFonts w:ascii="var(--monospace)" w:hAnsi="var(--monospace)"/>
        </w:rPr>
        <w:t>(</w:t>
      </w:r>
      <w:r>
        <w:rPr>
          <w:rStyle w:val="72"/>
          <w:rFonts w:ascii="var(--monospace)" w:hAnsi="var(--monospace)"/>
          <w:color w:val="770088"/>
        </w:rPr>
        <w:t>let</w:t>
      </w:r>
      <w:r>
        <w:rPr>
          <w:rFonts w:ascii="var(--monospace)" w:hAnsi="var(--monospace)"/>
        </w:rPr>
        <w:t xml:space="preserve"> </w:t>
      </w:r>
      <w:r>
        <w:rPr>
          <w:rStyle w:val="73"/>
          <w:rFonts w:ascii="var(--monospace)" w:hAnsi="var(--monospace)"/>
          <w:color w:val="0000FF"/>
        </w:rPr>
        <w:t>i</w:t>
      </w:r>
      <w:r>
        <w:rPr>
          <w:rStyle w:val="74"/>
          <w:rFonts w:ascii="var(--monospace)" w:hAnsi="var(--monospace)"/>
          <w:color w:val="981A1A"/>
        </w:rPr>
        <w:t>=</w:t>
      </w:r>
      <w:r>
        <w:rPr>
          <w:rStyle w:val="78"/>
          <w:rFonts w:ascii="var(--monospace)" w:hAnsi="var(--monospace)"/>
          <w:color w:val="116644"/>
        </w:rPr>
        <w:t>0</w:t>
      </w:r>
      <w:r>
        <w:rPr>
          <w:rFonts w:ascii="var(--monospace)" w:hAnsi="var(--monospace)"/>
        </w:rPr>
        <w:t xml:space="preserve">; </w:t>
      </w:r>
      <w:r>
        <w:rPr>
          <w:rStyle w:val="75"/>
          <w:rFonts w:ascii="var(--monospace)" w:hAnsi="var(--monospace)"/>
          <w:color w:val="0055AA"/>
        </w:rPr>
        <w:t>i</w:t>
      </w:r>
      <w:r>
        <w:rPr>
          <w:rStyle w:val="74"/>
          <w:rFonts w:ascii="var(--monospace)" w:hAnsi="var(--monospace)"/>
          <w:color w:val="981A1A"/>
        </w:rPr>
        <w:t>&lt;</w:t>
      </w:r>
      <w:r>
        <w:rPr>
          <w:rStyle w:val="75"/>
          <w:rFonts w:ascii="var(--monospace)" w:hAnsi="var(--monospace)"/>
          <w:color w:val="0055AA"/>
        </w:rPr>
        <w:t>arr</w:t>
      </w:r>
      <w:r>
        <w:rPr>
          <w:rFonts w:ascii="var(--monospace)" w:hAnsi="var(--monospace)"/>
        </w:rPr>
        <w:t>.</w:t>
      </w:r>
      <w:r>
        <w:rPr>
          <w:rStyle w:val="77"/>
          <w:rFonts w:ascii="var(--monospace)" w:hAnsi="var(--monospace)"/>
          <w:color w:val="000000"/>
        </w:rPr>
        <w:t>length</w:t>
      </w:r>
      <w:r>
        <w:rPr>
          <w:rFonts w:ascii="var(--monospace)" w:hAnsi="var(--monospace)"/>
        </w:rPr>
        <w:t xml:space="preserve">; </w:t>
      </w:r>
      <w:r>
        <w:rPr>
          <w:rStyle w:val="75"/>
          <w:rFonts w:ascii="var(--monospace)" w:hAnsi="var(--monospace)"/>
          <w:color w:val="0055AA"/>
        </w:rPr>
        <w:t>i</w:t>
      </w:r>
      <w:r>
        <w:rPr>
          <w:rStyle w:val="74"/>
          <w:rFonts w:ascii="var(--monospace)" w:hAnsi="var(--monospace)"/>
          <w:color w:val="981A1A"/>
        </w:rPr>
        <w:t>++</w:t>
      </w:r>
      <w:r>
        <w:rPr>
          <w:rFonts w:ascii="var(--monospace)" w:hAnsi="var(--monospace)"/>
        </w:rPr>
        <w:t xml:space="preserve">){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if</w:t>
      </w:r>
      <w:r>
        <w:rPr>
          <w:rFonts w:ascii="var(--monospace)" w:hAnsi="var(--monospace)"/>
        </w:rPr>
        <w:t>(</w:t>
      </w:r>
      <w:r>
        <w:rPr>
          <w:rStyle w:val="75"/>
          <w:rFonts w:ascii="var(--monospace)" w:hAnsi="var(--monospace)"/>
          <w:color w:val="0055AA"/>
        </w:rPr>
        <w:t>arr</w:t>
      </w:r>
      <w:r>
        <w:rPr>
          <w:rFonts w:ascii="var(--monospace)" w:hAnsi="var(--monospace)"/>
        </w:rPr>
        <w:t>[</w:t>
      </w:r>
      <w:r>
        <w:rPr>
          <w:rStyle w:val="75"/>
          <w:rFonts w:ascii="var(--monospace)" w:hAnsi="var(--monospace)"/>
          <w:color w:val="0055AA"/>
        </w:rPr>
        <w:t>i</w:t>
      </w:r>
      <w:r>
        <w:rPr>
          <w:rFonts w:ascii="var(--monospace)" w:hAnsi="var(--monospace)"/>
        </w:rPr>
        <w:t xml:space="preserve">] </w:t>
      </w:r>
      <w:r>
        <w:rPr>
          <w:rStyle w:val="72"/>
          <w:rFonts w:ascii="var(--monospace)" w:hAnsi="var(--monospace)"/>
          <w:color w:val="770088"/>
        </w:rPr>
        <w:t>instanceof</w:t>
      </w:r>
      <w:r>
        <w:rPr>
          <w:rFonts w:ascii="var(--monospace)" w:hAnsi="var(--monospace)"/>
        </w:rPr>
        <w:t xml:space="preserve"> </w:t>
      </w:r>
      <w:r>
        <w:rPr>
          <w:rStyle w:val="76"/>
          <w:rFonts w:ascii="var(--monospace)" w:hAnsi="var(--monospace)"/>
          <w:color w:val="000000"/>
        </w:rPr>
        <w:t>Array</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5"/>
          <w:rFonts w:ascii="var(--monospace)" w:hAnsi="var(--monospace)"/>
          <w:color w:val="0055AA"/>
        </w:rPr>
        <w:t>res</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5"/>
          <w:rFonts w:ascii="var(--monospace)" w:hAnsi="var(--monospace)"/>
          <w:color w:val="0055AA"/>
        </w:rPr>
        <w:t>res</w:t>
      </w:r>
      <w:r>
        <w:rPr>
          <w:rFonts w:ascii="var(--monospace)" w:hAnsi="var(--monospace)"/>
        </w:rPr>
        <w:t>.</w:t>
      </w:r>
      <w:r>
        <w:rPr>
          <w:rStyle w:val="77"/>
          <w:rFonts w:ascii="var(--monospace)" w:hAnsi="var(--monospace)"/>
          <w:color w:val="000000"/>
        </w:rPr>
        <w:t>concat</w:t>
      </w:r>
      <w:r>
        <w:rPr>
          <w:rFonts w:ascii="var(--monospace)" w:hAnsi="var(--monospace)"/>
        </w:rPr>
        <w:t>(</w:t>
      </w:r>
      <w:r>
        <w:rPr>
          <w:rStyle w:val="76"/>
          <w:rFonts w:ascii="var(--monospace)" w:hAnsi="var(--monospace)"/>
          <w:color w:val="000000"/>
        </w:rPr>
        <w:t>myFlat</w:t>
      </w:r>
      <w:r>
        <w:rPr>
          <w:rFonts w:ascii="var(--monospace)" w:hAnsi="var(--monospace)"/>
        </w:rPr>
        <w:t>(</w:t>
      </w:r>
      <w:r>
        <w:rPr>
          <w:rStyle w:val="75"/>
          <w:rFonts w:ascii="var(--monospace)" w:hAnsi="var(--monospace)"/>
          <w:color w:val="0055AA"/>
        </w:rPr>
        <w:t>arr</w:t>
      </w:r>
      <w:r>
        <w:rPr>
          <w:rFonts w:ascii="var(--monospace)" w:hAnsi="var(--monospace)"/>
        </w:rPr>
        <w:t>[</w:t>
      </w:r>
      <w:r>
        <w:rPr>
          <w:rStyle w:val="75"/>
          <w:rFonts w:ascii="var(--monospace)" w:hAnsi="var(--monospace)"/>
          <w:color w:val="0055AA"/>
        </w:rPr>
        <w:t>i</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else</w:t>
      </w:r>
      <w:r>
        <w:rPr>
          <w:rFonts w:ascii="var(--monospace)" w:hAnsi="var(--monospace)"/>
        </w:rPr>
        <w:t xml:space="preserve">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5"/>
          <w:rFonts w:ascii="var(--monospace)" w:hAnsi="var(--monospace)"/>
          <w:color w:val="0055AA"/>
        </w:rPr>
        <w:t>res</w:t>
      </w:r>
      <w:r>
        <w:rPr>
          <w:rFonts w:ascii="var(--monospace)" w:hAnsi="var(--monospace)"/>
        </w:rPr>
        <w:t>.</w:t>
      </w:r>
      <w:r>
        <w:rPr>
          <w:rStyle w:val="77"/>
          <w:rFonts w:ascii="var(--monospace)" w:hAnsi="var(--monospace)"/>
          <w:color w:val="000000"/>
        </w:rPr>
        <w:t>push</w:t>
      </w:r>
      <w:r>
        <w:rPr>
          <w:rFonts w:ascii="var(--monospace)" w:hAnsi="var(--monospace)"/>
        </w:rPr>
        <w:t>(</w:t>
      </w:r>
      <w:r>
        <w:rPr>
          <w:rStyle w:val="75"/>
          <w:rFonts w:ascii="var(--monospace)" w:hAnsi="var(--monospace)"/>
          <w:color w:val="0055AA"/>
        </w:rPr>
        <w:t>arr</w:t>
      </w:r>
      <w:r>
        <w:rPr>
          <w:rFonts w:ascii="var(--monospace)" w:hAnsi="var(--monospace)"/>
        </w:rPr>
        <w:t>[</w:t>
      </w:r>
      <w:r>
        <w:rPr>
          <w:rStyle w:val="75"/>
          <w:rFonts w:ascii="var(--monospace)" w:hAnsi="var(--monospace)"/>
          <w:color w:val="0055AA"/>
        </w:rPr>
        <w:t>i</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   </w:t>
      </w:r>
      <w:r>
        <w:rPr>
          <w:rStyle w:val="72"/>
          <w:rFonts w:ascii="var(--monospace)" w:hAnsi="var(--monospace)"/>
          <w:color w:val="770088"/>
        </w:rPr>
        <w:t>return</w:t>
      </w:r>
      <w:r>
        <w:rPr>
          <w:rFonts w:ascii="var(--monospace)" w:hAnsi="var(--monospace)"/>
        </w:rPr>
        <w:t xml:space="preserve"> </w:t>
      </w:r>
      <w:r>
        <w:rPr>
          <w:rStyle w:val="75"/>
          <w:rFonts w:ascii="var(--monospace)" w:hAnsi="var(--monospace)"/>
          <w:color w:val="0055AA"/>
        </w:rPr>
        <w:t>res</w:t>
      </w: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Fonts w:ascii="var(--monospace)" w:hAnsi="var(--monospace)"/>
        </w:rPr>
        <w:t>​</w:t>
      </w:r>
    </w:p>
    <w:p>
      <w:pPr>
        <w:pStyle w:val="20"/>
        <w:shd w:val="clear" w:color="auto" w:fill="DADADA"/>
        <w:spacing w:after="720" w:line="411" w:lineRule="atLeast"/>
        <w:ind w:left="480"/>
        <w:rPr>
          <w:rFonts w:hint="eastAsia" w:ascii="var(--monospace)" w:hAnsi="var(--monospace)" w:eastAsia="宋体"/>
          <w:lang w:eastAsia="zh-CN"/>
        </w:rPr>
      </w:pPr>
      <w:r>
        <w:rPr>
          <w:rStyle w:val="72"/>
          <w:rFonts w:ascii="var(--monospace)" w:hAnsi="var(--monospace)"/>
          <w:color w:val="770088"/>
        </w:rPr>
        <w:t>let</w:t>
      </w:r>
      <w:r>
        <w:rPr>
          <w:rFonts w:ascii="var(--monospace)" w:hAnsi="var(--monospace)"/>
        </w:rPr>
        <w:t xml:space="preserve"> </w:t>
      </w:r>
      <w:r>
        <w:rPr>
          <w:rStyle w:val="73"/>
          <w:rFonts w:ascii="var(--monospace)" w:hAnsi="var(--monospace)"/>
          <w:color w:val="0000FF"/>
        </w:rPr>
        <w:t>arr</w:t>
      </w:r>
      <w:r>
        <w:rPr>
          <w:rFonts w:ascii="var(--monospace)" w:hAnsi="var(--monospace)"/>
        </w:rPr>
        <w:t xml:space="preserve"> </w:t>
      </w:r>
      <w:r>
        <w:rPr>
          <w:rStyle w:val="74"/>
          <w:rFonts w:ascii="var(--monospace)" w:hAnsi="var(--monospace)"/>
          <w:color w:val="981A1A"/>
        </w:rPr>
        <w:t>=</w:t>
      </w:r>
      <w:r>
        <w:rPr>
          <w:rFonts w:ascii="var(--monospace)" w:hAnsi="var(--monospace)"/>
        </w:rPr>
        <w:t xml:space="preserve"> [</w:t>
      </w:r>
      <w:r>
        <w:rPr>
          <w:rStyle w:val="78"/>
          <w:rFonts w:ascii="var(--monospace)" w:hAnsi="var(--monospace)"/>
          <w:color w:val="116644"/>
        </w:rPr>
        <w:t>1</w:t>
      </w:r>
      <w:r>
        <w:rPr>
          <w:rFonts w:ascii="var(--monospace)" w:hAnsi="var(--monospace)"/>
        </w:rPr>
        <w:t>,[</w:t>
      </w:r>
      <w:r>
        <w:rPr>
          <w:rStyle w:val="78"/>
          <w:rFonts w:ascii="var(--monospace)" w:hAnsi="var(--monospace)"/>
          <w:color w:val="116644"/>
        </w:rPr>
        <w:t>2</w:t>
      </w:r>
      <w:r>
        <w:rPr>
          <w:rFonts w:ascii="var(--monospace)" w:hAnsi="var(--monospace)"/>
        </w:rPr>
        <w:t>,</w:t>
      </w:r>
      <w:r>
        <w:rPr>
          <w:rStyle w:val="78"/>
          <w:rFonts w:ascii="var(--monospace)" w:hAnsi="var(--monospace)"/>
          <w:color w:val="116644"/>
        </w:rPr>
        <w:t>3</w:t>
      </w:r>
      <w:r>
        <w:rPr>
          <w:rFonts w:ascii="var(--monospace)" w:hAnsi="var(--monospace)"/>
        </w:rPr>
        <w:t>,[</w:t>
      </w:r>
      <w:r>
        <w:rPr>
          <w:rStyle w:val="78"/>
          <w:rFonts w:ascii="var(--monospace)" w:hAnsi="var(--monospace)"/>
          <w:color w:val="116644"/>
        </w:rPr>
        <w:t>4</w:t>
      </w:r>
      <w:r>
        <w:rPr>
          <w:rFonts w:ascii="var(--monospace)" w:hAnsi="var(--monospace)"/>
        </w:rPr>
        <w:t>,</w:t>
      </w:r>
      <w:r>
        <w:rPr>
          <w:rStyle w:val="78"/>
          <w:rFonts w:ascii="var(--monospace)" w:hAnsi="var(--monospace)"/>
          <w:color w:val="116644"/>
        </w:rPr>
        <w:t>5</w:t>
      </w:r>
      <w:r>
        <w:rPr>
          <w:rFonts w:ascii="var(--monospace)" w:hAnsi="var(--monospace)"/>
        </w:rPr>
        <w:t>]]];</w:t>
      </w:r>
    </w:p>
    <w:p>
      <w:pPr>
        <w:pStyle w:val="20"/>
        <w:shd w:val="clear" w:color="auto" w:fill="DADADA"/>
        <w:spacing w:after="720" w:line="411" w:lineRule="atLeast"/>
        <w:ind w:left="480"/>
        <w:rPr>
          <w:rFonts w:hint="eastAsia" w:ascii="var(--monospace)" w:hAnsi="var(--monospace)"/>
        </w:rPr>
      </w:pPr>
      <w:r>
        <w:rPr>
          <w:rStyle w:val="76"/>
          <w:rFonts w:ascii="var(--monospace)" w:hAnsi="var(--monospace)"/>
          <w:color w:val="000000"/>
        </w:rPr>
        <w:t>console</w:t>
      </w:r>
      <w:r>
        <w:rPr>
          <w:rFonts w:ascii="var(--monospace)" w:hAnsi="var(--monospace)"/>
        </w:rPr>
        <w:t>.</w:t>
      </w:r>
      <w:r>
        <w:rPr>
          <w:rStyle w:val="77"/>
          <w:rFonts w:ascii="var(--monospace)" w:hAnsi="var(--monospace)"/>
          <w:color w:val="000000"/>
        </w:rPr>
        <w:t>log</w:t>
      </w:r>
      <w:r>
        <w:rPr>
          <w:rFonts w:ascii="var(--monospace)" w:hAnsi="var(--monospace)"/>
        </w:rPr>
        <w:t>(</w:t>
      </w:r>
      <w:r>
        <w:rPr>
          <w:rStyle w:val="76"/>
          <w:rFonts w:ascii="var(--monospace)" w:hAnsi="var(--monospace)"/>
          <w:color w:val="000000"/>
        </w:rPr>
        <w:t>myFlat</w:t>
      </w:r>
      <w:r>
        <w:rPr>
          <w:rFonts w:ascii="var(--monospace)" w:hAnsi="var(--monospace)"/>
        </w:rPr>
        <w:t>(</w:t>
      </w:r>
      <w:r>
        <w:rPr>
          <w:rStyle w:val="76"/>
          <w:rFonts w:ascii="var(--monospace)" w:hAnsi="var(--monospace)"/>
          <w:color w:val="000000"/>
        </w:rPr>
        <w:t>arr</w:t>
      </w:r>
      <w:r>
        <w:rPr>
          <w:rFonts w:ascii="var(--monospace)" w:hAnsi="var(--monospace)"/>
        </w:rPr>
        <w:t>))</w:t>
      </w:r>
    </w:p>
    <w:p>
      <w:pPr>
        <w:pStyle w:val="62"/>
        <w:numPr>
          <w:ilvl w:val="0"/>
          <w:numId w:val="240"/>
        </w:numPr>
        <w:shd w:val="clear" w:color="auto" w:fill="F3F2EE"/>
        <w:ind w:left="360" w:firstLine="0"/>
        <w:rPr>
          <w:rFonts w:ascii="Times New Roman" w:hAnsi="Times New Roman" w:cs="Times New Roman"/>
          <w:color w:val="1F0909"/>
          <w:sz w:val="30"/>
          <w:szCs w:val="30"/>
        </w:rPr>
      </w:pPr>
      <w:r>
        <w:rPr>
          <w:rStyle w:val="61"/>
          <w:rFonts w:ascii="Times New Roman" w:hAnsi="Times New Roman" w:cs="Times New Roman"/>
          <w:color w:val="1F0909"/>
          <w:sz w:val="30"/>
          <w:szCs w:val="30"/>
        </w:rPr>
        <w:t>使用Typescript写一段对props限制的函数组件(interface)</w:t>
      </w:r>
    </w:p>
    <w:p>
      <w:pPr>
        <w:pStyle w:val="63"/>
        <w:numPr>
          <w:ilvl w:val="0"/>
          <w:numId w:val="240"/>
        </w:numPr>
        <w:shd w:val="clear" w:color="auto" w:fill="F3F2EE"/>
        <w:spacing w:before="0" w:beforeAutospacing="0" w:after="0" w:afterAutospacing="0"/>
        <w:ind w:left="360" w:firstLine="0"/>
        <w:rPr>
          <w:rFonts w:ascii="Times New Roman" w:hAnsi="Times New Roman" w:cs="Times New Roman"/>
          <w:color w:val="1F0909"/>
          <w:sz w:val="30"/>
          <w:szCs w:val="30"/>
        </w:rPr>
      </w:pPr>
    </w:p>
    <w:p>
      <w:pPr>
        <w:pStyle w:val="114"/>
      </w:pPr>
    </w:p>
    <w:p>
      <w:r>
        <w:pict>
          <v:rect id="_x0000_i1050" o:spt="1" style="height:1.5pt;width:0pt;" coordsize="21600,21600" o:hr="t" o:hrstd="t" o:hralign="center">
            <v:path/>
            <v:fill focussize="0,0"/>
            <v:stroke/>
            <v:imagedata o:title=""/>
            <o:lock v:ext="edit"/>
            <w10:wrap type="none"/>
            <w10:anchorlock/>
          </v:rect>
        </w:pict>
      </w:r>
    </w:p>
    <w:p>
      <w:pPr>
        <w:pStyle w:val="97"/>
        <w:rPr>
          <w:lang w:eastAsia="zh-CN"/>
        </w:rPr>
      </w:pPr>
      <w:r>
        <w:rPr>
          <w:lang w:eastAsia="zh-CN"/>
        </w:rPr>
        <w:t>1、JS基本数据类型有哪些</w:t>
      </w:r>
    </w:p>
    <w:p>
      <w:pPr>
        <w:pStyle w:val="114"/>
        <w:rPr>
          <w:rStyle w:val="113"/>
          <w:rFonts w:hint="eastAsia" w:eastAsiaTheme="minorEastAsia"/>
          <w:i w:val="0"/>
          <w:lang w:eastAsia="zh-CN"/>
        </w:rPr>
      </w:pPr>
      <w:r>
        <w:rPr>
          <w:rStyle w:val="113"/>
          <w:i w:val="0"/>
        </w:rPr>
        <w:t xml:space="preserve">字符串String  数值Number  布尔boolean  null undefined  对象 </w:t>
      </w:r>
    </w:p>
    <w:p>
      <w:pPr>
        <w:pStyle w:val="114"/>
      </w:pPr>
      <w:r>
        <w:rPr>
          <w:rStyle w:val="113"/>
          <w:i w:val="0"/>
        </w:rPr>
        <w:t>数组</w:t>
      </w:r>
    </w:p>
    <w:p>
      <w:pPr>
        <w:pStyle w:val="97"/>
      </w:pPr>
      <w:r>
        <w:t>2、Ajax 如何使用</w:t>
      </w:r>
    </w:p>
    <w:p>
      <w:pPr>
        <w:pStyle w:val="114"/>
        <w:rPr>
          <w:rStyle w:val="113"/>
          <w:rFonts w:hint="eastAsia" w:eastAsiaTheme="minorEastAsia"/>
          <w:i w:val="0"/>
          <w:lang w:eastAsia="zh-CN"/>
        </w:rPr>
      </w:pPr>
      <w:r>
        <w:rPr>
          <w:rStyle w:val="113"/>
          <w:i w:val="0"/>
        </w:rPr>
        <w:t>一个完整的 AJAX 请求包括五个步骤:</w:t>
      </w:r>
    </w:p>
    <w:p>
      <w:pPr>
        <w:pStyle w:val="114"/>
        <w:rPr>
          <w:rStyle w:val="113"/>
          <w:rFonts w:hint="eastAsia" w:eastAsiaTheme="minorEastAsia"/>
          <w:i w:val="0"/>
          <w:lang w:eastAsia="zh-CN"/>
        </w:rPr>
      </w:pPr>
      <w:r>
        <w:rPr>
          <w:rStyle w:val="113"/>
          <w:i w:val="0"/>
        </w:rPr>
        <w:tab/>
      </w:r>
      <w:r>
        <w:rPr>
          <w:rStyle w:val="113"/>
          <w:i w:val="0"/>
        </w:rPr>
        <w:t>1.创建 XMLHTTPRequest 对象</w:t>
      </w:r>
    </w:p>
    <w:p>
      <w:pPr>
        <w:pStyle w:val="114"/>
        <w:rPr>
          <w:rStyle w:val="113"/>
          <w:rFonts w:hint="eastAsia" w:eastAsiaTheme="minorEastAsia"/>
          <w:i w:val="0"/>
          <w:lang w:eastAsia="zh-CN"/>
        </w:rPr>
      </w:pPr>
      <w:r>
        <w:rPr>
          <w:rStyle w:val="113"/>
          <w:i w:val="0"/>
        </w:rPr>
        <w:tab/>
      </w:r>
      <w:r>
        <w:rPr>
          <w:rStyle w:val="113"/>
          <w:i w:val="0"/>
        </w:rPr>
        <w:t>2.使用 open 方法创建 http 请求，并设置请求地址xhr.open(get/post , url , async , true(异步) , false(同步)) 经常使用前三个参数</w:t>
      </w:r>
    </w:p>
    <w:p>
      <w:pPr>
        <w:pStyle w:val="114"/>
        <w:rPr>
          <w:rStyle w:val="113"/>
          <w:rFonts w:hint="eastAsia" w:eastAsiaTheme="minorEastAsia"/>
          <w:i w:val="0"/>
          <w:lang w:eastAsia="zh-CN"/>
        </w:rPr>
      </w:pPr>
      <w:r>
        <w:rPr>
          <w:rStyle w:val="113"/>
          <w:i w:val="0"/>
        </w:rPr>
        <w:tab/>
      </w:r>
      <w:r>
        <w:rPr>
          <w:rStyle w:val="113"/>
          <w:i w:val="0"/>
        </w:rPr>
        <w:t>3.设置发送的数据，用 send 发送请求</w:t>
      </w:r>
    </w:p>
    <w:p>
      <w:pPr>
        <w:pStyle w:val="114"/>
        <w:rPr>
          <w:rStyle w:val="113"/>
          <w:rFonts w:hint="eastAsia" w:eastAsiaTheme="minorEastAsia"/>
          <w:i w:val="0"/>
          <w:lang w:eastAsia="zh-CN"/>
        </w:rPr>
      </w:pPr>
      <w:r>
        <w:rPr>
          <w:rStyle w:val="113"/>
          <w:i w:val="0"/>
        </w:rPr>
        <w:tab/>
      </w:r>
      <w:r>
        <w:rPr>
          <w:rStyle w:val="113"/>
          <w:i w:val="0"/>
        </w:rPr>
        <w:t>4.注册事件(给 ajax 设置事件)</w:t>
      </w:r>
    </w:p>
    <w:p>
      <w:pPr>
        <w:pStyle w:val="114"/>
      </w:pPr>
      <w:r>
        <w:rPr>
          <w:rStyle w:val="113"/>
          <w:i w:val="0"/>
        </w:rPr>
        <w:tab/>
      </w:r>
      <w:r>
        <w:rPr>
          <w:rStyle w:val="113"/>
          <w:i w:val="0"/>
        </w:rPr>
        <w:t>5.获取响应并更新页面</w:t>
      </w:r>
    </w:p>
    <w:p>
      <w:r>
        <w:pict>
          <v:rect id="_x0000_i1051" o:spt="1" style="height:1.5pt;width:0pt;" coordsize="21600,21600" o:hr="t" o:hrstd="t" o:hralign="center">
            <v:path/>
            <v:fill focussize="0,0"/>
            <v:stroke/>
            <v:imagedata o:title=""/>
            <o:lock v:ext="edit"/>
            <w10:wrap type="none"/>
            <w10:anchorlock/>
          </v:rect>
        </w:pict>
      </w:r>
    </w:p>
    <w:p>
      <w:pPr>
        <w:pStyle w:val="97"/>
      </w:pPr>
      <w:r>
        <w:t>1、bfc 的理解</w:t>
      </w:r>
    </w:p>
    <w:p>
      <w:pPr>
        <w:pStyle w:val="114"/>
        <w:rPr>
          <w:rStyle w:val="113"/>
          <w:rFonts w:hint="eastAsia" w:eastAsiaTheme="minorEastAsia"/>
          <w:i w:val="0"/>
          <w:lang w:eastAsia="zh-CN"/>
        </w:rPr>
      </w:pPr>
      <w:r>
        <w:rPr>
          <w:rStyle w:val="113"/>
          <w:i w:val="0"/>
        </w:rPr>
        <w:tab/>
      </w:r>
      <w:r>
        <w:rPr>
          <w:rStyle w:val="113"/>
          <w:i w:val="0"/>
        </w:rPr>
        <w:t>BFC:块级格式上下文，它是指一个独立的块级渲染区域，只有 Block-level BOX 参与，该区域拥有一套渲染规则来约束块级盒子的布局，且与区域外部无关</w:t>
      </w:r>
    </w:p>
    <w:p>
      <w:pPr>
        <w:pStyle w:val="114"/>
        <w:rPr>
          <w:rStyle w:val="113"/>
          <w:rFonts w:hint="eastAsia" w:eastAsiaTheme="minorEastAsia"/>
          <w:i w:val="0"/>
          <w:lang w:eastAsia="zh-CN"/>
        </w:rPr>
      </w:pPr>
      <w:r>
        <w:rPr>
          <w:rStyle w:val="113"/>
          <w:i w:val="0"/>
        </w:rPr>
        <w:t>BFC的特性及应用:</w:t>
      </w:r>
    </w:p>
    <w:p>
      <w:pPr>
        <w:pStyle w:val="114"/>
        <w:rPr>
          <w:rStyle w:val="113"/>
          <w:rFonts w:hint="eastAsia" w:eastAsiaTheme="minorEastAsia"/>
          <w:i w:val="0"/>
          <w:lang w:eastAsia="zh-CN"/>
        </w:rPr>
      </w:pPr>
      <w:r>
        <w:rPr>
          <w:rStyle w:val="113"/>
          <w:i w:val="0"/>
        </w:rPr>
        <w:tab/>
      </w:r>
      <w:r>
        <w:rPr>
          <w:rStyle w:val="113"/>
          <w:i w:val="0"/>
        </w:rPr>
        <w:t>1、同一个 BFC 下外边距会发生折叠，如果想要避免外边距的重叠，可以将其放在不同的 BFC 的容器中</w:t>
      </w:r>
    </w:p>
    <w:p>
      <w:pPr>
        <w:pStyle w:val="114"/>
        <w:rPr>
          <w:rStyle w:val="113"/>
          <w:rFonts w:hint="eastAsia" w:eastAsiaTheme="minorEastAsia"/>
          <w:i w:val="0"/>
          <w:lang w:eastAsia="zh-CN"/>
        </w:rPr>
      </w:pPr>
      <w:r>
        <w:rPr>
          <w:rStyle w:val="113"/>
          <w:i w:val="0"/>
        </w:rPr>
        <w:tab/>
      </w:r>
      <w:r>
        <w:rPr>
          <w:rStyle w:val="113"/>
          <w:i w:val="0"/>
        </w:rPr>
        <w:t>2、BFC 可以包含浮动的元素(清除浮动)</w:t>
      </w:r>
    </w:p>
    <w:p>
      <w:pPr>
        <w:pStyle w:val="114"/>
        <w:rPr>
          <w:rStyle w:val="113"/>
          <w:rFonts w:hint="eastAsia" w:eastAsiaTheme="minorEastAsia"/>
          <w:i w:val="0"/>
          <w:lang w:eastAsia="zh-CN"/>
        </w:rPr>
      </w:pPr>
      <w:r>
        <w:rPr>
          <w:rStyle w:val="113"/>
          <w:i w:val="0"/>
        </w:rPr>
        <w:tab/>
      </w:r>
      <w:r>
        <w:rPr>
          <w:rStyle w:val="113"/>
          <w:i w:val="0"/>
        </w:rPr>
        <w:t>3、BFC 可以阻止元素被浮动元素覆盖</w:t>
      </w:r>
    </w:p>
    <w:p>
      <w:pPr>
        <w:pStyle w:val="114"/>
        <w:rPr>
          <w:rStyle w:val="113"/>
          <w:rFonts w:hint="eastAsia" w:eastAsiaTheme="minorEastAsia"/>
          <w:i w:val="0"/>
          <w:lang w:eastAsia="zh-CN"/>
        </w:rPr>
      </w:pPr>
      <w:r>
        <w:rPr>
          <w:rStyle w:val="113"/>
          <w:i w:val="0"/>
        </w:rPr>
        <w:t>触发 BFC :</w:t>
      </w:r>
    </w:p>
    <w:p>
      <w:pPr>
        <w:pStyle w:val="114"/>
        <w:rPr>
          <w:rStyle w:val="113"/>
          <w:rFonts w:hint="eastAsia" w:eastAsiaTheme="minorEastAsia"/>
          <w:i w:val="0"/>
          <w:lang w:eastAsia="zh-CN"/>
        </w:rPr>
      </w:pPr>
      <w:r>
        <w:rPr>
          <w:rStyle w:val="113"/>
          <w:i w:val="0"/>
        </w:rPr>
        <w:tab/>
      </w:r>
      <w:r>
        <w:rPr>
          <w:rStyle w:val="113"/>
          <w:i w:val="0"/>
        </w:rPr>
        <w:t>1、根元素</w:t>
      </w:r>
    </w:p>
    <w:p>
      <w:pPr>
        <w:pStyle w:val="114"/>
        <w:rPr>
          <w:rStyle w:val="113"/>
          <w:rFonts w:hint="eastAsia" w:eastAsiaTheme="minorEastAsia"/>
          <w:i w:val="0"/>
          <w:lang w:eastAsia="zh-CN"/>
        </w:rPr>
      </w:pPr>
      <w:r>
        <w:rPr>
          <w:rStyle w:val="113"/>
          <w:i w:val="0"/>
        </w:rPr>
        <w:tab/>
      </w:r>
      <w:r>
        <w:rPr>
          <w:rStyle w:val="113"/>
          <w:i w:val="0"/>
        </w:rPr>
        <w:t>2、float 属性不为 none</w:t>
      </w:r>
    </w:p>
    <w:p>
      <w:pPr>
        <w:pStyle w:val="114"/>
        <w:rPr>
          <w:rStyle w:val="113"/>
          <w:rFonts w:hint="eastAsia" w:eastAsiaTheme="minorEastAsia"/>
          <w:i w:val="0"/>
          <w:lang w:eastAsia="zh-CN"/>
        </w:rPr>
      </w:pPr>
      <w:r>
        <w:rPr>
          <w:rStyle w:val="113"/>
          <w:i w:val="0"/>
        </w:rPr>
        <w:tab/>
      </w:r>
      <w:r>
        <w:rPr>
          <w:rStyle w:val="113"/>
          <w:i w:val="0"/>
        </w:rPr>
        <w:t>3、position为absolute或fixed</w:t>
      </w:r>
    </w:p>
    <w:p>
      <w:pPr>
        <w:pStyle w:val="114"/>
        <w:rPr>
          <w:rStyle w:val="113"/>
          <w:rFonts w:hint="eastAsia" w:eastAsiaTheme="minorEastAsia"/>
          <w:i w:val="0"/>
          <w:lang w:eastAsia="zh-CN"/>
        </w:rPr>
      </w:pPr>
      <w:r>
        <w:rPr>
          <w:rStyle w:val="113"/>
          <w:i w:val="0"/>
        </w:rPr>
        <w:tab/>
      </w:r>
      <w:r>
        <w:rPr>
          <w:rStyle w:val="113"/>
          <w:i w:val="0"/>
        </w:rPr>
        <w:t>4、overflow不为visible</w:t>
      </w:r>
    </w:p>
    <w:p>
      <w:pPr>
        <w:pStyle w:val="114"/>
        <w:rPr>
          <w:rStyle w:val="113"/>
          <w:rFonts w:hint="eastAsia" w:eastAsiaTheme="minorEastAsia"/>
          <w:i w:val="0"/>
          <w:lang w:eastAsia="zh-CN"/>
        </w:rPr>
      </w:pPr>
      <w:r>
        <w:rPr>
          <w:rStyle w:val="113"/>
          <w:i w:val="0"/>
        </w:rPr>
        <w:tab/>
      </w:r>
      <w:r>
        <w:rPr>
          <w:rStyle w:val="113"/>
          <w:i w:val="0"/>
        </w:rPr>
        <w:t>5、display为inline-block,table-cell,table-caption,</w:t>
      </w:r>
    </w:p>
    <w:p>
      <w:pPr>
        <w:pStyle w:val="114"/>
      </w:pPr>
      <w:r>
        <w:rPr>
          <w:rStyle w:val="113"/>
          <w:i w:val="0"/>
        </w:rPr>
        <w:tab/>
      </w:r>
      <w:r>
        <w:rPr>
          <w:rStyle w:val="113"/>
          <w:i w:val="0"/>
        </w:rPr>
        <w:t>flex,inline-flex</w:t>
      </w:r>
    </w:p>
    <w:p>
      <w:pPr>
        <w:pStyle w:val="97"/>
        <w:rPr>
          <w:lang w:eastAsia="zh-CN"/>
        </w:rPr>
      </w:pPr>
      <w:r>
        <w:rPr>
          <w:lang w:eastAsia="zh-CN"/>
        </w:rPr>
        <w:t>2、同源与跨域</w:t>
      </w:r>
    </w:p>
    <w:p>
      <w:pPr>
        <w:pStyle w:val="114"/>
        <w:rPr>
          <w:rStyle w:val="113"/>
          <w:i w:val="0"/>
          <w:lang w:eastAsia="zh-CN"/>
        </w:rPr>
      </w:pPr>
      <w:r>
        <w:rPr>
          <w:rStyle w:val="113"/>
          <w:i w:val="0"/>
          <w:lang w:eastAsia="zh-CN"/>
        </w:rPr>
        <w:t>什么是同源策略？</w:t>
      </w:r>
    </w:p>
    <w:p>
      <w:pPr>
        <w:pStyle w:val="114"/>
        <w:rPr>
          <w:rStyle w:val="113"/>
          <w:i w:val="0"/>
          <w:lang w:eastAsia="zh-CN"/>
        </w:rPr>
      </w:pPr>
      <w:r>
        <w:rPr>
          <w:rStyle w:val="113"/>
          <w:i w:val="0"/>
          <w:lang w:eastAsia="zh-CN"/>
        </w:rPr>
        <w:t>限制从一个源加载的文档或脚本如何与来自另一个源的资源进行交互</w:t>
      </w:r>
    </w:p>
    <w:p>
      <w:pPr>
        <w:pStyle w:val="114"/>
        <w:rPr>
          <w:rStyle w:val="113"/>
          <w:i w:val="0"/>
          <w:lang w:eastAsia="zh-CN"/>
        </w:rPr>
      </w:pPr>
      <w:r>
        <w:rPr>
          <w:rStyle w:val="113"/>
          <w:i w:val="0"/>
          <w:lang w:eastAsia="zh-CN"/>
        </w:rPr>
        <w:t>一个源指的是主机名，协议和端口号的组合，必须相同</w:t>
      </w:r>
    </w:p>
    <w:p>
      <w:pPr>
        <w:pStyle w:val="114"/>
        <w:rPr>
          <w:rStyle w:val="113"/>
          <w:i w:val="0"/>
          <w:lang w:eastAsia="zh-CN"/>
        </w:rPr>
      </w:pPr>
    </w:p>
    <w:p>
      <w:pPr>
        <w:pStyle w:val="114"/>
        <w:rPr>
          <w:rStyle w:val="113"/>
          <w:i w:val="0"/>
          <w:lang w:eastAsia="zh-CN"/>
        </w:rPr>
      </w:pPr>
      <w:r>
        <w:rPr>
          <w:rStyle w:val="113"/>
          <w:i w:val="0"/>
          <w:lang w:eastAsia="zh-CN"/>
        </w:rPr>
        <w:t>跨域通信的方式：JSONP</w:t>
      </w:r>
      <w:r>
        <w:rPr>
          <w:rStyle w:val="113"/>
          <w:i w:val="0"/>
          <w:lang w:eastAsia="zh-CN"/>
        </w:rPr>
        <w:tab/>
      </w:r>
      <w:r>
        <w:rPr>
          <w:rStyle w:val="113"/>
          <w:i w:val="0"/>
          <w:lang w:eastAsia="zh-CN"/>
        </w:rPr>
        <w:t>Hash</w:t>
      </w:r>
      <w:r>
        <w:rPr>
          <w:rStyle w:val="113"/>
          <w:i w:val="0"/>
          <w:lang w:eastAsia="zh-CN"/>
        </w:rPr>
        <w:tab/>
      </w:r>
      <w:r>
        <w:rPr>
          <w:rStyle w:val="113"/>
          <w:i w:val="0"/>
          <w:lang w:eastAsia="zh-CN"/>
        </w:rPr>
        <w:t>CORS</w:t>
      </w:r>
    </w:p>
    <w:p>
      <w:pPr>
        <w:pStyle w:val="114"/>
        <w:rPr>
          <w:rStyle w:val="113"/>
          <w:i w:val="0"/>
          <w:lang w:eastAsia="zh-CN"/>
        </w:rPr>
      </w:pPr>
    </w:p>
    <w:p>
      <w:pPr>
        <w:pStyle w:val="114"/>
        <w:rPr>
          <w:rStyle w:val="113"/>
          <w:i w:val="0"/>
          <w:lang w:eastAsia="zh-CN"/>
        </w:rPr>
      </w:pPr>
      <w:r>
        <w:rPr>
          <w:rStyle w:val="113"/>
          <w:i w:val="0"/>
          <w:lang w:eastAsia="zh-CN"/>
        </w:rPr>
        <w:t>JSONP原理:</w:t>
      </w:r>
    </w:p>
    <w:p>
      <w:pPr>
        <w:pStyle w:val="114"/>
        <w:rPr>
          <w:rStyle w:val="113"/>
          <w:i w:val="0"/>
          <w:lang w:eastAsia="zh-CN"/>
        </w:rPr>
      </w:pPr>
      <w:r>
        <w:rPr>
          <w:rStyle w:val="113"/>
          <w:i w:val="0"/>
          <w:lang w:eastAsia="zh-CN"/>
        </w:rPr>
        <w:tab/>
      </w:r>
      <w:r>
        <w:rPr>
          <w:rStyle w:val="113"/>
          <w:i w:val="0"/>
          <w:lang w:eastAsia="zh-CN"/>
        </w:rPr>
        <w:t>基本原理:利用 script 标签的异步加载特性实现</w:t>
      </w:r>
    </w:p>
    <w:p>
      <w:pPr>
        <w:pStyle w:val="114"/>
        <w:rPr>
          <w:lang w:eastAsia="zh-CN"/>
        </w:rPr>
      </w:pPr>
      <w:r>
        <w:rPr>
          <w:rStyle w:val="113"/>
          <w:i w:val="0"/>
          <w:lang w:eastAsia="zh-CN"/>
        </w:rPr>
        <w:tab/>
      </w:r>
      <w:r>
        <w:rPr>
          <w:rStyle w:val="113"/>
          <w:i w:val="0"/>
          <w:lang w:eastAsia="zh-CN"/>
        </w:rPr>
        <w:t>给服务端传一个回调函数，服务器返回一个传递过去的回调函数名称的JS代码</w:t>
      </w:r>
    </w:p>
    <w:p>
      <w:pPr>
        <w:pStyle w:val="97"/>
        <w:rPr>
          <w:lang w:eastAsia="zh-CN"/>
        </w:rPr>
      </w:pPr>
      <w:r>
        <w:rPr>
          <w:lang w:eastAsia="zh-CN"/>
        </w:rPr>
        <w:t>3、原型与闭包相关对象</w:t>
      </w:r>
    </w:p>
    <w:p>
      <w:pPr>
        <w:pStyle w:val="114"/>
        <w:rPr>
          <w:rStyle w:val="113"/>
          <w:i w:val="0"/>
          <w:lang w:eastAsia="zh-CN"/>
        </w:rPr>
      </w:pPr>
      <w:r>
        <w:rPr>
          <w:rStyle w:val="113"/>
          <w:i w:val="0"/>
          <w:lang w:eastAsia="zh-CN"/>
        </w:rPr>
        <w:tab/>
      </w:r>
      <w:r>
        <w:rPr>
          <w:rStyle w:val="113"/>
          <w:i w:val="0"/>
          <w:lang w:eastAsia="zh-CN"/>
        </w:rPr>
        <w:t>原型就是一个普通的对象，原型能存储我们的方法，构造函数创建出来的实例对象能够引用原型中的方法</w:t>
      </w:r>
    </w:p>
    <w:p>
      <w:pPr>
        <w:pStyle w:val="114"/>
        <w:rPr>
          <w:rStyle w:val="113"/>
          <w:i w:val="0"/>
          <w:lang w:eastAsia="zh-CN"/>
        </w:rPr>
      </w:pPr>
      <w:r>
        <w:rPr>
          <w:rStyle w:val="113"/>
          <w:i w:val="0"/>
          <w:lang w:eastAsia="zh-CN"/>
        </w:rPr>
        <w:tab/>
      </w:r>
      <w:r>
        <w:rPr>
          <w:rStyle w:val="113"/>
          <w:i w:val="0"/>
          <w:lang w:eastAsia="zh-CN"/>
        </w:rPr>
        <w:t>用 Object.getPrototypeOf()方法来获取对象的原型</w:t>
      </w:r>
    </w:p>
    <w:p>
      <w:pPr>
        <w:pStyle w:val="114"/>
        <w:rPr>
          <w:rStyle w:val="113"/>
          <w:i w:val="0"/>
          <w:lang w:eastAsia="zh-CN"/>
        </w:rPr>
      </w:pPr>
      <w:r>
        <w:rPr>
          <w:rStyle w:val="113"/>
          <w:i w:val="0"/>
          <w:lang w:eastAsia="zh-CN"/>
        </w:rPr>
        <w:tab/>
      </w:r>
    </w:p>
    <w:p>
      <w:pPr>
        <w:pStyle w:val="114"/>
        <w:rPr>
          <w:rStyle w:val="113"/>
          <w:i w:val="0"/>
          <w:lang w:eastAsia="zh-CN"/>
        </w:rPr>
      </w:pPr>
      <w:r>
        <w:rPr>
          <w:rStyle w:val="113"/>
          <w:i w:val="0"/>
          <w:lang w:eastAsia="zh-CN"/>
        </w:rPr>
        <w:tab/>
      </w:r>
      <w:r>
        <w:rPr>
          <w:rStyle w:val="113"/>
          <w:i w:val="0"/>
          <w:lang w:eastAsia="zh-CN"/>
        </w:rPr>
        <w:t>闭包是什么？</w:t>
      </w:r>
    </w:p>
    <w:p>
      <w:pPr>
        <w:pStyle w:val="114"/>
        <w:rPr>
          <w:rStyle w:val="113"/>
          <w:i w:val="0"/>
          <w:lang w:eastAsia="zh-CN"/>
        </w:rPr>
      </w:pPr>
      <w:r>
        <w:rPr>
          <w:rStyle w:val="113"/>
          <w:i w:val="0"/>
          <w:lang w:eastAsia="zh-CN"/>
        </w:rPr>
        <w:tab/>
      </w:r>
      <w:r>
        <w:rPr>
          <w:rStyle w:val="113"/>
          <w:i w:val="0"/>
          <w:lang w:eastAsia="zh-CN"/>
        </w:rPr>
        <w:t>专业说法:闭包就是能够访问其他函数内部的函数</w:t>
      </w:r>
    </w:p>
    <w:p>
      <w:pPr>
        <w:pStyle w:val="114"/>
        <w:rPr>
          <w:rStyle w:val="113"/>
          <w:i w:val="0"/>
          <w:lang w:eastAsia="zh-CN"/>
        </w:rPr>
      </w:pPr>
      <w:r>
        <w:rPr>
          <w:rStyle w:val="113"/>
          <w:i w:val="0"/>
          <w:lang w:eastAsia="zh-CN"/>
        </w:rPr>
        <w:tab/>
      </w:r>
    </w:p>
    <w:p>
      <w:pPr>
        <w:pStyle w:val="114"/>
        <w:rPr>
          <w:rStyle w:val="113"/>
          <w:i w:val="0"/>
          <w:lang w:eastAsia="zh-CN"/>
        </w:rPr>
      </w:pPr>
      <w:r>
        <w:rPr>
          <w:rStyle w:val="113"/>
          <w:i w:val="0"/>
          <w:lang w:eastAsia="zh-CN"/>
        </w:rPr>
        <w:tab/>
      </w:r>
      <w:r>
        <w:rPr>
          <w:rStyle w:val="113"/>
          <w:i w:val="0"/>
          <w:lang w:eastAsia="zh-CN"/>
        </w:rPr>
        <w:t>闭包的特性:</w:t>
      </w:r>
    </w:p>
    <w:p>
      <w:pPr>
        <w:pStyle w:val="114"/>
        <w:rPr>
          <w:rStyle w:val="113"/>
          <w:i w:val="0"/>
          <w:lang w:eastAsia="zh-CN"/>
        </w:rPr>
      </w:pPr>
      <w:r>
        <w:rPr>
          <w:rStyle w:val="113"/>
          <w:i w:val="0"/>
          <w:lang w:eastAsia="zh-CN"/>
        </w:rPr>
        <w:tab/>
      </w:r>
      <w:r>
        <w:rPr>
          <w:rStyle w:val="113"/>
          <w:i w:val="0"/>
          <w:lang w:eastAsia="zh-CN"/>
        </w:rPr>
        <w:t>1、函数嵌套函数</w:t>
      </w:r>
    </w:p>
    <w:p>
      <w:pPr>
        <w:pStyle w:val="114"/>
        <w:rPr>
          <w:rStyle w:val="113"/>
          <w:i w:val="0"/>
          <w:lang w:eastAsia="zh-CN"/>
        </w:rPr>
      </w:pPr>
      <w:r>
        <w:rPr>
          <w:rStyle w:val="113"/>
          <w:i w:val="0"/>
          <w:lang w:eastAsia="zh-CN"/>
        </w:rPr>
        <w:tab/>
      </w:r>
      <w:r>
        <w:rPr>
          <w:rStyle w:val="113"/>
          <w:i w:val="0"/>
          <w:lang w:eastAsia="zh-CN"/>
        </w:rPr>
        <w:t>2、函数内部可以引用外部的参数和变量</w:t>
      </w:r>
    </w:p>
    <w:p>
      <w:pPr>
        <w:pStyle w:val="114"/>
        <w:rPr>
          <w:lang w:eastAsia="zh-CN"/>
        </w:rPr>
      </w:pPr>
      <w:r>
        <w:rPr>
          <w:rStyle w:val="113"/>
          <w:i w:val="0"/>
          <w:lang w:eastAsia="zh-CN"/>
        </w:rPr>
        <w:tab/>
      </w:r>
      <w:r>
        <w:rPr>
          <w:rStyle w:val="113"/>
          <w:i w:val="0"/>
          <w:lang w:eastAsia="zh-CN"/>
        </w:rPr>
        <w:t>3、参数和变量不会被垃圾回收机制回收</w:t>
      </w:r>
    </w:p>
    <w:p>
      <w:pPr>
        <w:pStyle w:val="97"/>
        <w:rPr>
          <w:lang w:eastAsia="zh-CN"/>
        </w:rPr>
      </w:pPr>
      <w:r>
        <w:rPr>
          <w:lang w:eastAsia="zh-CN"/>
        </w:rPr>
        <w:t>4、说一下原型和原型链</w:t>
      </w:r>
    </w:p>
    <w:p>
      <w:pPr>
        <w:pStyle w:val="114"/>
        <w:rPr>
          <w:rStyle w:val="113"/>
          <w:i w:val="0"/>
          <w:lang w:eastAsia="zh-CN"/>
        </w:rPr>
      </w:pPr>
      <w:r>
        <w:rPr>
          <w:rStyle w:val="113"/>
          <w:i w:val="0"/>
          <w:lang w:eastAsia="zh-CN"/>
        </w:rPr>
        <w:tab/>
      </w:r>
      <w:r>
        <w:rPr>
          <w:rStyle w:val="113"/>
          <w:i w:val="0"/>
          <w:lang w:eastAsia="zh-CN"/>
        </w:rPr>
        <w:t>原型 ：每一个 javascript 对象在创建的时候就会与之关联另一个对象，这个对象就是我们所说的原型，每一个对象都会从原型“继承”属性</w:t>
      </w:r>
    </w:p>
    <w:p>
      <w:pPr>
        <w:pStyle w:val="114"/>
        <w:rPr>
          <w:lang w:eastAsia="zh-CN"/>
        </w:rPr>
      </w:pPr>
      <w:r>
        <w:rPr>
          <w:rStyle w:val="113"/>
          <w:i w:val="0"/>
          <w:lang w:eastAsia="zh-CN"/>
        </w:rPr>
        <w:tab/>
      </w:r>
      <w:r>
        <w:rPr>
          <w:rStyle w:val="113"/>
          <w:i w:val="0"/>
          <w:lang w:eastAsia="zh-CN"/>
        </w:rPr>
        <w:t>原型链 ：当读取实例的属性时，如果找不到，就会查找与对象关联的原型中的属性，如果还查不到，就去找原型和原型，一直找到最顶层为止</w:t>
      </w:r>
    </w:p>
    <w:p>
      <w:pPr>
        <w:pStyle w:val="97"/>
        <w:rPr>
          <w:lang w:eastAsia="zh-CN"/>
        </w:rPr>
      </w:pPr>
      <w:r>
        <w:rPr>
          <w:lang w:eastAsia="zh-CN"/>
        </w:rPr>
        <w:t>5、ES6的新特性</w:t>
      </w:r>
    </w:p>
    <w:p>
      <w:pPr>
        <w:pStyle w:val="114"/>
        <w:rPr>
          <w:rStyle w:val="113"/>
          <w:i w:val="0"/>
          <w:lang w:eastAsia="zh-CN"/>
        </w:rPr>
      </w:pPr>
      <w:r>
        <w:rPr>
          <w:rStyle w:val="113"/>
          <w:i w:val="0"/>
          <w:lang w:eastAsia="zh-CN"/>
        </w:rPr>
        <w:t>1、新增 const 与 let 变量</w:t>
      </w:r>
    </w:p>
    <w:p>
      <w:pPr>
        <w:pStyle w:val="114"/>
        <w:rPr>
          <w:rStyle w:val="113"/>
          <w:i w:val="0"/>
          <w:lang w:eastAsia="zh-CN"/>
        </w:rPr>
      </w:pPr>
      <w:r>
        <w:rPr>
          <w:rStyle w:val="113"/>
          <w:i w:val="0"/>
          <w:lang w:eastAsia="zh-CN"/>
        </w:rPr>
        <w:tab/>
      </w:r>
      <w:r>
        <w:rPr>
          <w:rStyle w:val="113"/>
          <w:i w:val="0"/>
          <w:lang w:eastAsia="zh-CN"/>
        </w:rPr>
        <w:t>使用 var 会导致执行 function 函数之前，所有变量都会被提升，提升到函数作用域顶部</w:t>
      </w:r>
    </w:p>
    <w:p>
      <w:pPr>
        <w:pStyle w:val="114"/>
        <w:rPr>
          <w:lang w:eastAsia="zh-CN"/>
        </w:rPr>
      </w:pPr>
      <w:r>
        <w:rPr>
          <w:rStyle w:val="113"/>
          <w:i w:val="0"/>
          <w:lang w:eastAsia="zh-CN"/>
        </w:rPr>
        <w:tab/>
      </w:r>
      <w:r>
        <w:rPr>
          <w:rStyle w:val="113"/>
          <w:i w:val="0"/>
          <w:lang w:eastAsia="zh-CN"/>
        </w:rPr>
        <w:t>let 与 const 声明的变量解决了这种问题，因为他们是块级作用域，在代码块中使用 let 或 const 声明变量，该变量会陷入暂时性死区直到该变量的声明被处理</w:t>
      </w:r>
    </w:p>
    <w:p>
      <w:pPr>
        <w:pStyle w:val="97"/>
      </w:pPr>
      <w:r>
        <w:t>6、说一下 var let const 的区别</w:t>
      </w:r>
    </w:p>
    <w:p>
      <w:pPr>
        <w:pStyle w:val="114"/>
        <w:rPr>
          <w:rStyle w:val="113"/>
          <w:rFonts w:hint="eastAsia" w:eastAsiaTheme="minorEastAsia"/>
          <w:i w:val="0"/>
          <w:lang w:eastAsia="zh-CN"/>
        </w:rPr>
      </w:pPr>
      <w:r>
        <w:rPr>
          <w:rStyle w:val="113"/>
          <w:i w:val="0"/>
        </w:rPr>
        <w:t>1、是否存在变量提升</w:t>
      </w:r>
    </w:p>
    <w:p>
      <w:pPr>
        <w:pStyle w:val="114"/>
        <w:rPr>
          <w:rStyle w:val="113"/>
          <w:rFonts w:hint="eastAsia" w:eastAsiaTheme="minorEastAsia"/>
          <w:i w:val="0"/>
          <w:lang w:eastAsia="zh-CN"/>
        </w:rPr>
      </w:pPr>
      <w:r>
        <w:rPr>
          <w:rStyle w:val="113"/>
          <w:i w:val="0"/>
        </w:rPr>
        <w:tab/>
      </w:r>
      <w:r>
        <w:rPr>
          <w:rStyle w:val="113"/>
          <w:i w:val="0"/>
        </w:rPr>
        <w:t>var 声明的变量存在变量提升，全局作用域下是 window 属性，let 和 const 声明的变量没有变量提升，在变量声明之前存在暂时性死区</w:t>
      </w:r>
    </w:p>
    <w:p>
      <w:pPr>
        <w:pStyle w:val="114"/>
        <w:rPr>
          <w:rStyle w:val="113"/>
          <w:rFonts w:hint="eastAsia" w:eastAsiaTheme="minorEastAsia"/>
          <w:i w:val="0"/>
          <w:lang w:eastAsia="zh-CN"/>
        </w:rPr>
      </w:pPr>
      <w:r>
        <w:rPr>
          <w:rStyle w:val="113"/>
          <w:i w:val="0"/>
        </w:rPr>
        <w:t>2、能否重复声明</w:t>
      </w:r>
    </w:p>
    <w:p>
      <w:pPr>
        <w:pStyle w:val="114"/>
        <w:rPr>
          <w:rStyle w:val="113"/>
          <w:rFonts w:hint="eastAsia" w:eastAsiaTheme="minorEastAsia"/>
          <w:i w:val="0"/>
          <w:lang w:eastAsia="zh-CN"/>
        </w:rPr>
      </w:pPr>
      <w:r>
        <w:rPr>
          <w:rStyle w:val="113"/>
          <w:i w:val="0"/>
        </w:rPr>
        <w:tab/>
      </w:r>
      <w:r>
        <w:rPr>
          <w:rStyle w:val="113"/>
          <w:i w:val="0"/>
        </w:rPr>
        <w:t>var 能重复声明 ，let 和 const 不能重复声明</w:t>
      </w:r>
    </w:p>
    <w:p>
      <w:pPr>
        <w:pStyle w:val="114"/>
        <w:rPr>
          <w:rStyle w:val="113"/>
          <w:rFonts w:hint="eastAsia" w:eastAsiaTheme="minorEastAsia"/>
          <w:i w:val="0"/>
          <w:lang w:eastAsia="zh-CN"/>
        </w:rPr>
      </w:pPr>
      <w:r>
        <w:rPr>
          <w:rStyle w:val="113"/>
          <w:i w:val="0"/>
        </w:rPr>
        <w:t>3、变量值能否修改</w:t>
      </w:r>
    </w:p>
    <w:p>
      <w:pPr>
        <w:pStyle w:val="114"/>
        <w:rPr>
          <w:rStyle w:val="113"/>
          <w:i w:val="0"/>
          <w:lang w:eastAsia="zh-CN"/>
        </w:rPr>
      </w:pPr>
      <w:r>
        <w:rPr>
          <w:rStyle w:val="113"/>
          <w:i w:val="0"/>
        </w:rPr>
        <w:tab/>
      </w:r>
      <w:r>
        <w:rPr>
          <w:rStyle w:val="113"/>
          <w:i w:val="0"/>
        </w:rPr>
        <w:t>var 和 let 声明的值可以修改。</w:t>
      </w:r>
      <w:r>
        <w:rPr>
          <w:rStyle w:val="113"/>
          <w:i w:val="0"/>
          <w:lang w:eastAsia="zh-CN"/>
        </w:rPr>
        <w:t>const 声明的值是常量，不能修改。如果申明的是引用类型，可以修改其属性</w:t>
      </w:r>
    </w:p>
    <w:p>
      <w:pPr>
        <w:pStyle w:val="114"/>
        <w:rPr>
          <w:rStyle w:val="113"/>
          <w:i w:val="0"/>
          <w:lang w:eastAsia="zh-CN"/>
        </w:rPr>
      </w:pPr>
      <w:r>
        <w:rPr>
          <w:rStyle w:val="113"/>
          <w:i w:val="0"/>
          <w:lang w:eastAsia="zh-CN"/>
        </w:rPr>
        <w:t>4、是否必须设置初始值</w:t>
      </w:r>
    </w:p>
    <w:p>
      <w:pPr>
        <w:pStyle w:val="114"/>
        <w:rPr>
          <w:rStyle w:val="113"/>
          <w:i w:val="0"/>
          <w:lang w:eastAsia="zh-CN"/>
        </w:rPr>
      </w:pPr>
      <w:r>
        <w:rPr>
          <w:rStyle w:val="113"/>
          <w:i w:val="0"/>
          <w:lang w:eastAsia="zh-CN"/>
        </w:rPr>
        <w:tab/>
      </w:r>
      <w:r>
        <w:rPr>
          <w:rStyle w:val="113"/>
          <w:i w:val="0"/>
          <w:lang w:eastAsia="zh-CN"/>
        </w:rPr>
        <w:t>var 和 let 声明时可以不用设置初始值。const 声明时必须设置初始值，不能使用 null 占位</w:t>
      </w:r>
    </w:p>
    <w:p>
      <w:pPr>
        <w:pStyle w:val="114"/>
        <w:rPr>
          <w:rStyle w:val="113"/>
          <w:i w:val="0"/>
          <w:lang w:eastAsia="zh-CN"/>
        </w:rPr>
      </w:pPr>
      <w:r>
        <w:rPr>
          <w:rStyle w:val="113"/>
          <w:i w:val="0"/>
          <w:lang w:eastAsia="zh-CN"/>
        </w:rPr>
        <w:t>5、是否存在块级作用域</w:t>
      </w:r>
    </w:p>
    <w:p>
      <w:pPr>
        <w:pStyle w:val="114"/>
        <w:rPr>
          <w:rStyle w:val="113"/>
          <w:i w:val="0"/>
          <w:lang w:eastAsia="zh-CN"/>
        </w:rPr>
      </w:pPr>
      <w:r>
        <w:rPr>
          <w:rStyle w:val="113"/>
          <w:i w:val="0"/>
          <w:lang w:eastAsia="zh-CN"/>
        </w:rPr>
        <w:tab/>
      </w:r>
      <w:r>
        <w:rPr>
          <w:rStyle w:val="113"/>
          <w:i w:val="0"/>
          <w:lang w:eastAsia="zh-CN"/>
        </w:rPr>
        <w:t>块级作用域:申明的变量只在该块级作用域有效</w:t>
      </w:r>
    </w:p>
    <w:p>
      <w:pPr>
        <w:pStyle w:val="114"/>
        <w:rPr>
          <w:rStyle w:val="113"/>
          <w:i w:val="0"/>
          <w:lang w:eastAsia="zh-CN"/>
        </w:rPr>
      </w:pPr>
      <w:r>
        <w:rPr>
          <w:rStyle w:val="113"/>
          <w:i w:val="0"/>
          <w:lang w:eastAsia="zh-CN"/>
        </w:rPr>
        <w:tab/>
      </w:r>
      <w:r>
        <w:rPr>
          <w:rStyle w:val="113"/>
          <w:i w:val="0"/>
          <w:lang w:eastAsia="zh-CN"/>
        </w:rPr>
        <w:t>var 没有块级作用域，let 和 const 有块级作用域</w:t>
      </w:r>
    </w:p>
    <w:p>
      <w:pPr>
        <w:pStyle w:val="114"/>
        <w:rPr>
          <w:rStyle w:val="113"/>
          <w:i w:val="0"/>
          <w:lang w:eastAsia="zh-CN"/>
        </w:rPr>
      </w:pPr>
      <w:r>
        <w:rPr>
          <w:rStyle w:val="113"/>
          <w:i w:val="0"/>
          <w:lang w:eastAsia="zh-CN"/>
        </w:rPr>
        <w:t>6、是否存在暂时性死区</w:t>
      </w:r>
    </w:p>
    <w:p>
      <w:pPr>
        <w:pStyle w:val="114"/>
        <w:rPr>
          <w:rStyle w:val="113"/>
          <w:i w:val="0"/>
          <w:lang w:eastAsia="zh-CN"/>
        </w:rPr>
      </w:pPr>
      <w:r>
        <w:rPr>
          <w:rStyle w:val="113"/>
          <w:i w:val="0"/>
          <w:lang w:eastAsia="zh-CN"/>
        </w:rPr>
        <w:tab/>
      </w:r>
      <w:r>
        <w:rPr>
          <w:rStyle w:val="113"/>
          <w:i w:val="0"/>
          <w:lang w:eastAsia="zh-CN"/>
        </w:rPr>
        <w:t>暂时性死区:只要块级作用域有 let 或者 const 命令，他们所申明的变量就绑定这个区域，不受外部影响</w:t>
      </w:r>
    </w:p>
    <w:p>
      <w:pPr>
        <w:pStyle w:val="114"/>
        <w:rPr>
          <w:lang w:eastAsia="zh-CN"/>
        </w:rPr>
      </w:pPr>
      <w:r>
        <w:rPr>
          <w:rStyle w:val="113"/>
          <w:i w:val="0"/>
          <w:lang w:eastAsia="zh-CN"/>
        </w:rPr>
        <w:tab/>
      </w:r>
      <w:r>
        <w:rPr>
          <w:rStyle w:val="113"/>
          <w:i w:val="0"/>
          <w:lang w:eastAsia="zh-CN"/>
        </w:rPr>
        <w:t>var 不存在暂时性死区，let 和 const 存在暂时性死区</w:t>
      </w:r>
    </w:p>
    <w:p>
      <w:pPr>
        <w:pStyle w:val="97"/>
        <w:rPr>
          <w:lang w:eastAsia="zh-CN"/>
        </w:rPr>
      </w:pPr>
      <w:r>
        <w:rPr>
          <w:lang w:eastAsia="zh-CN"/>
        </w:rPr>
        <w:t>7、如果 const 定义的是一对象可以重新赋值吗？</w:t>
      </w:r>
    </w:p>
    <w:p>
      <w:pPr>
        <w:pStyle w:val="114"/>
        <w:rPr>
          <w:rStyle w:val="113"/>
          <w:i w:val="0"/>
          <w:lang w:eastAsia="zh-CN"/>
        </w:rPr>
      </w:pPr>
      <w:r>
        <w:rPr>
          <w:rStyle w:val="113"/>
          <w:i w:val="0"/>
          <w:lang w:eastAsia="zh-CN"/>
        </w:rPr>
        <w:tab/>
      </w:r>
      <w:r>
        <w:rPr>
          <w:rStyle w:val="113"/>
          <w:i w:val="0"/>
          <w:lang w:eastAsia="zh-CN"/>
        </w:rPr>
        <w:t>const 作为常量是不可以重新赋值的。</w:t>
      </w:r>
    </w:p>
    <w:p>
      <w:pPr>
        <w:pStyle w:val="114"/>
        <w:rPr>
          <w:lang w:eastAsia="zh-CN"/>
        </w:rPr>
      </w:pPr>
      <w:r>
        <w:rPr>
          <w:rStyle w:val="113"/>
          <w:i w:val="0"/>
          <w:lang w:eastAsia="zh-CN"/>
        </w:rPr>
        <w:tab/>
      </w:r>
      <w:r>
        <w:rPr>
          <w:rStyle w:val="113"/>
          <w:i w:val="0"/>
          <w:lang w:eastAsia="zh-CN"/>
        </w:rPr>
        <w:t>const 定义的对象属性可以改变</w:t>
      </w:r>
    </w:p>
    <w:p>
      <w:pPr>
        <w:pStyle w:val="97"/>
        <w:rPr>
          <w:lang w:eastAsia="zh-CN"/>
        </w:rPr>
      </w:pPr>
      <w:r>
        <w:rPr>
          <w:lang w:eastAsia="zh-CN"/>
        </w:rPr>
        <w:t>8、说一下深浅拷贝</w:t>
      </w:r>
    </w:p>
    <w:p>
      <w:pPr>
        <w:pStyle w:val="114"/>
        <w:rPr>
          <w:rStyle w:val="113"/>
          <w:i w:val="0"/>
          <w:lang w:eastAsia="zh-CN"/>
        </w:rPr>
      </w:pPr>
      <w:r>
        <w:rPr>
          <w:rStyle w:val="113"/>
          <w:i w:val="0"/>
          <w:lang w:eastAsia="zh-CN"/>
        </w:rPr>
        <w:t>浅拷贝:</w:t>
      </w:r>
    </w:p>
    <w:p>
      <w:pPr>
        <w:pStyle w:val="114"/>
        <w:rPr>
          <w:rStyle w:val="113"/>
          <w:i w:val="0"/>
          <w:lang w:eastAsia="zh-CN"/>
        </w:rPr>
      </w:pPr>
      <w:r>
        <w:rPr>
          <w:rStyle w:val="113"/>
          <w:i w:val="0"/>
          <w:lang w:eastAsia="zh-CN"/>
        </w:rPr>
        <w:tab/>
      </w:r>
      <w:r>
        <w:rPr>
          <w:rStyle w:val="113"/>
          <w:i w:val="0"/>
          <w:lang w:eastAsia="zh-CN"/>
        </w:rPr>
        <w:t>浅拷贝即只复制对象的引用，所以副本最终也是指向父对象在堆内存中的对象，无论是副本还是父对象修改这个对象，副本或者父对象都会因此发生同样的改变</w:t>
      </w:r>
    </w:p>
    <w:p>
      <w:pPr>
        <w:pStyle w:val="114"/>
        <w:rPr>
          <w:rStyle w:val="113"/>
          <w:i w:val="0"/>
          <w:lang w:eastAsia="zh-CN"/>
        </w:rPr>
      </w:pPr>
      <w:r>
        <w:rPr>
          <w:rStyle w:val="113"/>
          <w:i w:val="0"/>
          <w:lang w:eastAsia="zh-CN"/>
        </w:rPr>
        <w:t>深拷贝:</w:t>
      </w:r>
    </w:p>
    <w:p>
      <w:pPr>
        <w:pStyle w:val="114"/>
        <w:rPr>
          <w:lang w:eastAsia="zh-CN"/>
        </w:rPr>
      </w:pPr>
      <w:r>
        <w:rPr>
          <w:rStyle w:val="113"/>
          <w:i w:val="0"/>
          <w:lang w:eastAsia="zh-CN"/>
        </w:rPr>
        <w:tab/>
      </w:r>
      <w:r>
        <w:rPr>
          <w:rStyle w:val="113"/>
          <w:i w:val="0"/>
          <w:lang w:eastAsia="zh-CN"/>
        </w:rPr>
        <w:t>深拷贝则是直接复制父对象在堆内存中的对象，最终在堆内存中生成一个独立的，与父对象无关的新对象。深拷贝的对象虽然与父对象无关，但是却与父对象一致。当深拷贝完成之后，如果对父对象进行了改变，不会影响到深拷贝的副本，反之亦然</w:t>
      </w:r>
    </w:p>
    <w:p>
      <w:pPr>
        <w:pStyle w:val="97"/>
        <w:rPr>
          <w:lang w:eastAsia="zh-CN"/>
        </w:rPr>
      </w:pPr>
      <w:r>
        <w:rPr>
          <w:lang w:eastAsia="zh-CN"/>
        </w:rPr>
        <w:t>9、assgin 那个是进行浅拷贝还是深拷贝</w:t>
      </w:r>
    </w:p>
    <w:p>
      <w:pPr>
        <w:pStyle w:val="114"/>
        <w:rPr>
          <w:lang w:eastAsia="zh-CN"/>
        </w:rPr>
      </w:pPr>
      <w:r>
        <w:rPr>
          <w:rStyle w:val="113"/>
          <w:i w:val="0"/>
          <w:lang w:eastAsia="zh-CN"/>
        </w:rPr>
        <w:tab/>
      </w:r>
      <w:r>
        <w:rPr>
          <w:rStyle w:val="113"/>
          <w:i w:val="0"/>
          <w:lang w:eastAsia="zh-CN"/>
        </w:rPr>
        <w:t>Object.assgin()拷贝的是属性值。假如源对象的属性值是一个对象的引用，那么它也只指向那个引用。也就是说，如果对象的属性值为简单类型，通过Object.assgin()得到的新对象为深拷贝；如果属性值为对象或其他引用类型，那对于这个对象而言其实是浅拷贝</w:t>
      </w:r>
    </w:p>
    <w:p>
      <w:pPr>
        <w:pStyle w:val="97"/>
        <w:rPr>
          <w:lang w:eastAsia="zh-CN"/>
        </w:rPr>
      </w:pPr>
      <w:r>
        <w:rPr>
          <w:lang w:eastAsia="zh-CN"/>
        </w:rPr>
        <w:t>10、说一下 promise</w:t>
      </w:r>
    </w:p>
    <w:p>
      <w:pPr>
        <w:pStyle w:val="114"/>
        <w:rPr>
          <w:rStyle w:val="113"/>
          <w:i w:val="0"/>
          <w:lang w:eastAsia="zh-CN"/>
        </w:rPr>
      </w:pPr>
      <w:r>
        <w:rPr>
          <w:rStyle w:val="113"/>
          <w:i w:val="0"/>
          <w:lang w:eastAsia="zh-CN"/>
        </w:rPr>
        <w:tab/>
      </w:r>
      <w:r>
        <w:rPr>
          <w:rStyle w:val="113"/>
          <w:i w:val="0"/>
          <w:lang w:eastAsia="zh-CN"/>
        </w:rPr>
        <w:t>Promise是异步编程的一种解决方案，比传统的回调函数和事件更合理和强大。所谓Promise，简单来说就是一个容器，里面保存着某个未来才会结束的事情。从语法上说，Promise是一个对象，从他可以获取异步操作的消息</w:t>
      </w:r>
    </w:p>
    <w:p>
      <w:pPr>
        <w:pStyle w:val="114"/>
        <w:rPr>
          <w:rStyle w:val="113"/>
          <w:i w:val="0"/>
          <w:lang w:eastAsia="zh-CN"/>
        </w:rPr>
      </w:pPr>
      <w:r>
        <w:rPr>
          <w:rStyle w:val="113"/>
          <w:i w:val="0"/>
          <w:lang w:eastAsia="zh-CN"/>
        </w:rPr>
        <w:tab/>
      </w:r>
      <w:r>
        <w:rPr>
          <w:rStyle w:val="113"/>
          <w:i w:val="0"/>
          <w:lang w:eastAsia="zh-CN"/>
        </w:rPr>
        <w:t>特点:(1)对象的状态不受外界的影响。Promise对象代表一个异步操作，有三种状态:pending(进行中)、fulfilled(已成功)和rejected(已失败)。只有异步操作的结果可以决定当前是哪一种状态，任何其他操作都无法改变这个状态</w:t>
      </w:r>
    </w:p>
    <w:p>
      <w:pPr>
        <w:pStyle w:val="114"/>
        <w:rPr>
          <w:lang w:eastAsia="zh-CN"/>
        </w:rPr>
      </w:pPr>
      <w:r>
        <w:rPr>
          <w:rStyle w:val="113"/>
          <w:i w:val="0"/>
          <w:lang w:eastAsia="zh-CN"/>
        </w:rPr>
        <w:tab/>
      </w:r>
      <w:r>
        <w:rPr>
          <w:rStyle w:val="113"/>
          <w:i w:val="0"/>
          <w:lang w:eastAsia="zh-CN"/>
        </w:rPr>
        <w:tab/>
      </w:r>
      <w:r>
        <w:rPr>
          <w:rStyle w:val="113"/>
          <w:i w:val="0"/>
          <w:lang w:eastAsia="zh-CN"/>
        </w:rPr>
        <w:t>(2)一旦状态改变，就不会再变。Promise对象的状态改变只有两种可能:从 pending 变为 fulfilled 和从 pending 变为 rejected。</w:t>
      </w:r>
    </w:p>
    <w:p>
      <w:r>
        <w:pict>
          <v:rect id="_x0000_i1052" o:spt="1" style="height:1.5pt;width:0pt;" coordsize="21600,21600" o:hr="t" o:hrstd="t" o:hralign="center">
            <v:path/>
            <v:fill focussize="0,0"/>
            <v:stroke/>
            <v:imagedata o:title=""/>
            <o:lock v:ext="edit"/>
            <w10:wrap type="none"/>
            <w10:anchorlock/>
          </v:rect>
        </w:pict>
      </w:r>
    </w:p>
    <w:p>
      <w:pPr>
        <w:pStyle w:val="97"/>
      </w:pPr>
      <w:r>
        <w:t>1、vue的底层原理</w:t>
      </w:r>
    </w:p>
    <w:p>
      <w:pPr>
        <w:pStyle w:val="114"/>
        <w:rPr>
          <w:rStyle w:val="113"/>
          <w:rFonts w:hint="eastAsia" w:eastAsiaTheme="minorEastAsia"/>
          <w:i w:val="0"/>
          <w:lang w:eastAsia="zh-CN"/>
        </w:rPr>
      </w:pPr>
      <w:r>
        <w:rPr>
          <w:rStyle w:val="113"/>
          <w:i w:val="0"/>
        </w:rPr>
        <w:tab/>
      </w:r>
      <w:r>
        <w:rPr>
          <w:rStyle w:val="113"/>
          <w:i w:val="0"/>
        </w:rPr>
        <w:t>Vue 是采用数据劫持配合发布者-订阅者模式，通过 Object.define</w:t>
      </w:r>
    </w:p>
    <w:p>
      <w:pPr>
        <w:pStyle w:val="114"/>
      </w:pPr>
      <w:r>
        <w:rPr>
          <w:rStyle w:val="113"/>
          <w:i w:val="0"/>
        </w:rPr>
        <w:t>Property 来劫持各个属性的 getter 和 setter。在数据发生变化的时候，发布消息给依赖收集器，去通知观察者，走出对应的回调函数去更新视图</w:t>
      </w:r>
    </w:p>
    <w:p>
      <w:pPr>
        <w:pStyle w:val="97"/>
      </w:pPr>
      <w:r>
        <w:t>2、vue3.0的新特性</w:t>
      </w:r>
    </w:p>
    <w:p>
      <w:pPr>
        <w:pStyle w:val="114"/>
        <w:rPr>
          <w:rStyle w:val="113"/>
          <w:rFonts w:hint="eastAsia" w:eastAsiaTheme="minorEastAsia"/>
          <w:i w:val="0"/>
          <w:lang w:eastAsia="zh-CN"/>
        </w:rPr>
      </w:pPr>
      <w:r>
        <w:rPr>
          <w:rStyle w:val="113"/>
          <w:i w:val="0"/>
        </w:rPr>
        <w:t>1、代码结构更清晰</w:t>
      </w:r>
    </w:p>
    <w:p>
      <w:pPr>
        <w:pStyle w:val="114"/>
        <w:rPr>
          <w:rStyle w:val="113"/>
          <w:rFonts w:hint="eastAsia" w:eastAsiaTheme="minorEastAsia"/>
          <w:i w:val="0"/>
          <w:lang w:eastAsia="zh-CN"/>
        </w:rPr>
      </w:pPr>
      <w:r>
        <w:rPr>
          <w:rStyle w:val="113"/>
          <w:i w:val="0"/>
        </w:rPr>
        <w:t>2、压缩包体积更小</w:t>
      </w:r>
    </w:p>
    <w:p>
      <w:pPr>
        <w:pStyle w:val="114"/>
        <w:rPr>
          <w:rStyle w:val="113"/>
          <w:rFonts w:hint="eastAsia" w:eastAsiaTheme="minorEastAsia"/>
          <w:i w:val="0"/>
          <w:lang w:eastAsia="zh-CN"/>
        </w:rPr>
      </w:pPr>
      <w:r>
        <w:rPr>
          <w:rStyle w:val="113"/>
          <w:i w:val="0"/>
        </w:rPr>
        <w:t>3、Object.defineProperty 替换为es6的proxy。将原本对对象属性的操作变为整个对象的操作，可优化性增强</w:t>
      </w:r>
    </w:p>
    <w:p>
      <w:pPr>
        <w:pStyle w:val="114"/>
        <w:rPr>
          <w:rStyle w:val="113"/>
          <w:i w:val="0"/>
        </w:rPr>
      </w:pPr>
      <w:r>
        <w:rPr>
          <w:rStyle w:val="113"/>
          <w:i w:val="0"/>
        </w:rPr>
        <w:t>4、启用 TypeScript 语法，大大的简化了代码</w:t>
      </w:r>
    </w:p>
    <w:p>
      <w:pPr>
        <w:pStyle w:val="114"/>
        <w:rPr>
          <w:b/>
        </w:rPr>
      </w:pPr>
    </w:p>
    <w:p>
      <w:pPr>
        <w:pStyle w:val="114"/>
        <w:rPr>
          <w:b/>
          <w:i w:val="0"/>
        </w:rPr>
      </w:pPr>
    </w:p>
    <w:p>
      <w:pPr>
        <w:pStyle w:val="97"/>
      </w:pPr>
      <w:r>
        <w:t>3、vue 中 compute 和 watch 的区别</w:t>
      </w:r>
    </w:p>
    <w:p>
      <w:pPr>
        <w:pStyle w:val="114"/>
      </w:pPr>
      <w:r>
        <w:rPr>
          <w:rStyle w:val="113"/>
          <w:i w:val="0"/>
        </w:rPr>
        <w:tab/>
      </w:r>
      <w:r>
        <w:rPr>
          <w:rStyle w:val="113"/>
          <w:i w:val="0"/>
        </w:rPr>
        <w:t>computed 是通过几个数据的变化，来影响一个数据，而 watch，则是一个数据的变化，去影响多个数据</w:t>
      </w:r>
    </w:p>
    <w:p>
      <w:pPr>
        <w:pStyle w:val="97"/>
      </w:pPr>
      <w:r>
        <w:t>4、vue 里 data 为什么是函数而不是对象</w:t>
      </w:r>
    </w:p>
    <w:p>
      <w:pPr>
        <w:pStyle w:val="114"/>
        <w:rPr>
          <w:rStyle w:val="113"/>
          <w:i w:val="0"/>
          <w:lang w:eastAsia="zh-CN"/>
        </w:rPr>
      </w:pPr>
      <w:r>
        <w:rPr>
          <w:rStyle w:val="113"/>
          <w:i w:val="0"/>
        </w:rPr>
        <w:tab/>
      </w:r>
      <w:r>
        <w:rPr>
          <w:rStyle w:val="113"/>
          <w:i w:val="0"/>
          <w:lang w:eastAsia="zh-CN"/>
        </w:rPr>
        <w:t>如果写成对象，当组件被复用时，那么多个组件实例就会共用同一个 data 对象，这样改变其中一个实例的 data，就会改变所有的</w:t>
      </w:r>
    </w:p>
    <w:p>
      <w:pPr>
        <w:pStyle w:val="114"/>
        <w:rPr>
          <w:lang w:eastAsia="zh-CN"/>
        </w:rPr>
      </w:pPr>
      <w:r>
        <w:rPr>
          <w:rStyle w:val="113"/>
          <w:i w:val="0"/>
          <w:lang w:eastAsia="zh-CN"/>
        </w:rPr>
        <w:tab/>
      </w:r>
      <w:r>
        <w:rPr>
          <w:rStyle w:val="113"/>
          <w:i w:val="0"/>
          <w:lang w:eastAsia="zh-CN"/>
        </w:rPr>
        <w:t>因此写成函数返回值的形式，使得每个组件实例都会拥有自己的私有数据空间，不会造成混乱</w:t>
      </w:r>
    </w:p>
    <w:p>
      <w:pPr>
        <w:pStyle w:val="97"/>
        <w:rPr>
          <w:lang w:eastAsia="zh-CN"/>
        </w:rPr>
      </w:pPr>
      <w:r>
        <w:rPr>
          <w:lang w:eastAsia="zh-CN"/>
        </w:rPr>
        <w:t>5、vue 里数组改变为什么有的会渲染，有的不会渲染</w:t>
      </w:r>
    </w:p>
    <w:p>
      <w:pPr>
        <w:pStyle w:val="114"/>
        <w:rPr>
          <w:rStyle w:val="113"/>
          <w:i w:val="0"/>
          <w:lang w:eastAsia="zh-CN"/>
        </w:rPr>
      </w:pPr>
      <w:r>
        <w:rPr>
          <w:rStyle w:val="113"/>
          <w:i w:val="0"/>
          <w:lang w:eastAsia="zh-CN"/>
        </w:rPr>
        <w:tab/>
      </w:r>
      <w:r>
        <w:rPr>
          <w:rStyle w:val="113"/>
          <w:i w:val="0"/>
          <w:lang w:eastAsia="zh-CN"/>
        </w:rPr>
        <w:t>对用数组的变异方法进行数组操作时可以达到视图的重新渲染，因为 vue 对这些方法进行了包裹</w:t>
      </w:r>
    </w:p>
    <w:p>
      <w:pPr>
        <w:pStyle w:val="114"/>
        <w:rPr>
          <w:rStyle w:val="113"/>
          <w:i w:val="0"/>
          <w:lang w:eastAsia="zh-CN"/>
        </w:rPr>
      </w:pPr>
      <w:r>
        <w:rPr>
          <w:rStyle w:val="113"/>
          <w:i w:val="0"/>
          <w:lang w:eastAsia="zh-CN"/>
        </w:rPr>
        <w:tab/>
      </w:r>
      <w:r>
        <w:rPr>
          <w:rStyle w:val="113"/>
          <w:i w:val="0"/>
          <w:lang w:eastAsia="zh-CN"/>
        </w:rPr>
        <w:t>vue 不能检测一下数组的变动:</w:t>
      </w:r>
    </w:p>
    <w:p>
      <w:pPr>
        <w:pStyle w:val="114"/>
        <w:rPr>
          <w:rStyle w:val="113"/>
          <w:i w:val="0"/>
          <w:lang w:eastAsia="zh-CN"/>
        </w:rPr>
      </w:pPr>
      <w:r>
        <w:rPr>
          <w:rStyle w:val="113"/>
          <w:i w:val="0"/>
          <w:lang w:eastAsia="zh-CN"/>
        </w:rPr>
        <w:tab/>
      </w:r>
      <w:r>
        <w:rPr>
          <w:rStyle w:val="113"/>
          <w:i w:val="0"/>
          <w:lang w:eastAsia="zh-CN"/>
        </w:rPr>
        <w:tab/>
      </w:r>
      <w:r>
        <w:rPr>
          <w:rStyle w:val="113"/>
          <w:i w:val="0"/>
          <w:lang w:eastAsia="zh-CN"/>
        </w:rPr>
        <w:t>(1) 利用索引直接设置一个数组项时</w:t>
      </w:r>
    </w:p>
    <w:p>
      <w:pPr>
        <w:pStyle w:val="114"/>
        <w:rPr>
          <w:rStyle w:val="113"/>
          <w:i w:val="0"/>
          <w:lang w:eastAsia="zh-CN"/>
        </w:rPr>
      </w:pPr>
      <w:r>
        <w:rPr>
          <w:rStyle w:val="113"/>
          <w:i w:val="0"/>
          <w:lang w:eastAsia="zh-CN"/>
        </w:rPr>
        <w:tab/>
      </w:r>
      <w:r>
        <w:rPr>
          <w:rStyle w:val="113"/>
          <w:i w:val="0"/>
          <w:lang w:eastAsia="zh-CN"/>
        </w:rPr>
        <w:tab/>
      </w:r>
      <w:r>
        <w:rPr>
          <w:rStyle w:val="113"/>
          <w:i w:val="0"/>
          <w:lang w:eastAsia="zh-CN"/>
        </w:rPr>
        <w:t>(2) 修改数组的长度时</w:t>
      </w:r>
    </w:p>
    <w:p>
      <w:pPr>
        <w:pStyle w:val="114"/>
        <w:rPr>
          <w:lang w:eastAsia="zh-CN"/>
        </w:rPr>
      </w:pPr>
      <w:r>
        <w:rPr>
          <w:rStyle w:val="113"/>
          <w:i w:val="0"/>
          <w:lang w:eastAsia="zh-CN"/>
        </w:rPr>
        <w:tab/>
      </w:r>
      <w:r>
        <w:rPr>
          <w:rStyle w:val="113"/>
          <w:i w:val="0"/>
          <w:lang w:eastAsia="zh-CN"/>
        </w:rPr>
        <w:t>因为这样的操作 vue 根本没法做一个 Object.defineProperty 处理</w:t>
      </w:r>
    </w:p>
    <w:p>
      <w:pPr>
        <w:pStyle w:val="97"/>
        <w:rPr>
          <w:lang w:eastAsia="zh-CN"/>
        </w:rPr>
      </w:pPr>
      <w:r>
        <w:rPr>
          <w:lang w:eastAsia="zh-CN"/>
        </w:rPr>
        <w:t>6、update 里去改变 data 值会有问题吗？</w:t>
      </w:r>
    </w:p>
    <w:p>
      <w:pPr>
        <w:pStyle w:val="114"/>
        <w:rPr>
          <w:lang w:eastAsia="zh-CN"/>
        </w:rPr>
      </w:pPr>
      <w:r>
        <w:rPr>
          <w:rStyle w:val="113"/>
          <w:i w:val="0"/>
          <w:lang w:eastAsia="zh-CN"/>
        </w:rPr>
        <w:tab/>
      </w:r>
      <w:r>
        <w:rPr>
          <w:rStyle w:val="113"/>
          <w:i w:val="0"/>
          <w:lang w:eastAsia="zh-CN"/>
        </w:rPr>
        <w:t>由于数据更改导致的虚拟 DOM 重新渲染和打补丁，在这之后会调用 update 钩子。应避免在此期间更改状态，否则可能导致死循环</w:t>
      </w:r>
    </w:p>
    <w:p>
      <w:pPr>
        <w:pStyle w:val="97"/>
      </w:pPr>
      <w:r>
        <w:t>7、加载数据在 created 好还是 mounted 好，两者区别？</w:t>
      </w:r>
    </w:p>
    <w:p>
      <w:pPr>
        <w:pStyle w:val="114"/>
        <w:rPr>
          <w:rStyle w:val="113"/>
          <w:rFonts w:hint="eastAsia" w:eastAsiaTheme="minorEastAsia"/>
          <w:i w:val="0"/>
          <w:lang w:eastAsia="zh-CN"/>
        </w:rPr>
      </w:pPr>
      <w:r>
        <w:rPr>
          <w:rStyle w:val="113"/>
          <w:i w:val="0"/>
        </w:rPr>
        <w:tab/>
      </w:r>
      <w:r>
        <w:rPr>
          <w:rStyle w:val="113"/>
          <w:i w:val="0"/>
        </w:rPr>
        <w:t>在 created 比较好，如果在 mounted 钩子函数中请求数据可能导致页面闪烁问题</w:t>
      </w:r>
    </w:p>
    <w:p>
      <w:pPr>
        <w:pStyle w:val="114"/>
        <w:rPr>
          <w:rStyle w:val="113"/>
          <w:rFonts w:hint="eastAsia" w:eastAsiaTheme="minorEastAsia"/>
          <w:i w:val="0"/>
          <w:lang w:eastAsia="zh-CN"/>
        </w:rPr>
      </w:pPr>
      <w:r>
        <w:rPr>
          <w:rStyle w:val="113"/>
          <w:i w:val="0"/>
        </w:rPr>
        <w:tab/>
      </w:r>
      <w:r>
        <w:rPr>
          <w:rStyle w:val="113"/>
          <w:i w:val="0"/>
        </w:rPr>
        <w:t>两者区别:</w:t>
      </w:r>
    </w:p>
    <w:p>
      <w:pPr>
        <w:pStyle w:val="114"/>
        <w:rPr>
          <w:rStyle w:val="113"/>
          <w:rFonts w:hint="eastAsia" w:eastAsiaTheme="minorEastAsia"/>
          <w:i w:val="0"/>
          <w:lang w:eastAsia="zh-CN"/>
        </w:rPr>
      </w:pPr>
      <w:r>
        <w:rPr>
          <w:rStyle w:val="113"/>
          <w:i w:val="0"/>
        </w:rPr>
        <w:tab/>
      </w:r>
      <w:r>
        <w:rPr>
          <w:rStyle w:val="113"/>
          <w:i w:val="0"/>
        </w:rPr>
        <w:tab/>
      </w:r>
      <w:r>
        <w:rPr>
          <w:rStyle w:val="113"/>
          <w:i w:val="0"/>
        </w:rPr>
        <w:tab/>
      </w:r>
      <w:r>
        <w:rPr>
          <w:rStyle w:val="113"/>
          <w:i w:val="0"/>
        </w:rPr>
        <w:t>created:在模块渲染成html前调用，即通常初始化某些属性值，然后在渲染成视图</w:t>
      </w:r>
    </w:p>
    <w:p>
      <w:pPr>
        <w:pStyle w:val="114"/>
      </w:pPr>
      <w:r>
        <w:rPr>
          <w:rStyle w:val="113"/>
          <w:i w:val="0"/>
        </w:rPr>
        <w:tab/>
      </w:r>
      <w:r>
        <w:rPr>
          <w:rStyle w:val="113"/>
          <w:i w:val="0"/>
        </w:rPr>
        <w:tab/>
      </w:r>
      <w:r>
        <w:rPr>
          <w:rStyle w:val="113"/>
          <w:i w:val="0"/>
        </w:rPr>
        <w:tab/>
      </w:r>
      <w:r>
        <w:rPr>
          <w:rStyle w:val="113"/>
          <w:i w:val="0"/>
        </w:rPr>
        <w:t>mounted:在模块渲染成html后调用，通常是初始化页面完成后，再对html的dom节点进行一些需要的操作</w:t>
      </w:r>
    </w:p>
    <w:p>
      <w:pPr>
        <w:pStyle w:val="97"/>
      </w:pPr>
      <w:r>
        <w:t>8、vue 通信的几种方式</w:t>
      </w:r>
    </w:p>
    <w:p>
      <w:pPr>
        <w:pStyle w:val="114"/>
        <w:rPr>
          <w:rStyle w:val="113"/>
          <w:rFonts w:hint="eastAsia" w:eastAsiaTheme="minorEastAsia"/>
          <w:i w:val="0"/>
          <w:lang w:eastAsia="zh-CN"/>
        </w:rPr>
      </w:pPr>
      <w:r>
        <w:rPr>
          <w:rStyle w:val="113"/>
          <w:i w:val="0"/>
        </w:rPr>
        <w:t>(1) props 和 $emit</w:t>
      </w:r>
    </w:p>
    <w:p>
      <w:pPr>
        <w:pStyle w:val="114"/>
        <w:rPr>
          <w:rStyle w:val="113"/>
          <w:rFonts w:hint="eastAsia" w:eastAsiaTheme="minorEastAsia"/>
          <w:i w:val="0"/>
          <w:lang w:eastAsia="zh-CN"/>
        </w:rPr>
      </w:pPr>
      <w:r>
        <w:rPr>
          <w:rStyle w:val="113"/>
          <w:i w:val="0"/>
        </w:rPr>
        <w:t>(2) $parent 和 $children</w:t>
      </w:r>
    </w:p>
    <w:p>
      <w:pPr>
        <w:pStyle w:val="114"/>
        <w:rPr>
          <w:rStyle w:val="113"/>
          <w:rFonts w:hint="eastAsia" w:eastAsiaTheme="minorEastAsia"/>
          <w:i w:val="0"/>
          <w:lang w:eastAsia="zh-CN"/>
        </w:rPr>
      </w:pPr>
      <w:r>
        <w:rPr>
          <w:rStyle w:val="113"/>
          <w:i w:val="0"/>
        </w:rPr>
        <w:t>(3) provide/inject</w:t>
      </w:r>
    </w:p>
    <w:p>
      <w:pPr>
        <w:pStyle w:val="114"/>
        <w:rPr>
          <w:rStyle w:val="113"/>
          <w:rFonts w:hint="eastAsia" w:eastAsiaTheme="minorEastAsia"/>
          <w:i w:val="0"/>
          <w:lang w:eastAsia="zh-CN"/>
        </w:rPr>
      </w:pPr>
      <w:r>
        <w:rPr>
          <w:rStyle w:val="113"/>
          <w:i w:val="0"/>
        </w:rPr>
        <w:t>(4) vuex(状态管理器)</w:t>
      </w:r>
    </w:p>
    <w:p>
      <w:pPr>
        <w:pStyle w:val="114"/>
      </w:pPr>
      <w:r>
        <w:rPr>
          <w:rStyle w:val="113"/>
          <w:i w:val="0"/>
        </w:rPr>
        <w:t>(5) localstorage 和 sessionStorage</w:t>
      </w:r>
    </w:p>
    <w:p>
      <w:pPr>
        <w:pStyle w:val="97"/>
      </w:pPr>
      <w:r>
        <w:t>9、vue 单向数据流</w:t>
      </w:r>
    </w:p>
    <w:p>
      <w:pPr>
        <w:pStyle w:val="114"/>
        <w:rPr>
          <w:lang w:eastAsia="zh-CN"/>
        </w:rPr>
      </w:pPr>
      <w:r>
        <w:rPr>
          <w:rStyle w:val="113"/>
          <w:i w:val="0"/>
        </w:rPr>
        <w:tab/>
      </w:r>
      <w:r>
        <w:rPr>
          <w:rStyle w:val="113"/>
          <w:i w:val="0"/>
        </w:rPr>
        <w:t>父级 prop 的更新会向下流动到子组件中，但是反过来则不行。</w:t>
      </w:r>
      <w:r>
        <w:rPr>
          <w:rStyle w:val="113"/>
          <w:i w:val="0"/>
          <w:lang w:eastAsia="zh-CN"/>
        </w:rPr>
        <w:t>这样会防止从子组件意外改变父级组件的状态，从而导致你的应用的数据流向难以理解</w:t>
      </w:r>
    </w:p>
    <w:p>
      <w:pPr>
        <w:pStyle w:val="97"/>
        <w:rPr>
          <w:lang w:eastAsia="zh-CN"/>
        </w:rPr>
      </w:pPr>
      <w:r>
        <w:rPr>
          <w:lang w:eastAsia="zh-CN"/>
        </w:rPr>
        <w:t>10、vue 虚拟 dom 的作用</w:t>
      </w:r>
    </w:p>
    <w:p>
      <w:pPr>
        <w:pStyle w:val="114"/>
        <w:rPr>
          <w:lang w:eastAsia="zh-CN"/>
        </w:rPr>
      </w:pPr>
      <w:r>
        <w:rPr>
          <w:rStyle w:val="113"/>
          <w:i w:val="0"/>
          <w:lang w:eastAsia="zh-CN"/>
        </w:rPr>
        <w:t>减少了 dom 操作，减小了页面渲染过程的次数，优化了加载速度</w:t>
      </w:r>
    </w:p>
    <w:p>
      <w:r>
        <w:pict>
          <v:rect id="_x0000_i1053" o:spt="1" style="height:1.5pt;width:0pt;" coordsize="21600,21600" o:hr="t" o:hrstd="t" o:hralign="center">
            <v:path/>
            <v:fill focussize="0,0"/>
            <v:stroke/>
            <v:imagedata o:title=""/>
            <o:lock v:ext="edit"/>
            <w10:wrap type="none"/>
            <w10:anchorlock/>
          </v:rect>
        </w:pict>
      </w:r>
    </w:p>
    <w:p>
      <w:pPr>
        <w:pStyle w:val="97"/>
        <w:rPr>
          <w:lang w:eastAsia="zh-CN"/>
        </w:rPr>
      </w:pPr>
      <w:r>
        <w:rPr>
          <w:lang w:eastAsia="zh-CN"/>
        </w:rPr>
        <w:t>1、vue 的双向绑定?怎么实现的？</w:t>
      </w:r>
    </w:p>
    <w:p>
      <w:pPr>
        <w:pStyle w:val="114"/>
        <w:rPr>
          <w:rStyle w:val="113"/>
          <w:i w:val="0"/>
          <w:lang w:eastAsia="zh-CN"/>
        </w:rPr>
      </w:pPr>
      <w:r>
        <w:rPr>
          <w:rStyle w:val="113"/>
          <w:i w:val="0"/>
          <w:lang w:eastAsia="zh-CN"/>
        </w:rPr>
        <w:t>vue 数据双向绑定是通过数据劫持结合发布者-订阅者模式的方式来实现的。</w:t>
      </w:r>
    </w:p>
    <w:p>
      <w:pPr>
        <w:pStyle w:val="114"/>
        <w:rPr>
          <w:rStyle w:val="113"/>
          <w:i w:val="0"/>
          <w:lang w:eastAsia="zh-CN"/>
        </w:rPr>
      </w:pPr>
      <w:r>
        <w:rPr>
          <w:rStyle w:val="113"/>
          <w:i w:val="0"/>
          <w:lang w:eastAsia="zh-CN"/>
        </w:rPr>
        <w:t>实现数据的双向绑定:</w:t>
      </w:r>
    </w:p>
    <w:p>
      <w:pPr>
        <w:pStyle w:val="114"/>
        <w:rPr>
          <w:rStyle w:val="113"/>
          <w:i w:val="0"/>
          <w:lang w:eastAsia="zh-CN"/>
        </w:rPr>
      </w:pPr>
      <w:r>
        <w:rPr>
          <w:rStyle w:val="113"/>
          <w:i w:val="0"/>
          <w:lang w:eastAsia="zh-CN"/>
        </w:rPr>
        <w:t>1、实现一个监听器 Observer，用来劫持并监听所有属性，如果有变动的，就通知订阅者</w:t>
      </w:r>
    </w:p>
    <w:p>
      <w:pPr>
        <w:pStyle w:val="114"/>
        <w:rPr>
          <w:rStyle w:val="113"/>
          <w:i w:val="0"/>
          <w:lang w:eastAsia="zh-CN"/>
        </w:rPr>
      </w:pPr>
      <w:r>
        <w:rPr>
          <w:rStyle w:val="113"/>
          <w:i w:val="0"/>
          <w:lang w:eastAsia="zh-CN"/>
        </w:rPr>
        <w:t>2、实现一个订阅者 Watcher，可以收到属性的变化通知并执行相应的函数，从而更新视图</w:t>
      </w:r>
    </w:p>
    <w:p>
      <w:pPr>
        <w:pStyle w:val="114"/>
        <w:rPr>
          <w:rStyle w:val="113"/>
          <w:i w:val="0"/>
          <w:lang w:eastAsia="zh-CN"/>
        </w:rPr>
      </w:pPr>
      <w:r>
        <w:rPr>
          <w:rStyle w:val="113"/>
          <w:i w:val="0"/>
          <w:lang w:eastAsia="zh-CN"/>
        </w:rPr>
        <w:t>3、实现一个解析器 Compile，可以扫描和解析每个节点的相应指令，并根据初始化模块数据以及初始化响应的订阅器</w:t>
      </w:r>
    </w:p>
    <w:p>
      <w:pPr>
        <w:pStyle w:val="114"/>
        <w:rPr>
          <w:lang w:eastAsia="zh-CN"/>
        </w:rPr>
      </w:pPr>
      <w:r>
        <w:rPr>
          <w:rStyle w:val="113"/>
          <w:i w:val="0"/>
          <w:lang w:eastAsia="zh-CN"/>
        </w:rPr>
        <w:t>v-bind input.value 事件</w:t>
      </w:r>
      <w:r>
        <w:rPr>
          <w:rStyle w:val="113"/>
          <w:i w:val="0"/>
          <w:lang w:eastAsia="zh-CN"/>
        </w:rPr>
        <w:tab/>
      </w:r>
      <w:r>
        <w:rPr>
          <w:rStyle w:val="113"/>
          <w:i w:val="0"/>
          <w:lang w:eastAsia="zh-CN"/>
        </w:rPr>
        <w:tab/>
      </w:r>
      <w:r>
        <w:rPr>
          <w:rStyle w:val="113"/>
          <w:i w:val="0"/>
          <w:lang w:eastAsia="zh-CN"/>
        </w:rPr>
        <w:t>v-on input 事件</w:t>
      </w:r>
    </w:p>
    <w:p>
      <w:pPr>
        <w:pStyle w:val="97"/>
      </w:pPr>
      <w:r>
        <w:t>2、vue 的 vue-router 怎么实现的？</w:t>
      </w:r>
    </w:p>
    <w:p>
      <w:pPr>
        <w:pStyle w:val="114"/>
        <w:rPr>
          <w:rStyle w:val="113"/>
          <w:rFonts w:hint="eastAsia" w:eastAsiaTheme="minorEastAsia"/>
          <w:i w:val="0"/>
          <w:lang w:eastAsia="zh-CN"/>
        </w:rPr>
      </w:pPr>
      <w:r>
        <w:rPr>
          <w:rStyle w:val="113"/>
          <w:i w:val="0"/>
        </w:rPr>
        <w:t>vue-router 就是作为'窗口'的存在，来渲染需要展示的组件</w:t>
      </w:r>
    </w:p>
    <w:p>
      <w:pPr>
        <w:pStyle w:val="114"/>
        <w:rPr>
          <w:rStyle w:val="113"/>
          <w:rFonts w:hint="eastAsia" w:eastAsiaTheme="minorEastAsia"/>
          <w:i w:val="0"/>
          <w:lang w:eastAsia="zh-CN"/>
        </w:rPr>
      </w:pPr>
      <w:r>
        <w:rPr>
          <w:rStyle w:val="113"/>
          <w:i w:val="0"/>
        </w:rPr>
        <w:t>vue-router 是通过 vue.use 的方法被注入进 vue 实例中，在使用的时候我们需要全局用到 vue-router 和 router-link 组件，以及 this.$router/$route 这样的实例对象</w:t>
      </w:r>
    </w:p>
    <w:p>
      <w:pPr>
        <w:pStyle w:val="114"/>
        <w:rPr>
          <w:rStyle w:val="113"/>
          <w:rFonts w:hint="eastAsia" w:eastAsiaTheme="minorEastAsia"/>
          <w:i w:val="0"/>
          <w:lang w:eastAsia="zh-CN"/>
        </w:rPr>
      </w:pPr>
    </w:p>
    <w:p>
      <w:pPr>
        <w:pStyle w:val="114"/>
      </w:pPr>
      <w:r>
        <w:rPr>
          <w:rStyle w:val="113"/>
          <w:i w:val="0"/>
        </w:rPr>
        <w:t>主要有 hash 模式 和 history 模式</w:t>
      </w:r>
    </w:p>
    <w:p>
      <w:pPr>
        <w:pStyle w:val="97"/>
      </w:pPr>
      <w:r>
        <w:t>3、Webpack 的核心原理</w:t>
      </w:r>
    </w:p>
    <w:p>
      <w:pPr>
        <w:pStyle w:val="114"/>
        <w:rPr>
          <w:rStyle w:val="113"/>
          <w:rFonts w:hint="eastAsia" w:eastAsiaTheme="minorEastAsia"/>
          <w:i w:val="0"/>
          <w:lang w:eastAsia="zh-CN"/>
        </w:rPr>
      </w:pPr>
      <w:r>
        <w:rPr>
          <w:rStyle w:val="113"/>
          <w:i w:val="0"/>
        </w:rPr>
        <w:t>(1) 一切皆模块</w:t>
      </w:r>
    </w:p>
    <w:p>
      <w:pPr>
        <w:pStyle w:val="114"/>
        <w:rPr>
          <w:rStyle w:val="113"/>
          <w:rFonts w:hint="eastAsia" w:eastAsiaTheme="minorEastAsia"/>
          <w:i w:val="0"/>
          <w:lang w:eastAsia="zh-CN"/>
        </w:rPr>
      </w:pPr>
      <w:r>
        <w:rPr>
          <w:rStyle w:val="113"/>
          <w:i w:val="0"/>
        </w:rPr>
        <w:tab/>
      </w:r>
      <w:r>
        <w:rPr>
          <w:rStyle w:val="113"/>
          <w:i w:val="0"/>
        </w:rPr>
        <w:t>js、css、image和html文件都可以视作模块。因此，你可以require。我们可以将事物分割成更小的易于管理的片段，从而达到重复利用的目的</w:t>
      </w:r>
    </w:p>
    <w:p>
      <w:pPr>
        <w:pStyle w:val="114"/>
        <w:rPr>
          <w:rStyle w:val="113"/>
          <w:rFonts w:hint="eastAsia" w:eastAsiaTheme="minorEastAsia"/>
          <w:i w:val="0"/>
          <w:lang w:eastAsia="zh-CN"/>
        </w:rPr>
      </w:pPr>
      <w:r>
        <w:rPr>
          <w:rStyle w:val="113"/>
          <w:i w:val="0"/>
        </w:rPr>
        <w:t>(2) 按需加载</w:t>
      </w:r>
    </w:p>
    <w:p>
      <w:pPr>
        <w:pStyle w:val="114"/>
        <w:rPr>
          <w:lang w:eastAsia="zh-CN"/>
        </w:rPr>
      </w:pPr>
      <w:r>
        <w:rPr>
          <w:rStyle w:val="113"/>
          <w:i w:val="0"/>
        </w:rPr>
        <w:tab/>
      </w:r>
      <w:r>
        <w:rPr>
          <w:rStyle w:val="113"/>
          <w:i w:val="0"/>
        </w:rPr>
        <w:t>传统的模块打包工具(module bundlers)最终将所有的模块编译生成一个庞大的bundle.js文件。</w:t>
      </w:r>
      <w:r>
        <w:rPr>
          <w:rStyle w:val="113"/>
          <w:i w:val="0"/>
          <w:lang w:eastAsia="zh-CN"/>
        </w:rPr>
        <w:t>但是在真实的app里边。“bundle.js”文件可能有10M到15M之大可能会导致应用一直处于加载中状态。因此 Webpack 使用许多特性来分割代码然后生成多个“bundle”文件，而且异步加载部分代码以实现按需加载</w:t>
      </w:r>
    </w:p>
    <w:p>
      <w:pPr>
        <w:pStyle w:val="97"/>
      </w:pPr>
      <w:r>
        <w:t>4、vue.use</w:t>
      </w:r>
    </w:p>
    <w:p>
      <w:pPr>
        <w:pStyle w:val="114"/>
        <w:rPr>
          <w:rStyle w:val="113"/>
          <w:rFonts w:hint="eastAsia" w:eastAsiaTheme="minorEastAsia"/>
          <w:i w:val="0"/>
          <w:lang w:eastAsia="zh-CN"/>
        </w:rPr>
      </w:pPr>
      <w:r>
        <w:rPr>
          <w:rStyle w:val="113"/>
          <w:i w:val="0"/>
        </w:rPr>
        <w:tab/>
      </w:r>
      <w:r>
        <w:rPr>
          <w:rStyle w:val="113"/>
          <w:i w:val="0"/>
        </w:rPr>
        <w:t>在用 Vue 使用别人的组件时，会用到 Vue.use()。例如:Vue.use</w:t>
      </w:r>
    </w:p>
    <w:p>
      <w:pPr>
        <w:pStyle w:val="114"/>
        <w:rPr>
          <w:rStyle w:val="113"/>
          <w:rFonts w:hint="eastAsia" w:eastAsiaTheme="minorEastAsia"/>
          <w:i w:val="0"/>
          <w:lang w:eastAsia="zh-CN"/>
        </w:rPr>
      </w:pPr>
      <w:r>
        <w:rPr>
          <w:rStyle w:val="113"/>
          <w:i w:val="0"/>
        </w:rPr>
        <w:t>(VueRouter)、Vue.use(MintUI)。但是用 axios 时，就不需要用到 Vue.use(axios)，就能直接使用。因为 axios 没有 install</w:t>
      </w:r>
    </w:p>
    <w:p>
      <w:pPr>
        <w:pStyle w:val="114"/>
        <w:rPr>
          <w:lang w:eastAsia="zh-CN"/>
        </w:rPr>
      </w:pPr>
      <w:r>
        <w:rPr>
          <w:rStyle w:val="113"/>
          <w:i w:val="0"/>
        </w:rPr>
        <w:tab/>
      </w:r>
      <w:r>
        <w:rPr>
          <w:rStyle w:val="113"/>
          <w:i w:val="0"/>
        </w:rPr>
        <w:t>安装 Vue.js 插件。如果插件是一个对象，必须提供 install 方法。如果插件是一个函数，它会被作为 install 方法。</w:t>
      </w:r>
      <w:r>
        <w:rPr>
          <w:rStyle w:val="113"/>
          <w:i w:val="0"/>
          <w:lang w:eastAsia="zh-CN"/>
        </w:rPr>
        <w:t>install 方法调用时，会将 Vue 作为参数传入</w:t>
      </w:r>
    </w:p>
    <w:bookmarkEnd w:id="10"/>
    <w:p>
      <w:pPr>
        <w:pStyle w:val="9"/>
        <w:rPr>
          <w:lang w:eastAsia="zh-CN"/>
        </w:rPr>
      </w:pPr>
    </w:p>
    <w:p>
      <w:pPr>
        <w:pStyle w:val="9"/>
        <w:rPr>
          <w:lang w:eastAsia="zh-CN"/>
        </w:rPr>
      </w:pPr>
      <w:r>
        <w:rPr>
          <w:rFonts w:hint="eastAsia"/>
          <w:lang w:eastAsia="zh-CN"/>
        </w:rPr>
        <w:t>5、bind</w:t>
      </w:r>
      <w:r>
        <w:rPr>
          <w:lang w:eastAsia="zh-CN"/>
        </w:rPr>
        <w:t xml:space="preserve"> </w:t>
      </w:r>
      <w:r>
        <w:rPr>
          <w:rFonts w:hint="eastAsia"/>
          <w:lang w:eastAsia="zh-CN"/>
        </w:rPr>
        <w:t>call</w:t>
      </w:r>
      <w:r>
        <w:rPr>
          <w:lang w:eastAsia="zh-CN"/>
        </w:rPr>
        <w:t xml:space="preserve"> </w:t>
      </w:r>
      <w:r>
        <w:rPr>
          <w:rFonts w:hint="eastAsia"/>
          <w:lang w:eastAsia="zh-CN"/>
        </w:rPr>
        <w:t>apply的区别</w:t>
      </w:r>
    </w:p>
    <w:p>
      <w:r>
        <w:rPr>
          <w:rFonts w:hint="eastAsia"/>
        </w:rPr>
        <w:t>相同之处：</w:t>
      </w:r>
    </w:p>
    <w:p>
      <w:r>
        <w:rPr>
          <w:rFonts w:hint="eastAsia"/>
        </w:rPr>
        <w:t>改变函数体内 this 的指向。</w:t>
      </w:r>
    </w:p>
    <w:p>
      <w:pPr>
        <w:rPr>
          <w:rFonts w:hint="eastAsia" w:eastAsiaTheme="minorEastAsia"/>
          <w:lang w:eastAsia="zh-CN"/>
        </w:rPr>
      </w:pPr>
    </w:p>
    <w:p>
      <w:r>
        <w:rPr>
          <w:rFonts w:hint="eastAsia"/>
        </w:rPr>
        <w:t>不同之处：</w:t>
      </w:r>
    </w:p>
    <w:p>
      <w:r>
        <w:rPr>
          <w:rFonts w:hint="eastAsia"/>
        </w:rPr>
        <w:t>call、apply的区别：接受参数的方式不一样。</w:t>
      </w:r>
    </w:p>
    <w:p>
      <w:r>
        <w:rPr>
          <w:rFonts w:hint="eastAsia"/>
        </w:rPr>
        <w:t>bind：不立即执行。而apply、call 立即执行。</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区别：1.apply和call会使当前函数立即执行，bind会返回一个函数，后续需要时再调用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2、call是apply的语法糖，只有传的参数不同，call中要传</w:t>
      </w:r>
      <w:r>
        <w:rPr>
          <w:rFonts w:hint="eastAsia" w:ascii="宋体" w:hAnsi="宋体" w:eastAsia="宋体" w:cs="宋体"/>
          <w:kern w:val="0"/>
          <w:sz w:val="24"/>
          <w:szCs w:val="24"/>
        </w:rPr>
        <w:t>参数列表</w:t>
      </w:r>
      <w:r>
        <w:rPr>
          <w:rFonts w:ascii="宋体" w:hAnsi="宋体" w:eastAsia="宋体" w:cs="宋体"/>
          <w:kern w:val="0"/>
          <w:sz w:val="24"/>
          <w:szCs w:val="24"/>
        </w:rPr>
        <w:t>，apply只可以直接数组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3、bind是为函数绑定一个this上下文</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规则：fn.apply(上下文环境 ，执行所需数组)</w:t>
      </w:r>
    </w:p>
    <w:p>
      <w:pPr>
        <w:pStyle w:val="5"/>
        <w:shd w:val="clear" w:color="auto" w:fill="FFFFFF"/>
        <w:spacing w:before="120" w:after="240" w:line="390" w:lineRule="atLeast"/>
        <w:rPr>
          <w:rFonts w:ascii="微软雅黑" w:hAnsi="微软雅黑" w:eastAsia="微软雅黑"/>
          <w:color w:val="4F4F4F"/>
          <w:sz w:val="27"/>
          <w:szCs w:val="27"/>
        </w:rPr>
      </w:pPr>
      <w:r>
        <w:rPr>
          <w:rFonts w:hint="eastAsia" w:ascii="微软雅黑" w:hAnsi="微软雅黑" w:eastAsia="微软雅黑"/>
          <w:color w:val="4F4F4F"/>
          <w:sz w:val="27"/>
          <w:szCs w:val="27"/>
        </w:rPr>
        <w:t>call</w:t>
      </w:r>
    </w:p>
    <w:p>
      <w:pPr>
        <w:widowControl/>
        <w:numPr>
          <w:ilvl w:val="0"/>
          <w:numId w:val="241"/>
        </w:numPr>
        <w:shd w:val="clear" w:color="auto" w:fill="FFFFFF"/>
        <w:spacing w:before="120"/>
        <w:ind w:left="480"/>
        <w:jc w:val="left"/>
        <w:rPr>
          <w:rFonts w:ascii="Arial" w:hAnsi="Arial" w:eastAsia="宋体" w:cs="Arial"/>
          <w:sz w:val="24"/>
          <w:szCs w:val="24"/>
        </w:rPr>
      </w:pPr>
      <w:r>
        <w:rPr>
          <w:rFonts w:ascii="Arial" w:hAnsi="Arial" w:cs="Arial"/>
        </w:rPr>
        <w:t>功能: 调用函数,改变函数中的this指向</w:t>
      </w:r>
    </w:p>
    <w:p>
      <w:pPr>
        <w:widowControl/>
        <w:numPr>
          <w:ilvl w:val="0"/>
          <w:numId w:val="241"/>
        </w:numPr>
        <w:shd w:val="clear" w:color="auto" w:fill="FFFFFF"/>
        <w:spacing w:before="120"/>
        <w:ind w:left="480"/>
        <w:jc w:val="left"/>
        <w:rPr>
          <w:rFonts w:ascii="Arial" w:hAnsi="Arial" w:cs="Arial"/>
        </w:rPr>
      </w:pPr>
      <w:r>
        <w:rPr>
          <w:rFonts w:ascii="Arial" w:hAnsi="Arial" w:cs="Arial"/>
        </w:rPr>
        <w:t>参数:</w:t>
      </w:r>
    </w:p>
    <w:p>
      <w:pPr>
        <w:widowControl/>
        <w:numPr>
          <w:ilvl w:val="0"/>
          <w:numId w:val="241"/>
        </w:numPr>
        <w:shd w:val="clear" w:color="auto" w:fill="FFFFFF"/>
        <w:spacing w:before="120"/>
        <w:ind w:left="480"/>
        <w:jc w:val="left"/>
        <w:rPr>
          <w:rFonts w:ascii="Arial" w:hAnsi="Arial" w:cs="Arial"/>
        </w:rPr>
      </w:pPr>
      <w:r>
        <w:rPr>
          <w:rStyle w:val="28"/>
          <w:rFonts w:ascii="Source Code Pro" w:hAnsi="Source Code Pro"/>
          <w:color w:val="C7254E"/>
          <w:shd w:val="clear" w:color="auto" w:fill="F9F2F4"/>
        </w:rPr>
        <w:t>第一个参数</w:t>
      </w:r>
      <w:r>
        <w:rPr>
          <w:rFonts w:ascii="Arial" w:hAnsi="Arial" w:cs="Arial"/>
        </w:rPr>
        <w:t> : 设置this的指向,如果指定了 null 或者 undefined 则内部 this 指向 window</w:t>
      </w:r>
    </w:p>
    <w:p>
      <w:pPr>
        <w:widowControl/>
        <w:numPr>
          <w:ilvl w:val="0"/>
          <w:numId w:val="241"/>
        </w:numPr>
        <w:shd w:val="clear" w:color="auto" w:fill="FFFFFF"/>
        <w:spacing w:before="120"/>
        <w:ind w:left="480"/>
        <w:jc w:val="left"/>
        <w:rPr>
          <w:rFonts w:ascii="Arial" w:hAnsi="Arial" w:cs="Arial"/>
        </w:rPr>
      </w:pPr>
      <w:r>
        <w:rPr>
          <w:rStyle w:val="28"/>
          <w:rFonts w:ascii="Source Code Pro" w:hAnsi="Source Code Pro"/>
          <w:color w:val="C7254E"/>
          <w:shd w:val="clear" w:color="auto" w:fill="F9F2F4"/>
        </w:rPr>
        <w:t>其他参数</w:t>
      </w:r>
      <w:r>
        <w:rPr>
          <w:rFonts w:ascii="Arial" w:hAnsi="Arial" w:cs="Arial"/>
        </w:rPr>
        <w:t> : 对应函数的参数</w:t>
      </w:r>
    </w:p>
    <w:p>
      <w:pPr>
        <w:widowControl/>
        <w:numPr>
          <w:ilvl w:val="0"/>
          <w:numId w:val="241"/>
        </w:numPr>
        <w:shd w:val="clear" w:color="auto" w:fill="FFFFFF"/>
        <w:spacing w:before="120"/>
        <w:ind w:left="480"/>
        <w:jc w:val="left"/>
        <w:rPr>
          <w:rFonts w:ascii="Arial" w:hAnsi="Arial" w:cs="Arial"/>
        </w:rPr>
      </w:pPr>
      <w:r>
        <w:rPr>
          <w:rFonts w:ascii="Arial" w:hAnsi="Arial" w:cs="Arial"/>
        </w:rPr>
        <w:t>call的返回值就是函数的返回值</w:t>
      </w:r>
    </w:p>
    <w:p>
      <w:pPr>
        <w:pStyle w:val="5"/>
        <w:shd w:val="clear" w:color="auto" w:fill="FFFFFF"/>
        <w:spacing w:before="120" w:after="240" w:line="390" w:lineRule="atLeast"/>
        <w:rPr>
          <w:rFonts w:ascii="微软雅黑" w:hAnsi="微软雅黑" w:eastAsia="微软雅黑"/>
          <w:color w:val="4F4F4F"/>
          <w:sz w:val="27"/>
          <w:szCs w:val="27"/>
        </w:rPr>
      </w:pPr>
      <w:r>
        <w:rPr>
          <w:rFonts w:hint="eastAsia" w:ascii="微软雅黑" w:hAnsi="微软雅黑" w:eastAsia="微软雅黑"/>
          <w:color w:val="4F4F4F"/>
          <w:sz w:val="27"/>
          <w:szCs w:val="27"/>
        </w:rPr>
        <w:t>apply</w:t>
      </w:r>
    </w:p>
    <w:p>
      <w:pPr>
        <w:pStyle w:val="21"/>
        <w:numPr>
          <w:ilvl w:val="0"/>
          <w:numId w:val="242"/>
        </w:numPr>
        <w:shd w:val="clear" w:color="auto" w:fill="FFFFFF"/>
        <w:spacing w:before="0" w:beforeAutospacing="0" w:after="240" w:afterAutospacing="0" w:line="390" w:lineRule="atLeast"/>
        <w:ind w:left="480"/>
        <w:rPr>
          <w:rFonts w:ascii="Arial" w:hAnsi="Arial" w:cs="Arial"/>
          <w:color w:val="4D4D4D"/>
        </w:rPr>
      </w:pPr>
      <w:r>
        <w:rPr>
          <w:rFonts w:ascii="Arial" w:hAnsi="Arial" w:cs="Arial"/>
          <w:color w:val="4D4D4D"/>
        </w:rPr>
        <w:t>调用函数，改变函数中的this</w:t>
      </w:r>
    </w:p>
    <w:p>
      <w:pPr>
        <w:pStyle w:val="21"/>
        <w:numPr>
          <w:ilvl w:val="0"/>
          <w:numId w:val="242"/>
        </w:numPr>
        <w:shd w:val="clear" w:color="auto" w:fill="FFFFFF"/>
        <w:spacing w:before="0" w:beforeAutospacing="0" w:after="240" w:afterAutospacing="0" w:line="390" w:lineRule="atLeast"/>
        <w:ind w:left="480"/>
        <w:rPr>
          <w:rFonts w:ascii="Arial" w:hAnsi="Arial" w:cs="Arial"/>
          <w:color w:val="4D4D4D"/>
        </w:rPr>
      </w:pPr>
      <w:r>
        <w:rPr>
          <w:rFonts w:ascii="Arial" w:hAnsi="Arial" w:cs="Arial"/>
          <w:color w:val="4D4D4D"/>
        </w:rPr>
        <w:t>第一个参数 : 设置函数内部this的指向</w:t>
      </w:r>
    </w:p>
    <w:p>
      <w:pPr>
        <w:pStyle w:val="21"/>
        <w:shd w:val="clear" w:color="auto" w:fill="FFFFFF"/>
        <w:spacing w:before="0" w:beforeAutospacing="0" w:after="240" w:afterAutospacing="0" w:line="390" w:lineRule="atLeast"/>
        <w:ind w:left="480"/>
        <w:rPr>
          <w:rFonts w:ascii="Arial" w:hAnsi="Arial" w:cs="Arial"/>
          <w:color w:val="4D4D4D"/>
        </w:rPr>
      </w:pPr>
      <w:r>
        <w:rPr>
          <w:rFonts w:ascii="Arial" w:hAnsi="Arial" w:cs="Arial"/>
          <w:color w:val="4D4D4D"/>
        </w:rPr>
        <w:t>第二个参数 : 是数组</w:t>
      </w:r>
    </w:p>
    <w:p>
      <w:pPr>
        <w:pStyle w:val="21"/>
        <w:numPr>
          <w:ilvl w:val="0"/>
          <w:numId w:val="242"/>
        </w:numPr>
        <w:shd w:val="clear" w:color="auto" w:fill="FFFFFF"/>
        <w:spacing w:before="0" w:beforeAutospacing="0" w:after="240" w:afterAutospacing="0" w:line="390" w:lineRule="atLeast"/>
        <w:ind w:left="480"/>
        <w:rPr>
          <w:rFonts w:ascii="Arial" w:hAnsi="Arial" w:cs="Arial"/>
          <w:color w:val="4D4D4D"/>
        </w:rPr>
      </w:pPr>
      <w:r>
        <w:rPr>
          <w:rFonts w:ascii="Arial" w:hAnsi="Arial" w:cs="Arial"/>
          <w:color w:val="4D4D4D"/>
        </w:rPr>
        <w:t>call的返回值就是函数的返回值</w:t>
      </w:r>
    </w:p>
    <w:p>
      <w:pPr>
        <w:pStyle w:val="9"/>
        <w:rPr>
          <w:lang w:eastAsia="zh-CN"/>
        </w:rPr>
      </w:pPr>
      <w:r>
        <w:rPr>
          <w:lang w:eastAsia="zh-CN"/>
        </w:rPr>
        <w:t>bind</w:t>
      </w:r>
    </w:p>
    <w:p>
      <w:pPr>
        <w:pStyle w:val="9"/>
        <w:rPr>
          <w:lang w:eastAsia="zh-CN"/>
        </w:rPr>
      </w:pPr>
      <w:r>
        <w:rPr>
          <w:rFonts w:hint="eastAsia"/>
          <w:lang w:eastAsia="zh-CN"/>
        </w:rPr>
        <w:t>bind() 函数会创建一个新函数（称为绑定函数），新函数与被调函数（绑定函数的目标函数）具有相同的函数体（在 ECMAScript 5 规范中内置的call属性）。</w:t>
      </w:r>
    </w:p>
    <w:p>
      <w:pPr>
        <w:pStyle w:val="9"/>
        <w:rPr>
          <w:lang w:eastAsia="zh-CN"/>
        </w:rPr>
      </w:pPr>
      <w:r>
        <w:rPr>
          <w:rFonts w:hint="eastAsia"/>
          <w:lang w:eastAsia="zh-CN"/>
        </w:rPr>
        <w:t>当目标函数被调用时 this 值绑定到 bind() 的第一个参数，该参数不能被重写。绑定函数被调用时，bind() 也接受预设的参数提供给原函数。</w:t>
      </w:r>
    </w:p>
    <w:p>
      <w:pPr>
        <w:pStyle w:val="9"/>
        <w:rPr>
          <w:lang w:eastAsia="zh-CN"/>
        </w:rPr>
      </w:pPr>
      <w:r>
        <w:rPr>
          <w:rFonts w:hint="eastAsia"/>
          <w:lang w:eastAsia="zh-CN"/>
        </w:rPr>
        <w:t>一个绑定函数也能使用new操作符创建对象：这种行为就像把原函数当成构造器。提供的 this 值被忽略，同时调用时的参数被提供给模拟函数。</w:t>
      </w:r>
    </w:p>
    <w:p>
      <w:pPr>
        <w:pStyle w:val="2"/>
        <w:shd w:val="clear" w:color="auto" w:fill="FFFFFF"/>
        <w:wordWrap w:val="0"/>
        <w:spacing w:before="0" w:after="0"/>
        <w:rPr>
          <w:rFonts w:ascii="微软雅黑" w:hAnsi="微软雅黑" w:eastAsia="微软雅黑"/>
          <w:color w:val="222226"/>
          <w:sz w:val="42"/>
          <w:szCs w:val="42"/>
        </w:rPr>
      </w:pPr>
      <w:r>
        <w:rPr>
          <w:rFonts w:hint="eastAsia" w:ascii="微软雅黑" w:hAnsi="微软雅黑" w:eastAsia="微软雅黑"/>
          <w:color w:val="222226"/>
          <w:sz w:val="42"/>
          <w:szCs w:val="42"/>
        </w:rPr>
        <w:t>export与export default的区别以及需要注意事项</w:t>
      </w:r>
    </w:p>
    <w:p>
      <w:pPr>
        <w:pStyle w:val="9"/>
        <w:rPr>
          <w:lang w:eastAsia="zh-CN"/>
        </w:rPr>
      </w:pPr>
      <w:r>
        <w:rPr>
          <w:rFonts w:hint="eastAsia"/>
          <w:lang w:eastAsia="zh-CN"/>
        </w:rPr>
        <w:t>1.export与export default均可用于导出常量、函数、文件、模块等</w:t>
      </w:r>
    </w:p>
    <w:p>
      <w:pPr>
        <w:pStyle w:val="9"/>
        <w:rPr>
          <w:lang w:eastAsia="zh-CN"/>
        </w:rPr>
      </w:pPr>
    </w:p>
    <w:p>
      <w:pPr>
        <w:pStyle w:val="9"/>
        <w:rPr>
          <w:lang w:eastAsia="zh-CN"/>
        </w:rPr>
      </w:pPr>
      <w:r>
        <w:rPr>
          <w:rFonts w:hint="eastAsia"/>
          <w:lang w:eastAsia="zh-CN"/>
        </w:rPr>
        <w:t>2.在一个文件或模块中，export、import可以有多个，export default仅有一个</w:t>
      </w:r>
    </w:p>
    <w:p>
      <w:pPr>
        <w:pStyle w:val="9"/>
        <w:rPr>
          <w:lang w:eastAsia="zh-CN"/>
        </w:rPr>
      </w:pPr>
    </w:p>
    <w:p>
      <w:pPr>
        <w:pStyle w:val="9"/>
        <w:rPr>
          <w:lang w:eastAsia="zh-CN"/>
        </w:rPr>
      </w:pPr>
      <w:r>
        <w:rPr>
          <w:rFonts w:hint="eastAsia"/>
          <w:lang w:eastAsia="zh-CN"/>
        </w:rPr>
        <w:t>3.通过export方式导出，在导入时要加{ }，export default则不需要</w:t>
      </w:r>
    </w:p>
    <w:p>
      <w:pPr>
        <w:pStyle w:val="9"/>
        <w:rPr>
          <w:lang w:eastAsia="zh-CN"/>
        </w:rPr>
      </w:pPr>
    </w:p>
    <w:p>
      <w:pPr>
        <w:pStyle w:val="9"/>
        <w:rPr>
          <w:lang w:eastAsia="zh-CN"/>
        </w:rPr>
      </w:pPr>
      <w:r>
        <w:rPr>
          <w:rFonts w:hint="eastAsia"/>
          <w:lang w:eastAsia="zh-CN"/>
        </w:rPr>
        <w:t>(1) 输出单个值，使用export default</w:t>
      </w:r>
    </w:p>
    <w:p>
      <w:pPr>
        <w:pStyle w:val="9"/>
        <w:rPr>
          <w:lang w:eastAsia="zh-CN"/>
        </w:rPr>
      </w:pPr>
      <w:r>
        <w:rPr>
          <w:rFonts w:hint="eastAsia"/>
          <w:lang w:eastAsia="zh-CN"/>
        </w:rPr>
        <w:t>(2) 输出多个值，使用export</w:t>
      </w:r>
    </w:p>
    <w:p>
      <w:pPr>
        <w:pStyle w:val="9"/>
        <w:rPr>
          <w:lang w:eastAsia="zh-CN"/>
        </w:rPr>
      </w:pPr>
      <w:r>
        <w:rPr>
          <w:rFonts w:hint="eastAsia"/>
          <w:lang w:eastAsia="zh-CN"/>
        </w:rPr>
        <w:t>(3) export default与普通的export不要同时使用</w:t>
      </w:r>
    </w:p>
    <w:p>
      <w:pPr>
        <w:pStyle w:val="9"/>
        <w:rPr>
          <w:lang w:eastAsia="zh-CN"/>
        </w:rPr>
      </w:pPr>
      <w:r>
        <w:rPr>
          <w:rFonts w:hint="eastAsia"/>
          <w:lang w:eastAsia="zh-CN"/>
        </w:rPr>
        <w:t>出现问题：当使用export default {a, b, c, d} 容易造成嵌套多层；</w:t>
      </w:r>
    </w:p>
    <w:p>
      <w:pPr>
        <w:pStyle w:val="9"/>
        <w:rPr>
          <w:lang w:eastAsia="zh-CN"/>
        </w:rPr>
      </w:pPr>
      <w:r>
        <w:rPr>
          <w:rFonts w:hint="eastAsia"/>
          <w:lang w:eastAsia="zh-CN"/>
        </w:rPr>
        <w:t>结果：{a: {a, b, c, d}, b:{a, b, c, d}, c:{a, b, c, d}, d:{a, b, c, d}} //error</w:t>
      </w:r>
    </w:p>
    <w:p>
      <w:pPr>
        <w:pStyle w:val="9"/>
        <w:rPr>
          <w:lang w:eastAsia="zh-CN"/>
        </w:rPr>
      </w:pPr>
    </w:p>
    <w:p>
      <w:pPr>
        <w:pStyle w:val="2"/>
        <w:spacing w:before="0" w:after="0"/>
        <w:rPr>
          <w:rStyle w:val="27"/>
          <w:rFonts w:ascii="微软雅黑" w:hAnsi="微软雅黑" w:eastAsia="微软雅黑"/>
          <w:b w:val="0"/>
          <w:bCs w:val="0"/>
          <w:sz w:val="32"/>
          <w:szCs w:val="32"/>
        </w:rPr>
      </w:pPr>
      <w:r>
        <w:rPr>
          <w:rStyle w:val="27"/>
          <w:rFonts w:hint="eastAsia" w:ascii="微软雅黑" w:hAnsi="微软雅黑" w:eastAsia="微软雅黑"/>
          <w:b w:val="0"/>
          <w:bCs w:val="0"/>
          <w:sz w:val="32"/>
          <w:szCs w:val="32"/>
        </w:rPr>
        <w:t>1</w:t>
      </w:r>
      <w:r>
        <w:rPr>
          <w:rStyle w:val="27"/>
          <w:rFonts w:ascii="微软雅黑" w:hAnsi="微软雅黑" w:eastAsia="微软雅黑"/>
          <w:b w:val="0"/>
          <w:bCs w:val="0"/>
          <w:sz w:val="32"/>
          <w:szCs w:val="32"/>
        </w:rPr>
        <w:t>、</w:t>
      </w:r>
      <w:r>
        <w:rPr>
          <w:rStyle w:val="27"/>
          <w:rFonts w:hint="eastAsia" w:ascii="微软雅黑" w:hAnsi="微软雅黑" w:eastAsia="微软雅黑"/>
          <w:b w:val="0"/>
          <w:bCs w:val="0"/>
          <w:sz w:val="32"/>
          <w:szCs w:val="32"/>
        </w:rPr>
        <w:t>vue和react的区别</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Vue 使用的是 web 开发者更熟悉的模板与特性</w:t>
      </w:r>
      <w:r>
        <w:rPr>
          <w:rFonts w:ascii="宋体" w:hAnsi="宋体" w:eastAsia="宋体" w:cs="宋体"/>
          <w:kern w:val="0"/>
          <w:sz w:val="24"/>
          <w:szCs w:val="24"/>
        </w:rPr>
        <w:t>，Vue的API跟传统web开发者熟悉的模板契合度更高，比如Vue的单文件组件是以模板+JavaScript+CSS的组合模式呈现，它跟web现有的HTML、JavaScript、CSS能够更好地配合。</w:t>
      </w:r>
      <w:r>
        <w:rPr>
          <w:rFonts w:ascii="宋体" w:hAnsi="宋体" w:eastAsia="宋体" w:cs="宋体"/>
          <w:b/>
          <w:bCs/>
          <w:kern w:val="0"/>
          <w:sz w:val="24"/>
          <w:szCs w:val="24"/>
        </w:rPr>
        <w:t>React 的特色在于函数式编程的理念和丰富的技术选型</w:t>
      </w:r>
      <w:r>
        <w:rPr>
          <w:rFonts w:ascii="宋体" w:hAnsi="宋体" w:eastAsia="宋体" w:cs="宋体"/>
          <w:kern w:val="0"/>
          <w:sz w:val="24"/>
          <w:szCs w:val="24"/>
        </w:rPr>
        <w:t>。Vue 比起 React 更容易被前端工程师接受，这是一个直观的感受；React 则更容易吸引在 FP 上持续走下去的开发者。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从</w:t>
      </w:r>
      <w:r>
        <w:rPr>
          <w:rFonts w:ascii="宋体" w:hAnsi="宋体" w:eastAsia="宋体" w:cs="宋体"/>
          <w:b/>
          <w:bCs/>
          <w:kern w:val="0"/>
          <w:sz w:val="24"/>
          <w:szCs w:val="24"/>
        </w:rPr>
        <w:t>使用习惯和思维模式</w:t>
      </w:r>
      <w:r>
        <w:rPr>
          <w:rFonts w:ascii="宋体" w:hAnsi="宋体" w:eastAsia="宋体" w:cs="宋体"/>
          <w:kern w:val="0"/>
          <w:sz w:val="24"/>
          <w:szCs w:val="24"/>
        </w:rPr>
        <w:t>上考虑，对于一个没有任何Vue和React基础的web开发者来说， Vue会更友好，更符合他的思维模式。React对于拥有函数式编程背景的开发者以及一些并不是以web为主要开发平台的开发人员而言，React更容易接受。这并不意味着他们不能接受Vue，Vue和React之间的差异对他们来说就没有web开发者那么明显。可以说，</w:t>
      </w:r>
      <w:r>
        <w:rPr>
          <w:rFonts w:ascii="宋体" w:hAnsi="宋体" w:eastAsia="宋体" w:cs="宋体"/>
          <w:b/>
          <w:bCs/>
          <w:kern w:val="0"/>
          <w:sz w:val="24"/>
          <w:szCs w:val="24"/>
        </w:rPr>
        <w:t>Vue更加注重web开发者的习惯</w:t>
      </w:r>
      <w:r>
        <w:rPr>
          <w:rFonts w:ascii="宋体" w:hAnsi="宋体" w:eastAsia="宋体" w:cs="宋体"/>
          <w:kern w:val="0"/>
          <w:sz w:val="24"/>
          <w:szCs w:val="24"/>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b/>
          <w:bCs/>
          <w:kern w:val="0"/>
          <w:sz w:val="24"/>
          <w:szCs w:val="24"/>
        </w:rPr>
        <w:t>实现上，Vue跟React的最大区别在于数据的reactivity，就是反应式系统上。</w:t>
      </w:r>
      <w:r>
        <w:rPr>
          <w:rFonts w:ascii="宋体" w:hAnsi="宋体" w:eastAsia="宋体" w:cs="宋体"/>
          <w:kern w:val="0"/>
          <w:sz w:val="24"/>
          <w:szCs w:val="24"/>
        </w:rPr>
        <w:t>Vue提供反应式的数据，当数据改动时，界面就会自动更新，而React里面需要调用方法SetState。我把两者分别称为</w:t>
      </w:r>
      <w:r>
        <w:rPr>
          <w:rFonts w:ascii="宋体" w:hAnsi="宋体" w:eastAsia="宋体" w:cs="宋体"/>
          <w:b/>
          <w:bCs/>
          <w:kern w:val="0"/>
          <w:sz w:val="24"/>
          <w:szCs w:val="24"/>
        </w:rPr>
        <w:t>Push-based</w:t>
      </w:r>
      <w:r>
        <w:rPr>
          <w:rFonts w:ascii="宋体" w:hAnsi="宋体" w:eastAsia="宋体" w:cs="宋体"/>
          <w:kern w:val="0"/>
          <w:sz w:val="24"/>
          <w:szCs w:val="24"/>
        </w:rPr>
        <w:t>和</w:t>
      </w:r>
      <w:r>
        <w:rPr>
          <w:rFonts w:ascii="宋体" w:hAnsi="宋体" w:eastAsia="宋体" w:cs="宋体"/>
          <w:b/>
          <w:bCs/>
          <w:kern w:val="0"/>
          <w:sz w:val="24"/>
          <w:szCs w:val="24"/>
        </w:rPr>
        <w:t>Pull-based</w:t>
      </w:r>
      <w:r>
        <w:rPr>
          <w:rFonts w:ascii="宋体" w:hAnsi="宋体" w:eastAsia="宋体" w:cs="宋体"/>
          <w:kern w:val="0"/>
          <w:sz w:val="24"/>
          <w:szCs w:val="24"/>
        </w:rPr>
        <w:t>。所谓Push-based就是说，改动数据之后，数据本身会把这个改动推送出去，告知渲染系统自动进行渲染。在React里面，它是一个Pull的形式，用户要给系统一个明确的信号说明现在需要重新渲染了，这个系统才会重新渲染。两者并没有绝对的优劣之分，更多的也是思维模式和开发习惯的不同。</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两者不是完全互斥的，比如说在React里面，你也可以用一些第三方的库像MobX实现Push-based的系统，同时你也可以在Vue2.0里面，通过一些手段，比如把数据freeze起来，让数据不再具有反应式特点，或者通过手动调用组件更新的方法来做一个pull-based系统。所以两者并没有一个绝对的界限，只是默认的倾向性不同而已。</w:t>
      </w:r>
    </w:p>
    <w:p>
      <w:pPr>
        <w:pStyle w:val="9"/>
        <w:rPr>
          <w:lang w:eastAsia="zh-CN"/>
        </w:rPr>
      </w:pPr>
    </w:p>
    <w:p>
      <w:pPr>
        <w:pStyle w:val="2"/>
        <w:spacing w:before="0" w:after="0"/>
        <w:rPr>
          <w:rFonts w:ascii="微软雅黑" w:hAnsi="微软雅黑" w:eastAsia="微软雅黑"/>
          <w:b w:val="0"/>
          <w:bCs w:val="0"/>
          <w:color w:val="314659"/>
          <w:sz w:val="32"/>
          <w:szCs w:val="32"/>
        </w:rPr>
      </w:pPr>
      <w:r>
        <w:fldChar w:fldCharType="begin"/>
      </w:r>
      <w:r>
        <w:instrText xml:space="preserve"> HYPERLINK "https://www.cnblogs.com/angle-xiu/p/11347024.html" </w:instrText>
      </w:r>
      <w:r>
        <w:fldChar w:fldCharType="separate"/>
      </w:r>
      <w:r>
        <w:rPr>
          <w:rStyle w:val="27"/>
          <w:rFonts w:hint="eastAsia" w:ascii="微软雅黑" w:hAnsi="微软雅黑" w:eastAsia="微软雅黑"/>
          <w:b w:val="0"/>
          <w:bCs w:val="0"/>
          <w:sz w:val="32"/>
          <w:szCs w:val="32"/>
        </w:rPr>
        <w:t>前端性能优化方案</w:t>
      </w:r>
      <w:r>
        <w:rPr>
          <w:rStyle w:val="27"/>
          <w:rFonts w:hint="eastAsia" w:ascii="微软雅黑" w:hAnsi="微软雅黑" w:eastAsia="微软雅黑"/>
          <w:b w:val="0"/>
          <w:bCs w:val="0"/>
          <w:sz w:val="32"/>
          <w:szCs w:val="32"/>
        </w:rPr>
        <w:fldChar w:fldCharType="end"/>
      </w:r>
    </w:p>
    <w:p>
      <w:r>
        <w:rPr>
          <w:rFonts w:hint="eastAsia"/>
        </w:rPr>
        <w:t>　　1.在js中尽量减少闭包的使用(闭包不会释放栈内存)</w:t>
      </w:r>
    </w:p>
    <w:p>
      <w:r>
        <w:rPr>
          <w:rFonts w:hint="eastAsia"/>
        </w:rPr>
        <w:t>　　　　A:循环进行事件绑定时，尽可能使用自定义属性，而不用创建闭包来存储信息。</w:t>
      </w:r>
    </w:p>
    <w:p>
      <w:r>
        <w:rPr>
          <w:rFonts w:hint="eastAsia"/>
        </w:rPr>
        <w:t>　　　　B:在最外层形成一个闭包，把一些后期需要的公共信息进行存储，而不是每一个方法都创建一个闭包（例如单例模式）。</w:t>
      </w:r>
    </w:p>
    <w:p>
      <w:r>
        <w:rPr>
          <w:rFonts w:hint="eastAsia"/>
        </w:rPr>
        <w:t>　　　　C：尽可能手动释放掉不需要的内存。</w:t>
      </w:r>
    </w:p>
    <w:p>
      <w:r>
        <w:rPr>
          <w:rFonts w:hint="eastAsia"/>
        </w:rPr>
        <w:t>　　　   。。。</w:t>
      </w:r>
    </w:p>
    <w:p>
      <w:r>
        <w:rPr>
          <w:rFonts w:hint="eastAsia"/>
        </w:rPr>
        <w:t>　　2.进行js和css文件的合并，减少http请求的次数，尽可能将文件进行压缩，减少请求资源的大小。</w:t>
      </w:r>
    </w:p>
    <w:p>
      <w:r>
        <w:rPr>
          <w:rFonts w:hint="eastAsia"/>
        </w:rPr>
        <w:t>　　　　A：webpack这种自动化构建工具，可以帮我们实现代码的合并和压缩（工程化开发）</w:t>
      </w:r>
    </w:p>
    <w:p>
      <w:r>
        <w:rPr>
          <w:rFonts w:hint="eastAsia"/>
        </w:rPr>
        <w:t>　　　　B:在移动端开发过程中，如果代码不是很多，直接将css和js写html中。</w:t>
      </w:r>
    </w:p>
    <w:p>
      <w:r>
        <w:rPr>
          <w:rFonts w:hint="eastAsia"/>
        </w:rPr>
        <w:t>　　3.尽量使用字体图标和SVG图标，来代替传统的PNG等格式的图片（字体图标等是矢量图）</w:t>
      </w:r>
    </w:p>
    <w:p>
      <w:r>
        <w:rPr>
          <w:rFonts w:hint="eastAsia"/>
        </w:rPr>
        <w:t>　　</w:t>
      </w:r>
    </w:p>
    <w:p>
      <w:r>
        <w:rPr>
          <w:rFonts w:hint="eastAsia"/>
        </w:rPr>
        <w:t>　　4.减少对DOM的操作（主要是减少DOM的重绘和回流（重排））</w:t>
      </w:r>
    </w:p>
    <w:p>
      <w:r>
        <w:rPr>
          <w:rFonts w:hint="eastAsia"/>
        </w:rPr>
        <w:t>　　　　A：关于重排的分离读写（浏览器会将连续dom操作一起缓存起来一起操作）</w:t>
      </w:r>
    </w:p>
    <w:p>
      <w:r>
        <w:rPr>
          <w:rFonts w:hint="eastAsia"/>
        </w:rPr>
        <w:t>　　　　B:使用文档碎片或者字符串做数据绑定（DOM的动态创建）</w:t>
      </w:r>
    </w:p>
    <w:p>
      <w:r>
        <w:rPr>
          <w:rFonts w:hint="eastAsia"/>
        </w:rPr>
        <w:t>　　5.js避免“嵌套循环”（会额外增加很多次循环次数）和“死循环”（浏览器会死机）</w:t>
      </w:r>
    </w:p>
    <w:p>
      <w:r>
        <w:rPr>
          <w:rFonts w:hint="eastAsia"/>
        </w:rPr>
        <w:t> </w:t>
      </w:r>
    </w:p>
    <w:p>
      <w:r>
        <w:rPr>
          <w:rFonts w:hint="eastAsia"/>
        </w:rPr>
        <w:t>　　6.采用图片“懒加载”，加快第一次加载的速度，实际并没有减少请求次数</w:t>
      </w:r>
    </w:p>
    <w:p>
      <w:r>
        <w:rPr>
          <w:rFonts w:hint="eastAsia"/>
        </w:rPr>
        <w:t>　　　　步骤：开始加载页面是，所有的真实图片都不去发送请求，而是给一张占位的背景图，当页面加载完后，并且图片出现在可是区域再去做图片加载。</w:t>
      </w:r>
    </w:p>
    <w:p>
      <w:r>
        <w:rPr>
          <w:rFonts w:hint="eastAsia"/>
        </w:rPr>
        <w:t> </w:t>
      </w:r>
    </w:p>
    <w:p>
      <w:r>
        <w:rPr>
          <w:rFonts w:hint="eastAsia"/>
        </w:rPr>
        <w:t>　　7.利用浏览器和服务器端的缓存技术（304缓存），把一些不经常变更的资源进行缓存，例如js和css文件。目的就是减少请求大小。</w:t>
      </w:r>
    </w:p>
    <w:p>
      <w:r>
        <w:rPr>
          <w:rFonts w:hint="eastAsia"/>
        </w:rPr>
        <w:t> </w:t>
      </w:r>
    </w:p>
    <w:p>
      <w:r>
        <w:rPr>
          <w:rFonts w:hint="eastAsia"/>
        </w:rPr>
        <w:t>　　8.尽可能使用事件委托来处理绑定的操作，减少DOM的频繁操作。</w:t>
      </w:r>
    </w:p>
    <w:p>
      <w:pPr>
        <w:pStyle w:val="9"/>
        <w:rPr>
          <w:lang w:eastAsia="zh-CN"/>
        </w:rPr>
      </w:pPr>
    </w:p>
    <w:p>
      <w:pPr>
        <w:pStyle w:val="9"/>
        <w:rPr>
          <w:lang w:eastAsia="zh-CN"/>
        </w:rPr>
      </w:pPr>
    </w:p>
    <w:p>
      <w:pPr>
        <w:pStyle w:val="2"/>
        <w:spacing w:before="0" w:after="0"/>
        <w:rPr>
          <w:rStyle w:val="27"/>
          <w:rFonts w:ascii="微软雅黑" w:hAnsi="微软雅黑" w:eastAsia="微软雅黑"/>
          <w:b w:val="0"/>
          <w:bCs w:val="0"/>
          <w:sz w:val="32"/>
          <w:szCs w:val="32"/>
        </w:rPr>
      </w:pPr>
      <w:r>
        <w:rPr>
          <w:rStyle w:val="27"/>
          <w:rFonts w:hint="eastAsia" w:ascii="微软雅黑" w:hAnsi="微软雅黑" w:eastAsia="微软雅黑"/>
          <w:b w:val="0"/>
          <w:bCs w:val="0"/>
          <w:sz w:val="32"/>
          <w:szCs w:val="32"/>
        </w:rPr>
        <w:t>前端常用的缓存技术</w:t>
      </w:r>
    </w:p>
    <w:p>
      <w:pPr>
        <w:pStyle w:val="9"/>
        <w:rPr>
          <w:rFonts w:ascii="Arial" w:hAnsi="Arial" w:cs="Arial"/>
          <w:color w:val="4F4F4F"/>
          <w:shd w:val="clear" w:color="auto" w:fill="EEF0F4"/>
          <w:lang w:eastAsia="zh-CN"/>
        </w:rPr>
      </w:pPr>
      <w:r>
        <w:rPr>
          <w:rFonts w:ascii="Arial" w:hAnsi="Arial" w:cs="Arial"/>
          <w:color w:val="4F4F4F"/>
          <w:shd w:val="clear" w:color="auto" w:fill="EEF0F4"/>
          <w:lang w:eastAsia="zh-CN"/>
        </w:rPr>
        <w:t>CDN</w:t>
      </w:r>
      <w:r>
        <w:rPr>
          <w:rFonts w:hint="eastAsia" w:ascii="Arial" w:hAnsi="Arial" w:cs="Arial"/>
          <w:color w:val="4F4F4F"/>
          <w:shd w:val="clear" w:color="auto" w:fill="EEF0F4"/>
          <w:lang w:eastAsia="zh-CN"/>
        </w:rPr>
        <w:t>缓存</w:t>
      </w:r>
      <w:r>
        <w:rPr>
          <w:rFonts w:ascii="Arial" w:hAnsi="Arial" w:cs="Arial"/>
          <w:color w:val="4F4F4F"/>
          <w:shd w:val="clear" w:color="auto" w:fill="EEF0F4"/>
          <w:lang w:eastAsia="zh-CN"/>
        </w:rPr>
        <w:t>，即内容分发网络。CDN是构建在网络之上的内容分发网络，依靠部署在各地的边缘服务器，通过中心平台的负载均衡、内容分发、调度等功能模块，使用户就近获取所需内容，降低网络拥塞，提高用户访问响应速度和命中率</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b/>
          <w:bCs/>
          <w:color w:val="4D4D4D"/>
          <w:kern w:val="0"/>
          <w:sz w:val="24"/>
          <w:szCs w:val="24"/>
        </w:rPr>
        <w:t>优点：</w:t>
      </w:r>
    </w:p>
    <w:p>
      <w:pPr>
        <w:widowControl/>
        <w:numPr>
          <w:ilvl w:val="0"/>
          <w:numId w:val="243"/>
        </w:numPr>
        <w:shd w:val="clear" w:color="auto" w:fill="FFFFFF"/>
        <w:spacing w:before="120"/>
        <w:ind w:left="600"/>
        <w:jc w:val="left"/>
        <w:rPr>
          <w:rFonts w:ascii="Arial" w:hAnsi="Arial" w:eastAsia="宋体" w:cs="Arial"/>
          <w:color w:val="333333"/>
          <w:kern w:val="0"/>
          <w:sz w:val="24"/>
          <w:szCs w:val="24"/>
        </w:rPr>
      </w:pPr>
      <w:r>
        <w:rPr>
          <w:rFonts w:ascii="Arial" w:hAnsi="Arial" w:eastAsia="宋体" w:cs="Arial"/>
          <w:color w:val="333333"/>
          <w:kern w:val="0"/>
          <w:sz w:val="24"/>
          <w:szCs w:val="24"/>
        </w:rPr>
        <w:t>减少带宽的占用，减轻网络拥堵，提高访问速度</w:t>
      </w:r>
    </w:p>
    <w:p>
      <w:pPr>
        <w:widowControl/>
        <w:numPr>
          <w:ilvl w:val="0"/>
          <w:numId w:val="243"/>
        </w:numPr>
        <w:shd w:val="clear" w:color="auto" w:fill="FFFFFF"/>
        <w:spacing w:before="120"/>
        <w:ind w:left="600"/>
        <w:jc w:val="left"/>
        <w:rPr>
          <w:rFonts w:ascii="Arial" w:hAnsi="Arial" w:eastAsia="宋体" w:cs="Arial"/>
          <w:color w:val="333333"/>
          <w:kern w:val="0"/>
          <w:sz w:val="24"/>
          <w:szCs w:val="24"/>
        </w:rPr>
      </w:pPr>
      <w:r>
        <w:rPr>
          <w:rFonts w:ascii="Arial" w:hAnsi="Arial" w:eastAsia="宋体" w:cs="Arial"/>
          <w:color w:val="333333"/>
          <w:kern w:val="0"/>
          <w:sz w:val="24"/>
          <w:szCs w:val="24"/>
        </w:rPr>
        <w:t>减轻本地服务器负担</w:t>
      </w:r>
    </w:p>
    <w:p>
      <w:pPr>
        <w:pStyle w:val="9"/>
        <w:rPr>
          <w:rFonts w:ascii="Arial" w:hAnsi="Arial" w:cs="Arial"/>
          <w:color w:val="4F4F4F"/>
          <w:shd w:val="clear" w:color="auto" w:fill="EEF0F4"/>
        </w:rPr>
      </w:pPr>
      <w:r>
        <w:rPr>
          <w:rFonts w:ascii="Arial" w:hAnsi="Arial" w:cs="Arial"/>
          <w:color w:val="4F4F4F"/>
          <w:shd w:val="clear" w:color="auto" w:fill="EEF0F4"/>
        </w:rPr>
        <w:t>DNS（Domin Name System）是域名和IP相互映射的分布式数据库，可将域名解析成供计算机识别的IP地址</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b/>
          <w:bCs/>
          <w:color w:val="4D4D4D"/>
          <w:kern w:val="0"/>
          <w:sz w:val="24"/>
          <w:szCs w:val="24"/>
        </w:rPr>
        <w:t>DNS缓存机制：</w:t>
      </w:r>
      <w:r>
        <w:rPr>
          <w:rFonts w:ascii="Arial" w:hAnsi="Arial" w:eastAsia="宋体" w:cs="Arial"/>
          <w:color w:val="4D4D4D"/>
          <w:kern w:val="0"/>
          <w:sz w:val="24"/>
          <w:szCs w:val="24"/>
        </w:rPr>
        <w:t> 当首次访问一个域名，通过DNS解析获取其IP，并将域名及对应的IP缓存下来，当下次访问该域名时，则不再进行DNS查询，直接使用缓存下来的IP</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b/>
          <w:bCs/>
          <w:color w:val="4D4D4D"/>
          <w:kern w:val="0"/>
          <w:sz w:val="24"/>
          <w:szCs w:val="24"/>
        </w:rPr>
        <w:t>缓存时间：</w:t>
      </w:r>
      <w:r>
        <w:rPr>
          <w:rFonts w:ascii="Arial" w:hAnsi="Arial" w:eastAsia="宋体" w:cs="Arial"/>
          <w:color w:val="4D4D4D"/>
          <w:kern w:val="0"/>
          <w:sz w:val="24"/>
          <w:szCs w:val="24"/>
        </w:rPr>
        <w:t> 不同的浏览器DNS缓存时间也不同，IE默认的DNS缓存时间为30min，Firfox、Chrome默认的DNS缓存时间为1min</w:t>
      </w:r>
    </w:p>
    <w:p>
      <w:pPr>
        <w:widowControl/>
        <w:shd w:val="clear" w:color="auto" w:fill="FFFFFF"/>
        <w:spacing w:after="240"/>
        <w:jc w:val="left"/>
        <w:rPr>
          <w:rFonts w:ascii="Arial" w:hAnsi="Arial" w:eastAsia="宋体" w:cs="Arial"/>
          <w:color w:val="4D4D4D"/>
          <w:kern w:val="0"/>
          <w:sz w:val="24"/>
          <w:szCs w:val="24"/>
        </w:rPr>
      </w:pPr>
      <w:r>
        <w:rPr>
          <w:rFonts w:ascii="Arial" w:hAnsi="Arial" w:eastAsia="宋体" w:cs="Arial"/>
          <w:color w:val="4D4D4D"/>
          <w:kern w:val="0"/>
          <w:sz w:val="24"/>
          <w:szCs w:val="24"/>
        </w:rPr>
        <w:t>若域名对应的ip已更改，则需要清除DNS缓存（ipconfig/flushdns）</w:t>
      </w:r>
    </w:p>
    <w:p>
      <w:pPr>
        <w:pStyle w:val="3"/>
        <w:shd w:val="clear" w:color="auto" w:fill="FFFFFF"/>
        <w:spacing w:before="120" w:after="240" w:line="450" w:lineRule="atLeast"/>
        <w:rPr>
          <w:rFonts w:ascii="微软雅黑" w:hAnsi="微软雅黑" w:eastAsia="微软雅黑"/>
          <w:color w:val="4F4F4F"/>
          <w:sz w:val="33"/>
          <w:szCs w:val="33"/>
        </w:rPr>
      </w:pPr>
      <w:r>
        <w:rPr>
          <w:rFonts w:hint="eastAsia" w:ascii="微软雅黑" w:hAnsi="微软雅黑" w:eastAsia="微软雅黑"/>
          <w:color w:val="4F4F4F"/>
          <w:sz w:val="33"/>
          <w:szCs w:val="33"/>
        </w:rPr>
        <w:t>HTTP缓存</w:t>
      </w:r>
    </w:p>
    <w:p>
      <w:pPr>
        <w:pStyle w:val="21"/>
        <w:shd w:val="clear" w:color="auto" w:fill="FFFFFF"/>
        <w:spacing w:before="0" w:beforeAutospacing="0" w:after="240" w:afterAutospacing="0"/>
        <w:rPr>
          <w:rFonts w:ascii="Arial" w:hAnsi="Arial" w:cs="Arial"/>
          <w:color w:val="4D4D4D"/>
        </w:rPr>
      </w:pPr>
      <w:r>
        <w:rPr>
          <w:rFonts w:ascii="Arial" w:hAnsi="Arial" w:cs="Arial"/>
          <w:color w:val="4D4D4D"/>
        </w:rPr>
        <w:t>当客户端第一次完成数据请求后，浏览器会缓存本次请求的数据，当下次执行相同请求，则直接在缓存数据库中返回；但HTTP缓存有多种规则，根据是否向服务器发送请求分为 </w:t>
      </w:r>
      <w:r>
        <w:rPr>
          <w:rStyle w:val="24"/>
          <w:rFonts w:ascii="Arial" w:hAnsi="Arial" w:cs="Arial"/>
          <w:color w:val="4D4D4D"/>
        </w:rPr>
        <w:t>“强制缓存”</w:t>
      </w:r>
      <w:r>
        <w:rPr>
          <w:rFonts w:ascii="Arial" w:hAnsi="Arial" w:cs="Arial"/>
          <w:color w:val="4D4D4D"/>
        </w:rPr>
        <w:t> 和 </w:t>
      </w:r>
      <w:r>
        <w:rPr>
          <w:rStyle w:val="24"/>
          <w:rFonts w:ascii="Arial" w:hAnsi="Arial" w:cs="Arial"/>
          <w:color w:val="4D4D4D"/>
        </w:rPr>
        <w:t>“对比缓存”</w:t>
      </w:r>
      <w:r>
        <w:rPr>
          <w:rFonts w:ascii="Arial" w:hAnsi="Arial" w:cs="Arial"/>
          <w:color w:val="4D4D4D"/>
        </w:rPr>
        <w:t> 两种</w:t>
      </w:r>
    </w:p>
    <w:p>
      <w:pPr>
        <w:pStyle w:val="4"/>
        <w:shd w:val="clear" w:color="auto" w:fill="FFFFFF"/>
        <w:spacing w:before="0" w:after="0" w:line="390" w:lineRule="atLeast"/>
        <w:rPr>
          <w:rFonts w:ascii="微软雅黑" w:hAnsi="微软雅黑" w:eastAsia="微软雅黑" w:cs="宋体"/>
          <w:color w:val="4F4F4F"/>
        </w:rPr>
      </w:pPr>
      <w:bookmarkStart w:id="11" w:name="t3"/>
      <w:bookmarkEnd w:id="11"/>
      <w:r>
        <w:rPr>
          <w:rFonts w:hint="eastAsia" w:ascii="微软雅黑" w:hAnsi="微软雅黑" w:eastAsia="微软雅黑"/>
          <w:color w:val="4F4F4F"/>
        </w:rPr>
        <w:t>强制缓存</w:t>
      </w:r>
    </w:p>
    <w:p>
      <w:pPr>
        <w:pStyle w:val="21"/>
        <w:shd w:val="clear" w:color="auto" w:fill="FFFFFF"/>
        <w:spacing w:before="0" w:beforeAutospacing="0" w:after="240" w:afterAutospacing="0"/>
        <w:rPr>
          <w:rFonts w:ascii="Arial" w:hAnsi="Arial" w:cs="Arial"/>
          <w:color w:val="4D4D4D"/>
        </w:rPr>
      </w:pPr>
      <w:r>
        <w:rPr>
          <w:rFonts w:ascii="Arial" w:hAnsi="Arial" w:cs="Arial"/>
          <w:color w:val="4D4D4D"/>
        </w:rPr>
        <w:t>当客户端发送请求时，若浏览器中有该请求的缓存数据，则直接返回缓存数据；</w:t>
      </w:r>
    </w:p>
    <w:p>
      <w:pPr>
        <w:pStyle w:val="21"/>
        <w:shd w:val="clear" w:color="auto" w:fill="FFFFFF"/>
        <w:spacing w:before="0" w:beforeAutospacing="0" w:after="240" w:afterAutospacing="0"/>
        <w:rPr>
          <w:rFonts w:ascii="Arial" w:hAnsi="Arial" w:cs="Arial"/>
          <w:color w:val="4D4D4D"/>
        </w:rPr>
      </w:pPr>
      <w:r>
        <w:rPr>
          <w:rFonts w:ascii="Arial" w:hAnsi="Arial" w:cs="Arial"/>
          <w:color w:val="4D4D4D"/>
        </w:rPr>
        <w:t>若浏览器中未有本次请求的缓存数据或缓存数据过期，则本次请求会抵达服务器去请求数据；</w:t>
      </w:r>
    </w:p>
    <w:p>
      <w:pPr>
        <w:pStyle w:val="4"/>
        <w:shd w:val="clear" w:color="auto" w:fill="FFFFFF"/>
        <w:spacing w:before="120" w:after="240" w:line="390" w:lineRule="atLeast"/>
        <w:rPr>
          <w:rFonts w:ascii="微软雅黑" w:hAnsi="微软雅黑" w:eastAsia="微软雅黑"/>
          <w:color w:val="4F4F4F"/>
          <w:szCs w:val="27"/>
        </w:rPr>
      </w:pPr>
      <w:r>
        <w:rPr>
          <w:rFonts w:hint="eastAsia" w:ascii="微软雅黑" w:hAnsi="微软雅黑" w:eastAsia="微软雅黑"/>
          <w:color w:val="4F4F4F"/>
        </w:rPr>
        <w:t>对比缓存</w:t>
      </w:r>
    </w:p>
    <w:p>
      <w:pPr>
        <w:pStyle w:val="21"/>
        <w:shd w:val="clear" w:color="auto" w:fill="FFFFFF"/>
        <w:spacing w:before="0" w:beforeAutospacing="0" w:after="240" w:afterAutospacing="0"/>
        <w:rPr>
          <w:rFonts w:ascii="Arial" w:hAnsi="Arial" w:cs="Arial"/>
          <w:color w:val="4D4D4D"/>
        </w:rPr>
      </w:pPr>
      <w:r>
        <w:rPr>
          <w:rFonts w:ascii="Arial" w:hAnsi="Arial" w:cs="Arial"/>
          <w:color w:val="4D4D4D"/>
        </w:rPr>
        <w:t>浏览器完成一次完整请求后，服务器返回数据和缓存规则，客户端收到并缓存在缓存数据库中；</w:t>
      </w:r>
    </w:p>
    <w:p>
      <w:pPr>
        <w:pStyle w:val="21"/>
        <w:shd w:val="clear" w:color="auto" w:fill="FFFFFF"/>
        <w:spacing w:before="0" w:beforeAutospacing="0" w:after="240" w:afterAutospacing="0"/>
        <w:rPr>
          <w:rFonts w:ascii="Arial" w:hAnsi="Arial" w:cs="Arial"/>
          <w:color w:val="4D4D4D"/>
        </w:rPr>
      </w:pPr>
      <w:r>
        <w:rPr>
          <w:rFonts w:ascii="Arial" w:hAnsi="Arial" w:cs="Arial"/>
          <w:color w:val="4D4D4D"/>
        </w:rPr>
        <w:t>对比缓存顾名思义就是每次请求，客户端都会拿缓存标识去服务器判断该缓存是否可用，若可用，服务器返回304并通知客户端从缓存中读取，若不可用则服务器返回200和最新的数据和缓存规则</w:t>
      </w:r>
    </w:p>
    <w:p>
      <w:pPr>
        <w:pStyle w:val="9"/>
        <w:rPr>
          <w:lang w:eastAsia="zh-CN"/>
        </w:rPr>
      </w:pPr>
    </w:p>
    <w:p>
      <w:pPr>
        <w:pStyle w:val="4"/>
        <w:shd w:val="clear" w:color="auto" w:fill="FFFFFF"/>
        <w:spacing w:before="120" w:after="240" w:line="390" w:lineRule="atLeast"/>
        <w:rPr>
          <w:rFonts w:ascii="微软雅黑" w:hAnsi="微软雅黑" w:eastAsia="微软雅黑"/>
          <w:color w:val="4F4F4F"/>
        </w:rPr>
      </w:pPr>
      <w:r>
        <w:rPr>
          <w:rFonts w:hint="eastAsia" w:ascii="微软雅黑" w:hAnsi="微软雅黑" w:eastAsia="微软雅黑"/>
          <w:color w:val="4F4F4F"/>
        </w:rPr>
        <w:t>前端如何优化大量数据处理操作</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从数据上处理：分页分表，比如前端可以把数据分页展示，后端也分段吐数据</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从渲染上解决：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2.1 异步渲染，比如进入页面先不渲染，然后加载好页面再渲染。</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2.2 局部渲染：只渲染目前可见区域的数据，再渲染次屏数据。</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2.3 还有性能瓶颈，可以考虑web worker 做压缩和解码，也可以考虑离屏canvas做预渲染。</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3. 减少网络耗时：压缩数据，gzip等</w:t>
      </w:r>
    </w:p>
    <w:p>
      <w:pPr>
        <w:widowControl/>
        <w:jc w:val="left"/>
        <w:rPr>
          <w:rFonts w:hint="eastAsia" w:ascii="宋体" w:hAnsi="宋体" w:eastAsia="宋体" w:cs="宋体"/>
          <w:kern w:val="0"/>
          <w:sz w:val="24"/>
          <w:szCs w:val="24"/>
          <w:lang w:eastAsia="zh-CN"/>
        </w:rPr>
      </w:pPr>
    </w:p>
    <w:p>
      <w:pPr>
        <w:widowControl/>
        <w:jc w:val="left"/>
        <w:rPr>
          <w:rFonts w:hint="eastAsia" w:ascii="宋体" w:hAnsi="宋体" w:eastAsia="宋体" w:cs="宋体"/>
          <w:kern w:val="0"/>
          <w:sz w:val="24"/>
          <w:szCs w:val="24"/>
          <w:lang w:eastAsia="zh-CN"/>
        </w:rPr>
      </w:pPr>
    </w:p>
    <w:p>
      <w:pPr>
        <w:widowControl/>
        <w:jc w:val="left"/>
        <w:rPr>
          <w:rFonts w:hint="eastAsia" w:ascii="宋体" w:hAnsi="宋体" w:eastAsia="宋体" w:cs="宋体"/>
          <w:kern w:val="0"/>
          <w:sz w:val="24"/>
          <w:szCs w:val="24"/>
          <w:lang w:eastAsia="zh-CN"/>
        </w:rPr>
      </w:pPr>
      <w:r>
        <w:rPr>
          <w:rFonts w:ascii="宋体" w:hAnsi="宋体" w:eastAsia="宋体" w:cs="宋体"/>
          <w:kern w:val="0"/>
          <w:sz w:val="24"/>
          <w:szCs w:val="24"/>
        </w:rPr>
        <w:t>作者：counterxing</w:t>
      </w:r>
    </w:p>
    <w:p>
      <w:pPr>
        <w:widowControl/>
        <w:jc w:val="left"/>
        <w:rPr>
          <w:rFonts w:hint="eastAsia" w:ascii="宋体" w:hAnsi="宋体" w:eastAsia="宋体" w:cs="宋体"/>
          <w:kern w:val="0"/>
          <w:sz w:val="24"/>
          <w:szCs w:val="24"/>
          <w:lang w:eastAsia="zh-CN"/>
        </w:rPr>
      </w:pPr>
      <w:r>
        <w:rPr>
          <w:rFonts w:ascii="宋体" w:hAnsi="宋体" w:eastAsia="宋体" w:cs="宋体"/>
          <w:kern w:val="0"/>
          <w:sz w:val="24"/>
          <w:szCs w:val="24"/>
        </w:rPr>
        <w:t>链接：https://www.zhihu.com/question/378973828/answer/1085538980</w:t>
      </w:r>
    </w:p>
    <w:p>
      <w:pPr>
        <w:widowControl/>
        <w:jc w:val="left"/>
        <w:rPr>
          <w:rFonts w:hint="eastAsia" w:ascii="宋体" w:hAnsi="宋体" w:eastAsia="宋体" w:cs="宋体"/>
          <w:kern w:val="0"/>
          <w:sz w:val="24"/>
          <w:szCs w:val="24"/>
          <w:lang w:eastAsia="zh-CN"/>
        </w:rPr>
      </w:pPr>
      <w:r>
        <w:rPr>
          <w:rFonts w:ascii="宋体" w:hAnsi="宋体" w:eastAsia="宋体" w:cs="宋体"/>
          <w:kern w:val="0"/>
          <w:sz w:val="24"/>
          <w:szCs w:val="24"/>
        </w:rPr>
        <w:t>来源：知乎</w:t>
      </w:r>
    </w:p>
    <w:p>
      <w:pPr>
        <w:widowControl/>
        <w:jc w:val="left"/>
        <w:rPr>
          <w:rFonts w:ascii="宋体" w:hAnsi="宋体" w:eastAsia="宋体" w:cs="宋体"/>
          <w:kern w:val="0"/>
          <w:sz w:val="24"/>
          <w:szCs w:val="24"/>
        </w:rPr>
      </w:pPr>
      <w:r>
        <w:rPr>
          <w:rFonts w:ascii="宋体" w:hAnsi="宋体" w:eastAsia="宋体" w:cs="宋体"/>
          <w:kern w:val="0"/>
          <w:sz w:val="24"/>
          <w:szCs w:val="24"/>
        </w:rPr>
        <w:t>著作权归作者所有。商业转载请联系作者获得授权，非商业转载请注明出处。</w:t>
      </w:r>
    </w:p>
    <w:p>
      <w:pPr>
        <w:pStyle w:val="9"/>
        <w:rPr>
          <w:lang w:eastAsia="zh-CN"/>
        </w:rPr>
      </w:pPr>
    </w:p>
    <w:p>
      <w:pPr>
        <w:pStyle w:val="2"/>
      </w:pPr>
      <w:r>
        <w:rPr>
          <w:rFonts w:hint="eastAsia"/>
        </w:rPr>
        <w:t>项目实战</w:t>
      </w:r>
    </w:p>
    <w:p>
      <w:pPr>
        <w:pStyle w:val="9"/>
        <w:rPr>
          <w:lang w:eastAsia="zh-CN"/>
        </w:rPr>
      </w:pPr>
      <w:r>
        <w:rPr>
          <w:rFonts w:hint="eastAsia"/>
          <w:lang w:eastAsia="zh-CN"/>
        </w:rPr>
        <w:t>1、项目中的挑战</w:t>
      </w:r>
    </w:p>
    <w:p>
      <w:pPr>
        <w:pStyle w:val="20"/>
        <w:shd w:val="clear" w:color="auto" w:fill="F7F7F7"/>
        <w:rPr>
          <w:rFonts w:ascii="Consolas" w:hAnsi="Consolas"/>
          <w:color w:val="333333"/>
          <w:spacing w:val="3"/>
          <w:sz w:val="20"/>
          <w:szCs w:val="20"/>
        </w:rPr>
      </w:pPr>
      <w:r>
        <w:tab/>
      </w:r>
      <w:r>
        <w:rPr>
          <w:rFonts w:ascii="Consolas" w:hAnsi="Consolas"/>
          <w:color w:val="333333"/>
          <w:spacing w:val="3"/>
          <w:sz w:val="20"/>
          <w:szCs w:val="20"/>
        </w:rPr>
        <w:t>1.（使用缓存处理）</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 xml:space="preserve">    在做Vue开发移动端APP时，有个页面比较常见，左边是对所有菜谱品类的展示，右边是对对应菜谱的展示，一开始在开发的时候没注意，就直接在mounted()前面使用async,里面使用await调了两边接口后，又通过watch监听了品类索引变化，调了一遍接口。后面发现每次切换品类时，页面都有一闪而过的感觉，发现每次都调了一遍接口，这对性能消耗挺大。所以就尝试的走了Vuex做缓存处理。当时解决这个缓存问题用了一些巧妙的方法，首先缓存的数据，采用的是对象形式，不是数组。这样写起来更快，因为用品类的下标直接做缓存数据的key值，非常好写。不过后面又有点坑，就是我监听的是引用数据类型，不管是vue还是react，引用数据类型发生变化时，页面可能不会更新。后面又在mutation中对vuex中的数据更新时，做了一下深复制，就做好了缓存处理。因为我是根据判断这个对象中有没有数据去调接口的，如果存在，就不调接口。现在做了缓存没错，那如果以后后台的数据发生了变化的话，那我这里也不调接口了，后台数据就没有在页面上实现更新，所以在跳出这个页面的时候还要清下缓存。清缓存要在生命周期结束的时候清，如果碰到了动态组件把APP页面下的 Tap 栏包住的时候， Keep-alive。就不能用 destroyed 生命周期清除，要用 deactivated 生命周期去清除。这样才有始有终，完成缓存处理。</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2.（解决关键词高亮问题----&gt;原理和字符串敏感词替换一样，但是用在关键词高亮上算是一个技术亮点吧）</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 xml:space="preserve">    用户配置一堆关键词，在页面上将这些关键词高亮，也许你会觉得这有什么难度？用正则匹配一下出来高亮不就行了吗？但是，一开始，用户的词不多，我确实使用的是遍历，时间复杂度为n2。后来用户会配置100w量级的词，使用遍历就会使页面卡死崩溃。解决的方法就是：优化性能，高亮分三步，生成字典树，遍历页面文字，取出文字进行匹配。使用字典树代替遍历，整个页面100w量级的词绘制可以实现在1秒以内。</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3.（封装自定义组件）</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 xml:space="preserve">    在一个小程序项目需求中，要求页面头部tab栏切换的同时，对应tab栏品类的页面也要展示出来。你可能会觉得这个需求用个taroUI组件库中的tabs标签页组件不就可以完成吗？但是这个需求想满足用户的沉浸式体验，切换页面时需要有独特丝滑的专场特效。所以当时面临的问题就是，使用的UI库的组件默认样式生硬，满足不了需求。我当时是对小程序原生swiper组件进行了二次封装，主要实现了几点自定义需求：头部Tab栏品类样式使用flex动态布局，实现品类数量可变；使用 slot 插槽来动态渲染 Tab区块中的内容，配合原生swiper组件使用定义插槽；小程序原生组件&lt;swiper&gt;是有默认高度的，必须手动设置其高度，这里使用wx.getSystemInfo来动态获取屏幕尺寸。自己封装组件，踩了不少坑，但从中我学习到了：使用小程序的原生组件，并修改其默认的样式；学会使用 slot 插槽，实现组件内容的差异化；学会了使用小程序原生 api 获取手机信息，用 js 改变组件样式等等</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4.（遇到了难用的轮子）</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rPr>
      </w:pPr>
      <w:r>
        <w:rPr>
          <w:rFonts w:ascii="Consolas" w:hAnsi="Consolas" w:eastAsia="宋体" w:cs="宋体"/>
          <w:color w:val="333333"/>
          <w:spacing w:val="3"/>
          <w:sz w:val="20"/>
          <w:szCs w:val="20"/>
        </w:rPr>
        <w:t xml:space="preserve">    在写XXX小程序项目中需要实现音频播放的功能，官方已经推荐使用新的API了，然而这个小程序官方文档文档写得并不好，很多时候我们会遇到一些需求，或者改变而这些需求文档里又写得非常模糊，这就比较头疼了。小程序官方文档更新十分频繁，坑非常多。所以很多时候，我就要去不断地从文档的字里行间猜测，并结合源码一步一步地去跟踪，去尝试解决这个音频播放问题。但有时候确实超出了我的能力范围，那么我就会把我的问题提炼成一个小demo，到知乎、segmentfault思否去问，或者提问一些同样用这个轮子的作者，最终找到了新API的使用规范。</w:t>
      </w:r>
    </w:p>
    <w:p>
      <w:pPr>
        <w:pStyle w:val="9"/>
        <w:rPr>
          <w:lang w:eastAsia="zh-CN"/>
        </w:rPr>
      </w:pPr>
    </w:p>
    <w:p>
      <w:pPr>
        <w:pStyle w:val="9"/>
        <w:rPr>
          <w:rFonts w:ascii="Helvetica" w:hAnsi="Helvetica" w:cs="Helvetica"/>
          <w:color w:val="333333"/>
          <w:spacing w:val="3"/>
          <w:shd w:val="clear" w:color="auto" w:fill="FFFFFF"/>
          <w:lang w:eastAsia="zh-CN"/>
        </w:rPr>
      </w:pPr>
      <w:r>
        <w:rPr>
          <w:rFonts w:hint="eastAsia"/>
          <w:lang w:eastAsia="zh-CN"/>
        </w:rPr>
        <w:t>2、</w:t>
      </w:r>
      <w:r>
        <w:rPr>
          <w:rFonts w:ascii="Helvetica" w:hAnsi="Helvetica" w:cs="Helvetica"/>
          <w:color w:val="333333"/>
          <w:spacing w:val="3"/>
          <w:shd w:val="clear" w:color="auto" w:fill="FFFFFF"/>
          <w:lang w:eastAsia="zh-CN"/>
        </w:rPr>
        <w:t>项目研发流程中作为前端开发一般扮演的啥角色？</w:t>
      </w:r>
    </w:p>
    <w:p>
      <w:pPr>
        <w:pStyle w:val="20"/>
        <w:shd w:val="clear" w:color="auto" w:fill="F7F7F7"/>
        <w:rPr>
          <w:rStyle w:val="28"/>
          <w:rFonts w:ascii="Consolas" w:hAnsi="Consolas"/>
          <w:color w:val="333333"/>
          <w:spacing w:val="3"/>
          <w:sz w:val="20"/>
          <w:szCs w:val="20"/>
        </w:rPr>
      </w:pPr>
      <w:r>
        <w:tab/>
      </w:r>
      <w:r>
        <w:rPr>
          <w:rStyle w:val="28"/>
          <w:rFonts w:ascii="Consolas" w:hAnsi="Consolas"/>
          <w:color w:val="333333"/>
          <w:spacing w:val="3"/>
          <w:sz w:val="20"/>
          <w:szCs w:val="20"/>
        </w:rPr>
        <w:t>前端开发一般扮演着一个“团队核心废物”的角色。为什么这么说，首先在项目的研发中，UI小姐姐总感觉前端开发的页面满足不了她们的设计理念，说你没品味；后端小哥哥觉得前端开发就像只会写写样式的js交互工程师，像极了一个破美工的；测试小哥哥拿着测试报告说：这锅谁他娘的来背一下。还记得当年那个请你根据手机壳的颜色，来实现APP启动的颜色的产品经理嘛？这些对前端开发的误会难道不能折射出前端是团队里最应该学会沟通的人嘛？</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界面有问题需要和UI沟通,数据有问题需要和后台沟通,功能有问题需要和产品沟通,测试的时候给你提bug你还需要和测试沟通……毕竟前端是最接近用户的人,用户对一个网站,软件最直观的感受是反映到前端；交互体验更是前端项目的核心点。</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和UI的沟通,在工作中我们不应该是被动的实现UI的设计,而是应该合理化的提出自己的想法,不然日后返工浪费的是双方的时间。比如通用组件的设计，每次页面的提示弹窗设计，再比如你需要做一个图表,用到了echarts,你完全可以让UI基于echarts去设计样式,而不是让她在那里自由发挥，因为你永远不知道设计师的脑子里装了多少创意,这样节省的是两个人的时间,不会出现他做好样式而你实现不了的尴尬。</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和后端联调接口前，先要对业务需求了解透彻，需要哪些数据，有时候明明后台来处理某个事件很简单,后台非要你来做,这就需要我们对一个需求,一个任务的要有清晰认识了,如果对任务含糊不清,自己都没搞明白,你只能受后台摆布了.最后可能也会因为任务没有完成而备受责难了。有理有据,后台开发人员是不会说什么的,否则,后台会很不耐烦的,甚至骂你的可能都有,本身做后台比较难,尤其在查询数据,取数据,封装数据方面都比较难处理。</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面对产品经理的需求，前端应该深刻理解需求，毕竟工作性质影响了一个人的思维逻辑，前端能站在一个产品经理的角度去思考每一个需求，便显得尤其重要。不放过每一个细节也很重要。产品经理在设计一个产品的时候，都是从大方向去想问题的，大方向没有错就行了，细节脱离不了大方向。这是他们想的。但是对于程序来说，却万万不能。因为一个细节的逻辑往往决定了整个大方向。</w:t>
      </w:r>
    </w:p>
    <w:p>
      <w:pPr>
        <w:pStyle w:val="20"/>
        <w:shd w:val="clear" w:color="auto" w:fill="F7F7F7"/>
        <w:rPr>
          <w:rFonts w:ascii="Consolas" w:hAnsi="Consolas"/>
          <w:color w:val="333333"/>
          <w:spacing w:val="3"/>
        </w:rPr>
      </w:pPr>
      <w:r>
        <w:rPr>
          <w:rStyle w:val="28"/>
          <w:rFonts w:ascii="Consolas" w:hAnsi="Consolas"/>
          <w:color w:val="333333"/>
          <w:spacing w:val="3"/>
          <w:sz w:val="20"/>
          <w:szCs w:val="20"/>
        </w:rPr>
        <w:t xml:space="preserve">    举个例子：有一个需求，用户的作品需要提交审核，经过审核才可以让所有人看到。当产品经理交这个需求给你的时候，你能察觉到什么问题了吗？这里面有几个细节：1.用户提交审核后，用户可以不可以再编辑作品；2.作品是否会多次审核；3.需不需要记录审核历史；4.用户作品是否需要有版本的控制，如要产生版本，版本又是如何产生的；5.审核通过后，用户可以不可以再修改作品，若不可以，那么是不是其他人就看不见用户作品等等。</w:t>
      </w:r>
    </w:p>
    <w:p>
      <w:pPr>
        <w:pStyle w:val="9"/>
        <w:rPr>
          <w:rFonts w:ascii="Helvetica" w:hAnsi="Helvetica" w:cs="Helvetica"/>
          <w:color w:val="333333"/>
          <w:spacing w:val="3"/>
          <w:shd w:val="clear" w:color="auto" w:fill="FFFFFF"/>
          <w:lang w:eastAsia="zh-CN"/>
        </w:rPr>
      </w:pPr>
      <w:r>
        <w:rPr>
          <w:lang w:eastAsia="zh-CN"/>
        </w:rPr>
        <w:t>3</w:t>
      </w:r>
      <w:r>
        <w:rPr>
          <w:rFonts w:hint="eastAsia"/>
          <w:lang w:eastAsia="zh-CN"/>
        </w:rPr>
        <w:t>、</w:t>
      </w:r>
      <w:r>
        <w:rPr>
          <w:rFonts w:ascii="Helvetica" w:hAnsi="Helvetica" w:cs="Helvetica"/>
          <w:color w:val="333333"/>
          <w:spacing w:val="3"/>
          <w:shd w:val="clear" w:color="auto" w:fill="FFFFFF"/>
          <w:lang w:eastAsia="zh-CN"/>
        </w:rPr>
        <w:t>现在有的项目中觉得哪些项目可以继续优化，为啥没有优化？</w:t>
      </w:r>
    </w:p>
    <w:p>
      <w:pPr>
        <w:pStyle w:val="20"/>
        <w:shd w:val="clear" w:color="auto" w:fill="F7F7F7"/>
        <w:rPr>
          <w:rStyle w:val="28"/>
          <w:rFonts w:ascii="Consolas" w:hAnsi="Consolas"/>
          <w:color w:val="333333"/>
          <w:spacing w:val="3"/>
          <w:sz w:val="20"/>
          <w:szCs w:val="20"/>
        </w:rPr>
      </w:pPr>
      <w:r>
        <w:tab/>
      </w:r>
      <w:r>
        <w:rPr>
          <w:rStyle w:val="28"/>
          <w:rFonts w:ascii="Consolas" w:hAnsi="Consolas"/>
          <w:color w:val="333333"/>
          <w:spacing w:val="3"/>
          <w:sz w:val="20"/>
          <w:szCs w:val="20"/>
        </w:rPr>
        <w:t>之前用vue做了一个动态官网项目，后期客户要求seo，百度上之前搜索不到官网地址，后来在项目的入口文件index.html页面加上了，固定的meta标签，加上name名为keywords、description的meta标签。以上做了个简单的seo优化，这个项目有几个官网，但是其中只有一个官网要求seo，也就是在百度能够搜索到，当时为了应急，就写死了，但是，其它的网站也就会受到干扰了，也就是对于一个项目对应几个官网，写死的meta标签做seo是不科学的。</w:t>
      </w: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如果这个项目要解决seo优化，可以用服务端渲染（ssr），如果项目刚开始就考虑到seo，采用服务端渲染，那么就用服务端渲染就得了。但是一般来讲，项目做到后期才会考虑到seo的问题，这时再去搞服务端渲染，相当于重头写项目，非常耗费人力物力。</w:t>
      </w:r>
    </w:p>
    <w:p>
      <w:pPr>
        <w:pStyle w:val="20"/>
        <w:shd w:val="clear" w:color="auto" w:fill="F7F7F7"/>
        <w:rPr>
          <w:rFonts w:ascii="Consolas" w:hAnsi="Consolas"/>
          <w:color w:val="333333"/>
          <w:spacing w:val="3"/>
        </w:rPr>
      </w:pPr>
      <w:r>
        <w:rPr>
          <w:rStyle w:val="28"/>
          <w:rFonts w:ascii="Consolas" w:hAnsi="Consolas"/>
          <w:color w:val="333333"/>
          <w:spacing w:val="3"/>
          <w:sz w:val="20"/>
          <w:szCs w:val="20"/>
        </w:rPr>
        <w:t xml:space="preserve">    所以先只考虑在首页加入 meta 标签提供一些元数据，使用简单、具有表意性的 title 以及使用 h5 提供的具有语义化的标签（不要一堆 div），生成对 search engine 友好的 sitemap，使用合理的 html 结构（比如按标题、内容、页脚这样的顺序、或者将重要的内容放在 html 前，其他放在后）</w:t>
      </w:r>
    </w:p>
    <w:p>
      <w:pPr>
        <w:pStyle w:val="9"/>
        <w:rPr>
          <w:lang w:eastAsia="zh-CN"/>
        </w:rPr>
      </w:pPr>
    </w:p>
    <w:p>
      <w:pPr>
        <w:pStyle w:val="9"/>
        <w:rPr>
          <w:lang w:eastAsia="zh-CN"/>
        </w:rPr>
      </w:pPr>
    </w:p>
    <w:p>
      <w:pPr>
        <w:pStyle w:val="9"/>
        <w:rPr>
          <w:rFonts w:ascii="Helvetica" w:hAnsi="Helvetica" w:cs="Helvetica"/>
          <w:color w:val="333333"/>
          <w:spacing w:val="3"/>
          <w:shd w:val="clear" w:color="auto" w:fill="FFFFFF"/>
          <w:lang w:eastAsia="zh-CN"/>
        </w:rPr>
      </w:pPr>
      <w:r>
        <w:rPr>
          <w:lang w:eastAsia="zh-CN"/>
        </w:rPr>
        <w:t>4</w:t>
      </w:r>
      <w:r>
        <w:rPr>
          <w:rFonts w:hint="eastAsia"/>
          <w:lang w:eastAsia="zh-CN"/>
        </w:rPr>
        <w:t>、</w:t>
      </w:r>
      <w:r>
        <w:rPr>
          <w:rFonts w:ascii="Helvetica" w:hAnsi="Helvetica" w:cs="Helvetica"/>
          <w:color w:val="333333"/>
          <w:spacing w:val="3"/>
          <w:shd w:val="clear" w:color="auto" w:fill="FFFFFF"/>
          <w:lang w:eastAsia="zh-CN"/>
        </w:rPr>
        <w:t>讲一下最近的这个项目中都负责什么</w:t>
      </w:r>
    </w:p>
    <w:p>
      <w:pPr>
        <w:pStyle w:val="20"/>
        <w:shd w:val="clear" w:color="auto" w:fill="F7F7F7"/>
        <w:rPr>
          <w:rStyle w:val="28"/>
          <w:rFonts w:ascii="Consolas" w:hAnsi="Consolas"/>
          <w:color w:val="333333"/>
          <w:spacing w:val="3"/>
          <w:sz w:val="20"/>
          <w:szCs w:val="20"/>
        </w:rPr>
      </w:pPr>
      <w:r>
        <w:tab/>
      </w:r>
      <w:r>
        <w:rPr>
          <w:rStyle w:val="28"/>
          <w:rFonts w:ascii="Consolas" w:hAnsi="Consolas"/>
          <w:color w:val="333333"/>
          <w:spacing w:val="3"/>
          <w:sz w:val="20"/>
          <w:szCs w:val="20"/>
        </w:rPr>
        <w:t>1. 这个项目的列表展示与详情页是我负责的。我对于后端传递的数据进行了怎样的处理，在异步请求中选择了一定的异步分割处理数据，拆分一次性阻塞主线程的时间，可以减少用户的等待，页面滚动时选择节流，减少无效的axios请求等等，对自己模块所负责的内容，进行梳理。</w:t>
      </w:r>
    </w:p>
    <w:p>
      <w:pPr>
        <w:pStyle w:val="20"/>
        <w:shd w:val="clear" w:color="auto" w:fill="F7F7F7"/>
        <w:rPr>
          <w:rStyle w:val="28"/>
          <w:rFonts w:ascii="Consolas" w:hAnsi="Consolas"/>
          <w:color w:val="333333"/>
          <w:spacing w:val="3"/>
          <w:sz w:val="20"/>
          <w:szCs w:val="20"/>
        </w:rPr>
      </w:pPr>
    </w:p>
    <w:p>
      <w:pPr>
        <w:pStyle w:val="20"/>
        <w:shd w:val="clear" w:color="auto" w:fill="F7F7F7"/>
        <w:rPr>
          <w:rStyle w:val="28"/>
          <w:rFonts w:ascii="Consolas" w:hAnsi="Consolas"/>
          <w:color w:val="333333"/>
          <w:spacing w:val="3"/>
          <w:sz w:val="20"/>
          <w:szCs w:val="20"/>
        </w:rPr>
      </w:pPr>
      <w:r>
        <w:rPr>
          <w:rStyle w:val="28"/>
          <w:rFonts w:ascii="Consolas" w:hAnsi="Consolas"/>
          <w:color w:val="333333"/>
          <w:spacing w:val="3"/>
          <w:sz w:val="20"/>
          <w:szCs w:val="20"/>
        </w:rPr>
        <w:t xml:space="preserve">    2. 这个项目的登录，注册，模块是我负责的。我对不同角色的鉴权是怎么实现的。。。</w:t>
      </w:r>
    </w:p>
    <w:p>
      <w:pPr>
        <w:pStyle w:val="20"/>
        <w:shd w:val="clear" w:color="auto" w:fill="F7F7F7"/>
        <w:rPr>
          <w:rStyle w:val="28"/>
          <w:rFonts w:ascii="Consolas" w:hAnsi="Consolas"/>
          <w:color w:val="333333"/>
          <w:spacing w:val="3"/>
          <w:sz w:val="20"/>
          <w:szCs w:val="20"/>
        </w:rPr>
      </w:pPr>
    </w:p>
    <w:p>
      <w:pPr>
        <w:pStyle w:val="20"/>
        <w:shd w:val="clear" w:color="auto" w:fill="F7F7F7"/>
        <w:rPr>
          <w:rFonts w:ascii="Consolas" w:hAnsi="Consolas"/>
          <w:color w:val="333333"/>
          <w:spacing w:val="3"/>
        </w:rPr>
      </w:pPr>
      <w:r>
        <w:rPr>
          <w:rStyle w:val="28"/>
          <w:rFonts w:ascii="Consolas" w:hAnsi="Consolas"/>
          <w:color w:val="333333"/>
          <w:spacing w:val="3"/>
          <w:sz w:val="20"/>
          <w:szCs w:val="20"/>
        </w:rPr>
        <w:t xml:space="preserve">    3. 这个项目的表单提交页是我负责的。。。。用了什么UI组件。。。</w:t>
      </w:r>
    </w:p>
    <w:p>
      <w:pPr>
        <w:pStyle w:val="9"/>
        <w:rPr>
          <w:lang w:eastAsia="zh-CN"/>
        </w:rPr>
      </w:pPr>
    </w:p>
    <w:p>
      <w:pPr>
        <w:pStyle w:val="9"/>
        <w:rPr>
          <w:rFonts w:ascii="Helvetica" w:hAnsi="Helvetica" w:cs="Helvetica"/>
          <w:color w:val="333333"/>
          <w:spacing w:val="3"/>
          <w:shd w:val="clear" w:color="auto" w:fill="FFFFFF"/>
          <w:lang w:eastAsia="zh-CN"/>
        </w:rPr>
      </w:pPr>
      <w:r>
        <w:rPr>
          <w:rFonts w:hint="eastAsia"/>
          <w:lang w:eastAsia="zh-CN"/>
        </w:rPr>
        <w:t>5、</w:t>
      </w:r>
      <w:r>
        <w:rPr>
          <w:rFonts w:ascii="Helvetica" w:hAnsi="Helvetica" w:cs="Helvetica"/>
          <w:color w:val="333333"/>
          <w:spacing w:val="3"/>
          <w:shd w:val="clear" w:color="auto" w:fill="FFFFFF"/>
          <w:lang w:eastAsia="zh-CN"/>
        </w:rPr>
        <w:t> 谈谈对前后端分离的理解。</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sz w:val="20"/>
          <w:szCs w:val="20"/>
        </w:rPr>
      </w:pPr>
      <w:r>
        <w:rPr>
          <w:rFonts w:ascii="Consolas" w:hAnsi="Consolas" w:eastAsia="宋体" w:cs="宋体"/>
          <w:color w:val="333333"/>
          <w:spacing w:val="3"/>
          <w:sz w:val="20"/>
          <w:szCs w:val="20"/>
        </w:rPr>
        <w:t>在我看来，前后端分离给开发工作带来了很多好处，在以前，没有这个概念的时候，一种经典的设计模式MVC模式。前端开发很不盛行，几乎很多后端程序员就兼顾了前端开发工作，前后端耦合性极强，在jsp时代，前端写好的页面最后要和后端实现交互，需要程序员手动的更改代码，这是很大的一个工作量，这种事情交给前端还是后端？谁都不愿意做吧！</w:t>
      </w:r>
    </w:p>
    <w:p>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eastAsia="宋体" w:cs="宋体"/>
          <w:color w:val="333333"/>
          <w:spacing w:val="3"/>
        </w:rPr>
      </w:pPr>
      <w:r>
        <w:rPr>
          <w:rFonts w:ascii="Consolas" w:hAnsi="Consolas" w:eastAsia="宋体" w:cs="宋体"/>
          <w:color w:val="333333"/>
          <w:spacing w:val="3"/>
          <w:sz w:val="20"/>
          <w:szCs w:val="20"/>
        </w:rPr>
        <w:t xml:space="preserve">    前后端分离过后，通过预先定义好接口规范，前端后端独立部署独立开发，后端只需要提供接口供调用即可，解耦效果是真的强，这对工作效率的提升是巨大的，对于后期的维护只需要前后端单独完成即可！</w:t>
      </w:r>
    </w:p>
    <w:p>
      <w:pPr>
        <w:pStyle w:val="9"/>
        <w:rPr>
          <w:lang w:eastAsia="zh-CN"/>
        </w:rPr>
      </w:pPr>
    </w:p>
    <w:p>
      <w:pPr>
        <w:rPr>
          <w:rFonts w:ascii="微软雅黑" w:hAnsi="微软雅黑" w:eastAsia="微软雅黑"/>
          <w:b/>
          <w:bCs/>
          <w:color w:val="222226"/>
          <w:kern w:val="44"/>
          <w:sz w:val="42"/>
          <w:szCs w:val="42"/>
        </w:rPr>
      </w:pPr>
      <w:r>
        <w:rPr>
          <w:rFonts w:hint="eastAsia" w:ascii="微软雅黑" w:hAnsi="微软雅黑" w:eastAsia="微软雅黑"/>
          <w:b/>
          <w:bCs/>
          <w:color w:val="222226"/>
          <w:kern w:val="44"/>
          <w:sz w:val="42"/>
          <w:szCs w:val="42"/>
        </w:rPr>
        <w:t>6、eventloop</w:t>
      </w:r>
    </w:p>
    <w:p/>
    <w:p>
      <w:r>
        <w:tab/>
      </w:r>
      <w:r>
        <w:t>JavaScript从诞生就是单线程。但是单线程就导致有很多任务需要排队，只有一个任务执行完才能执行后一个任务。如果某个执行时间太长，就容易造成阻塞；为了解决这一问题，JavaScript引入了事件循环机制</w:t>
      </w:r>
    </w:p>
    <w:p/>
    <w:p>
      <w:pPr>
        <w:pStyle w:val="2"/>
        <w:shd w:val="clear" w:color="auto" w:fill="FFFFFF"/>
        <w:wordWrap w:val="0"/>
        <w:spacing w:before="0" w:after="0"/>
        <w:rPr>
          <w:rFonts w:ascii="微软雅黑" w:hAnsi="微软雅黑" w:eastAsia="微软雅黑"/>
          <w:color w:val="222226"/>
          <w:sz w:val="42"/>
          <w:szCs w:val="42"/>
        </w:rPr>
      </w:pPr>
      <w:r>
        <w:rPr>
          <w:rFonts w:ascii="微软雅黑" w:hAnsi="微软雅黑" w:eastAsia="微软雅黑"/>
          <w:color w:val="222226"/>
          <w:sz w:val="42"/>
          <w:szCs w:val="42"/>
        </w:rPr>
        <w:tab/>
      </w:r>
      <w:r>
        <w:rPr>
          <w:rFonts w:ascii="微软雅黑" w:hAnsi="微软雅黑" w:eastAsia="微软雅黑"/>
          <w:color w:val="222226"/>
          <w:sz w:val="42"/>
          <w:szCs w:val="42"/>
        </w:rPr>
        <w:t>Javascript单线程任务被分为同步任务和异步任务。</w:t>
      </w:r>
    </w:p>
    <w:p/>
    <w:p>
      <w:r>
        <w:t>同步任务：立即执行的任务，在主线程上排队执行，前一个任务执行完毕，才能执行后一个任务；</w:t>
      </w:r>
    </w:p>
    <w:p>
      <w:r>
        <w:t>异步任务：异步执行的任务，不进入主线程， 而是在异步任务有了结果后，将注册的回调函数放入任务队列中等待主线程空闲的时候读取执行。</w:t>
      </w:r>
    </w:p>
    <w:p>
      <w:r>
        <w:t>每次单个宏任务执行完毕后， 检查微任务队列是否为空， 如果不为空，会按照先入先出的规则全部执行完微任务后， 清空微任务队列， 然后再执行下一个宏任务，如此循环</w:t>
      </w:r>
    </w:p>
    <w:p>
      <w:r>
        <w:t>如何区分宏任务与微任务呢？</w:t>
      </w:r>
    </w:p>
    <w:p>
      <w:r>
        <w:t>宏任务：macrotask，又称为task,  可以理解为每次执行栈执行的代码就是一个宏任务（包括每次从事件队列中获取一个事件回调并放到执行栈中执行）。</w:t>
      </w:r>
    </w:p>
    <w:p>
      <w:r>
        <w:t>微任务：microtask, 又称为job, 可以理解是在当前 task 执行结束后立即执行的任务。包括：Promise.then/cath /finally回调（平时常见的）、 MutationObserver回调（html5新特性）</w:t>
      </w:r>
    </w:p>
    <w:p/>
    <w:p>
      <w:pPr>
        <w:pStyle w:val="3"/>
        <w:shd w:val="clear" w:color="auto" w:fill="FFFFFF"/>
        <w:spacing w:before="120" w:after="240" w:line="450" w:lineRule="atLeast"/>
        <w:rPr>
          <w:rFonts w:ascii="微软雅黑" w:hAnsi="微软雅黑" w:eastAsia="微软雅黑"/>
          <w:color w:val="4F4F4F"/>
          <w:sz w:val="33"/>
          <w:szCs w:val="33"/>
        </w:rPr>
      </w:pPr>
      <w:r>
        <w:rPr>
          <w:rFonts w:hint="eastAsia" w:ascii="微软雅黑" w:hAnsi="微软雅黑" w:eastAsia="微软雅黑"/>
          <w:color w:val="4F4F4F"/>
          <w:sz w:val="33"/>
          <w:szCs w:val="33"/>
        </w:rPr>
        <w:t>自己实现promise的大体思路</w:t>
      </w:r>
    </w:p>
    <w:p>
      <w:pPr>
        <w:widowControl/>
        <w:numPr>
          <w:ilvl w:val="0"/>
          <w:numId w:val="244"/>
        </w:numPr>
        <w:shd w:val="clear" w:color="auto" w:fill="FFFFFF"/>
        <w:spacing w:before="120"/>
        <w:ind w:left="600"/>
        <w:jc w:val="left"/>
        <w:rPr>
          <w:rFonts w:ascii="Arial" w:hAnsi="Arial" w:eastAsia="宋体" w:cs="Arial"/>
          <w:color w:val="333333"/>
          <w:sz w:val="24"/>
          <w:szCs w:val="24"/>
        </w:rPr>
      </w:pPr>
      <w:r>
        <w:rPr>
          <w:rFonts w:ascii="Arial" w:hAnsi="Arial" w:cs="Arial"/>
          <w:color w:val="333333"/>
        </w:rPr>
        <w:t>我们要明确我们需要一个异步的操作方法,满足异步回调。所以选择加入setTimeout 作为实现的基础， 让函数实现延迟触发。</w:t>
      </w:r>
    </w:p>
    <w:p>
      <w:pPr>
        <w:widowControl/>
        <w:numPr>
          <w:ilvl w:val="0"/>
          <w:numId w:val="244"/>
        </w:numPr>
        <w:shd w:val="clear" w:color="auto" w:fill="FFFFFF"/>
        <w:spacing w:before="120"/>
        <w:ind w:left="600"/>
        <w:jc w:val="left"/>
        <w:rPr>
          <w:rFonts w:ascii="Arial" w:hAnsi="Arial" w:cs="Arial"/>
          <w:color w:val="333333"/>
        </w:rPr>
      </w:pPr>
      <w:r>
        <w:rPr>
          <w:rFonts w:ascii="Arial" w:hAnsi="Arial" w:cs="Arial"/>
          <w:color w:val="333333"/>
        </w:rPr>
        <w:t>保持一个原则，控制 promise 改变状态的只有 promise 构造函数里的 reslove 、 reject 函数。</w:t>
      </w:r>
    </w:p>
    <w:p>
      <w:pPr>
        <w:widowControl/>
        <w:numPr>
          <w:ilvl w:val="0"/>
          <w:numId w:val="244"/>
        </w:numPr>
        <w:shd w:val="clear" w:color="auto" w:fill="FFFFFF"/>
        <w:spacing w:before="120"/>
        <w:ind w:left="600"/>
        <w:jc w:val="left"/>
        <w:rPr>
          <w:rFonts w:ascii="Arial" w:hAnsi="Arial" w:cs="Arial"/>
          <w:color w:val="333333"/>
        </w:rPr>
      </w:pPr>
      <w:r>
        <w:rPr>
          <w:rFonts w:ascii="Arial" w:hAnsi="Arial" w:cs="Arial"/>
          <w:color w:val="333333"/>
        </w:rPr>
        <w:t>链式调用的原理， 类似jQuery，它会在调用方法后， return this. 从而形成链式调用。所以我们采用在调用then(fn)、 catch(fn) 后 会返回一个新的 promise 对象， 然而 这个 promise 对象 受到 它的上级promise 对象的状态结果 和 fn 运行结果的控制。</w:t>
      </w:r>
    </w:p>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Promise的实现</w:t>
      </w:r>
    </w:p>
    <w:p>
      <w:pPr>
        <w:widowControl/>
        <w:numPr>
          <w:ilvl w:val="0"/>
          <w:numId w:val="245"/>
        </w:numPr>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第一步，首先考虑Promise是一个类，在这个类中有一个属性标识它当前所处的状态(初始化状态为pending)，并且这个类接收一个函数作为参数(该函数接收resolve和reject两个函数作为参数，但这两个参数都不是必传项)，并且该函数会立即执行，</w:t>
      </w:r>
    </w:p>
    <w:p>
      <w:pPr>
        <w:pStyle w:val="38"/>
        <w:widowControl/>
        <w:numPr>
          <w:ilvl w:val="0"/>
          <w:numId w:val="245"/>
        </w:numPr>
        <w:ind w:firstLineChars="0"/>
        <w:jc w:val="left"/>
        <w:rPr>
          <w:rFonts w:ascii="宋体" w:hAnsi="宋体" w:eastAsia="宋体" w:cs="宋体"/>
          <w:kern w:val="0"/>
          <w:sz w:val="24"/>
          <w:szCs w:val="24"/>
        </w:rPr>
      </w:pPr>
      <w:r>
        <w:rPr>
          <w:rFonts w:ascii="宋体" w:hAnsi="宋体" w:eastAsia="宋体" w:cs="宋体"/>
          <w:kern w:val="0"/>
          <w:sz w:val="24"/>
          <w:szCs w:val="24"/>
        </w:rPr>
        <w:t>因为在callbacks中存储的回调都是只能在Promise接收到的函数的其他事务处理完毕后才进行处理，所以这里对callbacks里的回调进行调用时候需要使用异步调用，可以使用setTimeout(因为setTimeout是宏任务，所以可能产生一些其他问题，但是在这里可以使用它来暂时模拟)，在node中可以使用process.nextTick</w:t>
      </w:r>
    </w:p>
    <w:p>
      <w:pPr>
        <w:pStyle w:val="38"/>
        <w:widowControl/>
        <w:numPr>
          <w:ilvl w:val="0"/>
          <w:numId w:val="245"/>
        </w:numPr>
        <w:ind w:firstLineChars="0"/>
        <w:jc w:val="left"/>
        <w:rPr>
          <w:rFonts w:ascii="宋体" w:hAnsi="宋体" w:eastAsia="宋体" w:cs="宋体"/>
          <w:kern w:val="0"/>
          <w:sz w:val="24"/>
          <w:szCs w:val="24"/>
        </w:rPr>
      </w:pPr>
      <w:r>
        <w:rPr>
          <w:rFonts w:ascii="宋体" w:hAnsi="宋体" w:eastAsia="宋体" w:cs="宋体"/>
          <w:kern w:val="0"/>
          <w:sz w:val="24"/>
          <w:szCs w:val="24"/>
        </w:rPr>
        <w:t>也就是说succeed是在resolve之后才执行的，然后当我再写一个then的时候，其中的succeed将会在第一个then的succeed执行完毕后执行，这时候我们就需要一个数组对then传入的succeed函数进行存储，而调用then实际上就是将这些succeed函数放入这个数组中，失败时候的fail函数同理放入到callbacks中:</w:t>
      </w:r>
    </w:p>
    <w:p>
      <w:pPr>
        <w:pStyle w:val="38"/>
        <w:widowControl/>
        <w:ind w:left="720" w:firstLine="0" w:firstLineChars="0"/>
        <w:jc w:val="left"/>
      </w:pPr>
    </w:p>
    <w:p>
      <w:pPr>
        <w:pStyle w:val="2"/>
        <w:shd w:val="clear" w:color="auto" w:fill="FFFFFF"/>
        <w:wordWrap w:val="0"/>
        <w:spacing w:before="0" w:after="0"/>
        <w:rPr>
          <w:rFonts w:ascii="微软雅黑" w:hAnsi="微软雅黑" w:eastAsia="微软雅黑"/>
          <w:color w:val="222226"/>
          <w:sz w:val="42"/>
          <w:szCs w:val="42"/>
        </w:rPr>
      </w:pPr>
      <w:r>
        <w:rPr>
          <w:rFonts w:hint="eastAsia" w:ascii="微软雅黑" w:hAnsi="微软雅黑" w:eastAsia="微软雅黑"/>
          <w:color w:val="222226"/>
          <w:sz w:val="42"/>
          <w:szCs w:val="42"/>
        </w:rPr>
        <w:t>小程序和H5有什么区别?</w:t>
      </w:r>
    </w:p>
    <w:p>
      <w:r>
        <w:rPr>
          <w:rFonts w:hint="eastAsia"/>
        </w:rPr>
        <w:t>1.运行环境</w:t>
      </w:r>
    </w:p>
    <w:p/>
    <w:p>
      <w:r>
        <w:rPr>
          <w:rFonts w:hint="eastAsia"/>
        </w:rPr>
        <w:t>微信小程序的运行环境是一个不完整的浏览器和基于浏览器内核重构的内置解析器。通过定制开发语言标准，可以大大提高微信小程序的流畅性。</w:t>
      </w:r>
    </w:p>
    <w:p/>
    <w:p>
      <w:r>
        <w:rPr>
          <w:rFonts w:hint="eastAsia"/>
        </w:rPr>
        <w:t>H5的运营环境包括浏览器，包括webview。</w:t>
      </w:r>
    </w:p>
    <w:p/>
    <w:p>
      <w:r>
        <w:rPr>
          <w:rFonts w:hint="eastAsia"/>
        </w:rPr>
        <w:t>2.开发成本</w:t>
      </w:r>
    </w:p>
    <w:p/>
    <w:p>
      <w:r>
        <w:rPr>
          <w:rFonts w:hint="eastAsia"/>
        </w:rPr>
        <w:t>小程序开发不需要考虑浏览器兼容性和漏洞。微信为需要代码填充和低开发成本的小程序提供统一的开发工具和开发标准。</w:t>
      </w:r>
    </w:p>
    <w:p/>
    <w:p>
      <w:r>
        <w:rPr>
          <w:rFonts w:hint="eastAsia"/>
        </w:rPr>
        <w:t>H5开发需要从开发工具、前端框架、模块管理、任务管理工具、用户界面库、界面调用工具、浏览器兼容性等方面综合考虑。与小程序相比，H5的开发成本更高。</w:t>
      </w:r>
    </w:p>
    <w:p/>
    <w:p>
      <w:r>
        <w:rPr>
          <w:rFonts w:hint="eastAsia"/>
        </w:rPr>
        <w:t>3.系统权限</w:t>
      </w:r>
    </w:p>
    <w:p/>
    <w:p>
      <w:r>
        <w:rPr>
          <w:rFonts w:hint="eastAsia"/>
        </w:rPr>
        <w:t>微信小程序可以通过微信获取系统权限，如网络通讯、数据缓存、用户信息等。</w:t>
      </w:r>
    </w:p>
    <w:p/>
    <w:p>
      <w:r>
        <w:rPr>
          <w:rFonts w:hint="eastAsia"/>
        </w:rPr>
        <w:t>H5获得的系统权限较少，所以H5的大多数应用程序逻辑简单，功能单一。</w:t>
      </w:r>
    </w:p>
    <w:p/>
    <w:p>
      <w:r>
        <w:rPr>
          <w:rFonts w:hint="eastAsia"/>
        </w:rPr>
        <w:t>4.用户体验</w:t>
      </w:r>
    </w:p>
    <w:p/>
    <w:p>
      <w:r>
        <w:rPr>
          <w:rFonts w:hint="eastAsia"/>
        </w:rPr>
        <w:t>小程序的功能类似于APP，用户可以像普通应用程序一样操作小程序。此外，由于小程序是相对便携的，它们可以进入下一个页面而不等待。</w:t>
      </w:r>
    </w:p>
    <w:p/>
    <w:p>
      <w:r>
        <w:rPr>
          <w:rFonts w:hint="eastAsia"/>
        </w:rPr>
        <w:t>H5本质上是一个网页，当它打开时需要被加载，这个加载过程对用户来说是不敏感的，不管它的长度如何。</w:t>
      </w:r>
    </w:p>
    <w:p/>
    <w:p>
      <w:pPr>
        <w:pStyle w:val="2"/>
      </w:pPr>
      <w:r>
        <w:rPr>
          <w:rFonts w:hint="eastAsia"/>
        </w:rPr>
        <w:t>T</w:t>
      </w:r>
      <w:r>
        <w:t>ypeScript</w:t>
      </w:r>
    </w:p>
    <w:p>
      <w:pPr>
        <w:pStyle w:val="3"/>
        <w:rPr>
          <w:szCs w:val="36"/>
        </w:rPr>
      </w:pPr>
      <w:r>
        <w:t>1：什么是Typescript？</w:t>
      </w:r>
    </w:p>
    <w:p>
      <w:pPr>
        <w:pStyle w:val="21"/>
      </w:pPr>
      <w:r>
        <w:t>Typescript是强类型的Javascript超集，支持ES6语法，支持面向对象编程的概念，如类、接口、继承、泛型等。Typescript并不直接在浏览器上运行，需要编译器编译成纯Javascript来运行。</w:t>
      </w:r>
    </w:p>
    <w:p>
      <w:pPr>
        <w:pStyle w:val="3"/>
      </w:pPr>
      <w:r>
        <w:t>2：说说Typescripy和Javascript的区别？</w:t>
      </w:r>
    </w:p>
    <w:p>
      <w:r>
        <w:drawing>
          <wp:inline distT="0" distB="0" distL="0" distR="0">
            <wp:extent cx="5274310" cy="1591310"/>
            <wp:effectExtent l="0" t="0" r="2540" b="889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591387"/>
                    </a:xfrm>
                    <a:prstGeom prst="rect">
                      <a:avLst/>
                    </a:prstGeom>
                    <a:noFill/>
                    <a:ln>
                      <a:noFill/>
                    </a:ln>
                  </pic:spPr>
                </pic:pic>
              </a:graphicData>
            </a:graphic>
          </wp:inline>
        </w:drawing>
      </w:r>
    </w:p>
    <w:p>
      <w:pPr>
        <w:pStyle w:val="3"/>
      </w:pPr>
      <w:r>
        <w:t>3：说说Typescript的优缺点？</w:t>
      </w:r>
    </w:p>
    <w:p>
      <w:pPr>
        <w:pStyle w:val="21"/>
      </w:pPr>
      <w:r>
        <w:rPr>
          <w:b/>
          <w:bCs/>
        </w:rPr>
        <w:t>优点：</w:t>
      </w:r>
    </w:p>
    <w:p>
      <w:pPr>
        <w:pStyle w:val="21"/>
      </w:pPr>
      <w:r>
        <w:t>1：快速简单，易于学习。</w:t>
      </w:r>
    </w:p>
    <w:p>
      <w:pPr>
        <w:pStyle w:val="21"/>
      </w:pPr>
      <w:r>
        <w:t>2：编译时提供错误检查， 在代码运行前就会进行错误提示。</w:t>
      </w:r>
    </w:p>
    <w:p>
      <w:pPr>
        <w:pStyle w:val="21"/>
      </w:pPr>
      <w:r>
        <w:t>3：支持所有的JS库。</w:t>
      </w:r>
    </w:p>
    <w:p>
      <w:pPr>
        <w:pStyle w:val="21"/>
      </w:pPr>
      <w:r>
        <w:t>4：支持ES6，提供了ES6所有优点和更高的生产力。</w:t>
      </w:r>
    </w:p>
    <w:p>
      <w:pPr>
        <w:pStyle w:val="21"/>
      </w:pPr>
      <w:r>
        <w:t>5：使用继承提供可重用性。</w:t>
      </w:r>
    </w:p>
    <w:p>
      <w:pPr>
        <w:pStyle w:val="21"/>
      </w:pPr>
      <w:r>
        <w:t>6：有助于代码结构。</w:t>
      </w:r>
    </w:p>
    <w:p>
      <w:pPr>
        <w:pStyle w:val="21"/>
      </w:pPr>
      <w:r>
        <w:t>7：通过定义模块来定义命名空间。</w:t>
      </w:r>
    </w:p>
    <w:p>
      <w:pPr>
        <w:pStyle w:val="21"/>
      </w:pPr>
      <w:r>
        <w:rPr>
          <w:b/>
          <w:bCs/>
        </w:rPr>
        <w:t>缺点：</w:t>
      </w:r>
    </w:p>
    <w:p>
      <w:pPr>
        <w:pStyle w:val="21"/>
      </w:pPr>
      <w:r>
        <w:t>1：需要长时间的来编译代码。</w:t>
      </w:r>
    </w:p>
    <w:p>
      <w:pPr>
        <w:pStyle w:val="21"/>
      </w:pPr>
      <w:r>
        <w:t>2：在使用第三方库时，需要有三方库的定义文件，并不是所有三方库都提供了定义文件，提供的定义文件是否准确也值得商榷。</w:t>
      </w:r>
    </w:p>
    <w:p>
      <w:pPr>
        <w:pStyle w:val="3"/>
      </w:pPr>
      <w:r>
        <w:t>4：Typescript有哪些基础类型？</w:t>
      </w:r>
    </w:p>
    <w:p>
      <w:pPr>
        <w:pStyle w:val="21"/>
      </w:pPr>
      <w:r>
        <w:t>1：number</w:t>
      </w:r>
    </w:p>
    <w:p>
      <w:pPr>
        <w:pStyle w:val="21"/>
      </w:pPr>
      <w:r>
        <w:t>2：string</w:t>
      </w:r>
    </w:p>
    <w:p>
      <w:pPr>
        <w:pStyle w:val="21"/>
      </w:pPr>
      <w:r>
        <w:t>3：boolean</w:t>
      </w:r>
    </w:p>
    <w:p>
      <w:pPr>
        <w:pStyle w:val="21"/>
      </w:pPr>
      <w:r>
        <w:t>4：Symbol</w:t>
      </w:r>
    </w:p>
    <w:p>
      <w:pPr>
        <w:pStyle w:val="21"/>
      </w:pPr>
      <w:r>
        <w:t>5：Array</w:t>
      </w:r>
    </w:p>
    <w:p>
      <w:pPr>
        <w:pStyle w:val="21"/>
      </w:pPr>
      <w:r>
        <w:t>6：Tuple(元组)</w:t>
      </w:r>
    </w:p>
    <w:p>
      <w:pPr>
        <w:pStyle w:val="21"/>
      </w:pPr>
      <w:r>
        <w:t>7：enum(枚举)</w:t>
      </w:r>
    </w:p>
    <w:p>
      <w:pPr>
        <w:pStyle w:val="21"/>
      </w:pPr>
      <w:r>
        <w:t>8：object</w:t>
      </w:r>
    </w:p>
    <w:p>
      <w:pPr>
        <w:pStyle w:val="21"/>
      </w:pPr>
      <w:r>
        <w:t>9：never</w:t>
      </w:r>
    </w:p>
    <w:p>
      <w:pPr>
        <w:pStyle w:val="21"/>
      </w:pPr>
      <w:r>
        <w:t>表示那些永不存在的值类型。如总是抛出异常或者根本不会有返回值的函数的返回值类型。</w:t>
      </w:r>
    </w:p>
    <w:p>
      <w:pPr>
        <w:pStyle w:val="21"/>
      </w:pPr>
      <w:r>
        <w:t>10：void</w:t>
      </w:r>
    </w:p>
    <w:p>
      <w:pPr>
        <w:pStyle w:val="21"/>
      </w:pPr>
      <w:r>
        <w:t>与any相反表示没有任何类型。函数没有返回值时用void。</w:t>
      </w:r>
    </w:p>
    <w:p>
      <w:pPr>
        <w:pStyle w:val="21"/>
      </w:pPr>
      <w:r>
        <w:t>11：null和undefined</w:t>
      </w:r>
    </w:p>
    <w:p>
      <w:pPr>
        <w:pStyle w:val="21"/>
      </w:pPr>
      <w:r>
        <w:t>它们是所有类型的子类型。当你指定structNullChecks时，它们只能赋值给void或者它们自己本身。</w:t>
      </w:r>
    </w:p>
    <w:p>
      <w:pPr>
        <w:pStyle w:val="21"/>
      </w:pPr>
      <w:r>
        <w:t>12：any</w:t>
      </w:r>
    </w:p>
    <w:p>
      <w:pPr>
        <w:pStyle w:val="3"/>
      </w:pPr>
      <w:r>
        <w:t>5：如何编译Typescript?</w:t>
      </w:r>
    </w:p>
    <w:p>
      <w:pPr>
        <w:pStyle w:val="21"/>
      </w:pPr>
      <w:r>
        <w:t>tsc xxx.ts</w:t>
      </w:r>
    </w:p>
    <w:p>
      <w:pPr>
        <w:pStyle w:val="3"/>
      </w:pPr>
      <w:r>
        <w:t>6：如何将多个ts文件合并成一个js文件？</w:t>
      </w:r>
    </w:p>
    <w:p>
      <w:pPr>
        <w:pStyle w:val="21"/>
      </w:pPr>
      <w:r>
        <w:t>tsc --outfile compact.js file1.ts file2.ts file3.js</w:t>
      </w:r>
    </w:p>
    <w:p>
      <w:pPr>
        <w:pStyle w:val="3"/>
      </w:pPr>
      <w:r>
        <w:t>7：如何自动编译ts文件并实时修改？</w:t>
      </w:r>
    </w:p>
    <w:p>
      <w:pPr>
        <w:pStyle w:val="21"/>
      </w:pPr>
      <w:r>
        <w:t>tsc --watch file.ts</w:t>
      </w:r>
    </w:p>
    <w:p>
      <w:pPr>
        <w:pStyle w:val="3"/>
      </w:pPr>
      <w:r>
        <w:t>8：什么是TS接口？说说它有哪些特性？</w:t>
      </w:r>
    </w:p>
    <w:p>
      <w:pPr>
        <w:pStyle w:val="21"/>
      </w:pPr>
      <w:r>
        <w:t>TS的核心原则之一就是对值所具有的结构进行类型检查。</w:t>
      </w:r>
    </w:p>
    <w:p>
      <w:pPr>
        <w:pStyle w:val="21"/>
      </w:pPr>
      <w:r>
        <w:t>它有时被称为“鸭式辩型法”或“结构性子类型化”。</w:t>
      </w:r>
    </w:p>
    <w:p>
      <w:pPr>
        <w:pStyle w:val="21"/>
      </w:pPr>
      <w:r>
        <w:t>其作用就是为这些类型进行命名，或为你的代码或者三方代码定义契约。</w:t>
      </w:r>
    </w:p>
    <w:p>
      <w:pPr>
        <w:pStyle w:val="21"/>
      </w:pPr>
      <w:r>
        <w:rPr>
          <w:b/>
          <w:bCs/>
        </w:rPr>
        <w:t>特点：</w:t>
      </w:r>
    </w:p>
    <w:p>
      <w:pPr>
        <w:pStyle w:val="21"/>
      </w:pPr>
      <w:r>
        <w:t>1：定义对象、数组、函数、类等。</w:t>
      </w:r>
    </w:p>
    <w:p>
      <w:pPr>
        <w:pStyle w:val="21"/>
      </w:pPr>
      <w:r>
        <w:t>2：接口可以相互继承</w:t>
      </w:r>
    </w:p>
    <w:p>
      <w:pPr>
        <w:pStyle w:val="21"/>
      </w:pPr>
      <w:r>
        <w:t>3：接口可以继承类</w:t>
      </w:r>
    </w:p>
    <w:p>
      <w:pPr>
        <w:pStyle w:val="21"/>
      </w:pPr>
      <w:r>
        <w:t>4：可选属性与额外检查</w:t>
      </w:r>
    </w:p>
    <w:p>
      <w:r>
        <mc:AlternateContent>
          <mc:Choice Requires="wps">
            <w:drawing>
              <wp:inline distT="0" distB="0" distL="0" distR="0">
                <wp:extent cx="304800" cy="304800"/>
                <wp:effectExtent l="0" t="0" r="0" b="0"/>
                <wp:docPr id="19" name="矩形 19" descr="//upload-images.jianshu.io/upload_images/16021827-bb884c0a4ffaf55d.jpg?imageMogr2/auto-orient/strip|imageView2/2/w/96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id="_x0000_s1026" o:spid="_x0000_s1026" o:spt="1" alt="//upload-images.jianshu.io/upload_images/16021827-bb884c0a4ffaf55d.jpg?imageMogr2/auto-orient/strip|imageView2/2/w/960/format/webp"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B8yWdNIAAAADAQAADwAAAAAAAAABACAAAAAiAAAAZHJzL2Rvd25yZXYueG1sUEsBAhQAFAAA&#10;AAgAh07iQBZpbntnAgAAnAQAAA4AAAAAAAAAAQAgAAAAIQEAAGRycy9lMm9Eb2MueG1sUEsFBgAA&#10;AAAGAAYAWQEAAPoFAAAAAA==&#10;">
                <v:fill on="f" focussize="0,0"/>
                <v:stroke on="f"/>
                <v:imagedata o:title=""/>
                <o:lock v:ext="edit" aspectratio="t"/>
                <w10:wrap type="none"/>
                <w10:anchorlock/>
              </v:rect>
            </w:pict>
          </mc:Fallback>
        </mc:AlternateContent>
      </w:r>
    </w:p>
    <w:p>
      <w:pPr>
        <w:pStyle w:val="3"/>
      </w:pPr>
      <w:r>
        <w:t>9：如何理解Typescript中的类？并说说它有什么特性？</w:t>
      </w:r>
    </w:p>
    <w:p>
      <w:pPr>
        <w:pStyle w:val="21"/>
      </w:pPr>
      <w:r>
        <w:t>Typescript是一种面向对象的Javascript语言，和其他任何面向对象编程的强语言一样，类是描述某一组对象共有属性状态或行为的实体。它就是构建具体对象实例的模板和蓝图。</w:t>
      </w:r>
    </w:p>
    <w:p>
      <w:pPr>
        <w:pStyle w:val="21"/>
      </w:pPr>
      <w:r>
        <w:rPr>
          <w:b/>
          <w:bCs/>
        </w:rPr>
        <w:t>特性：</w:t>
      </w:r>
    </w:p>
    <w:p>
      <w:pPr>
        <w:pStyle w:val="21"/>
      </w:pPr>
      <w:r>
        <w:t>1：继承</w:t>
      </w:r>
    </w:p>
    <w:p>
      <w:pPr>
        <w:pStyle w:val="21"/>
      </w:pPr>
      <w:r>
        <w:t>2：多态</w:t>
      </w:r>
    </w:p>
    <w:p>
      <w:pPr>
        <w:pStyle w:val="21"/>
      </w:pPr>
      <w:r>
        <w:t>3：抽象</w:t>
      </w:r>
    </w:p>
    <w:p>
      <w:pPr>
        <w:pStyle w:val="21"/>
      </w:pPr>
      <w:r>
        <w:t>4：封装</w:t>
      </w:r>
    </w:p>
    <w:p>
      <w:pPr>
        <w:pStyle w:val="21"/>
      </w:pPr>
      <w:r>
        <w:t>5：实例</w:t>
      </w:r>
    </w:p>
    <w:p>
      <w:pPr>
        <w:pStyle w:val="3"/>
      </w:pPr>
      <w:r>
        <w:t>10：Typescript支持哪些面向对象术语？</w:t>
      </w:r>
    </w:p>
    <w:p>
      <w:pPr>
        <w:pStyle w:val="21"/>
      </w:pPr>
      <w:r>
        <w:t>1：类</w:t>
      </w:r>
    </w:p>
    <w:p>
      <w:pPr>
        <w:pStyle w:val="21"/>
      </w:pPr>
      <w:r>
        <w:t>2：继承</w:t>
      </w:r>
    </w:p>
    <w:p>
      <w:pPr>
        <w:pStyle w:val="21"/>
      </w:pPr>
      <w:r>
        <w:t>3：多态</w:t>
      </w:r>
    </w:p>
    <w:p>
      <w:pPr>
        <w:pStyle w:val="21"/>
      </w:pPr>
      <w:r>
        <w:t>4：抽象</w:t>
      </w:r>
    </w:p>
    <w:p>
      <w:pPr>
        <w:pStyle w:val="21"/>
      </w:pPr>
      <w:r>
        <w:t>5：泛化</w:t>
      </w:r>
    </w:p>
    <w:p>
      <w:pPr>
        <w:pStyle w:val="21"/>
      </w:pPr>
      <w:r>
        <w:t>6：接口封装</w:t>
      </w:r>
    </w:p>
    <w:p>
      <w:pPr>
        <w:pStyle w:val="21"/>
      </w:pPr>
      <w:r>
        <w:t>7：实例化</w:t>
      </w:r>
    </w:p>
    <w:p>
      <w:pPr>
        <w:pStyle w:val="21"/>
      </w:pPr>
      <w:r>
        <w:t>等等...</w:t>
      </w:r>
    </w:p>
    <w:p>
      <w:pPr>
        <w:pStyle w:val="3"/>
      </w:pPr>
      <w:r>
        <w:t>11：如何调用基类中的构造函数？</w:t>
      </w:r>
    </w:p>
    <w:p>
      <w:pPr>
        <w:pStyle w:val="21"/>
      </w:pPr>
      <w:r>
        <w:t>super()</w:t>
      </w:r>
    </w:p>
    <w:p>
      <w:pPr>
        <w:pStyle w:val="3"/>
      </w:pPr>
      <w:r>
        <w:t>12：如何实现类的继承？</w:t>
      </w:r>
    </w:p>
    <w:p>
      <w:pPr>
        <w:pStyle w:val="21"/>
      </w:pPr>
      <w:r>
        <w:t>extends</w:t>
      </w:r>
    </w:p>
    <w:p>
      <w:pPr>
        <w:pStyle w:val="3"/>
      </w:pPr>
      <w:r>
        <w:t>13：Typescript中的模块是什么？</w:t>
      </w:r>
    </w:p>
    <w:p>
      <w:pPr>
        <w:pStyle w:val="21"/>
      </w:pPr>
      <w:r>
        <w:t>Typescript1.5后为了与ES6术语保持一致，内部模块都称为命名空间，外部模块简称模块。</w:t>
      </w:r>
    </w:p>
    <w:p>
      <w:pPr>
        <w:pStyle w:val="21"/>
      </w:pPr>
      <w:r>
        <w:t>模块在自身的作用域里执行，并不是全局作用域。这就意味着模块类的类、函数、对象等对外都是不可见的。除非你通过export导出，import导入。</w:t>
      </w:r>
    </w:p>
    <w:p>
      <w:pPr>
        <w:pStyle w:val="21"/>
      </w:pPr>
      <w:r>
        <w:t>模块通过使用模块加载器导入另一个模块。在运行时，模块加载器负责在执行模块之前定位和执行模块的所有依赖项。JavaScript中最常用的模块加载器是用于Node.js的CommonJS模块加载器和用于Web应用程序的require.js模块加载器。</w:t>
      </w:r>
    </w:p>
    <w:p>
      <w:pPr>
        <w:pStyle w:val="21"/>
      </w:pPr>
      <w:r>
        <w:rPr>
          <w:b/>
          <w:bCs/>
        </w:rPr>
        <w:t>特别说明：</w:t>
      </w:r>
    </w:p>
    <w:p>
      <w:pPr>
        <w:pStyle w:val="21"/>
      </w:pPr>
      <w:r>
        <w:t>为了支持CommonJS和AMD语法中的exports，TS提供了export = 语法，引入方式为import xxx = require("xxx")；</w:t>
      </w:r>
    </w:p>
    <w:p>
      <w:pPr>
        <w:pStyle w:val="3"/>
      </w:pPr>
      <w:r>
        <w:t>14：解释下Typescript的装饰器是什么？</w:t>
      </w:r>
    </w:p>
    <w:p>
      <w:pPr>
        <w:pStyle w:val="21"/>
      </w:pPr>
      <w:r>
        <w:t>装饰器是一种特殊类型的声明，它能被附加在类、方法、属性、访问符、参数上。</w:t>
      </w:r>
    </w:p>
    <w:p>
      <w:pPr>
        <w:pStyle w:val="21"/>
      </w:pPr>
      <w:r>
        <w:t>装饰器使用@expression这种方式，expression求值后必须为一个函数，它在运行时调用，被装饰器声明的信息作为参数传入。</w:t>
      </w:r>
    </w:p>
    <w:p>
      <w:pPr>
        <w:pStyle w:val="3"/>
      </w:pPr>
      <w:r>
        <w:t>15：什么是Mixins?</w:t>
      </w:r>
    </w:p>
    <w:p>
      <w:pPr>
        <w:pStyle w:val="21"/>
      </w:pPr>
      <w:r>
        <w:t>一种通过重用组件构建类的方法。</w:t>
      </w:r>
    </w:p>
    <w:p>
      <w:pPr>
        <w:pStyle w:val="21"/>
      </w:pPr>
      <w:r>
        <w:t>不通过类的直接继承来实现，而是将基类作为接口来实现。对于基类实例化部分在子类中实现，基类中原型的部分在子类中进行声明占位，然后通过一个Minxin函数将基类上的原型属性拷贝到子类上。</w:t>
      </w:r>
    </w:p>
    <w:p>
      <w:pPr>
        <w:pStyle w:val="3"/>
      </w:pPr>
      <w:r>
        <w:t>16：TSD是什么？</w:t>
      </w:r>
    </w:p>
    <w:p>
      <w:pPr>
        <w:pStyle w:val="21"/>
      </w:pPr>
      <w:r>
        <w:t>TSD是Typescript的包管理工具，我们都知道在.ts文件中引入第三方库时，第三库是需要.d.ts声明文件的，否则三方库在.ts中是无法识别报错的。</w:t>
      </w:r>
    </w:p>
    <w:p>
      <w:pPr>
        <w:pStyle w:val="21"/>
      </w:pPr>
      <w:r>
        <w:t>TSD就是帮我查找对应的三方库TS声明文件并下载安装。</w:t>
      </w:r>
    </w:p>
    <w:p>
      <w:pPr>
        <w:pStyle w:val="21"/>
      </w:pPr>
      <w:r>
        <w:t>使用过程如下：</w:t>
      </w:r>
    </w:p>
    <w:p>
      <w:pPr>
        <w:pStyle w:val="21"/>
      </w:pPr>
      <w:r>
        <w:t>1：npm install tsd -g</w:t>
      </w:r>
    </w:p>
    <w:p>
      <w:pPr>
        <w:pStyle w:val="21"/>
      </w:pPr>
      <w:r>
        <w:t>2: tsd init</w:t>
      </w:r>
    </w:p>
    <w:p>
      <w:pPr>
        <w:pStyle w:val="21"/>
      </w:pPr>
      <w:r>
        <w:t>3: tsd query xxx三方库 --action install</w:t>
      </w:r>
    </w:p>
    <w:p>
      <w:pPr>
        <w:pStyle w:val="21"/>
      </w:pPr>
      <w:r>
        <w:t>4：在使用的.ts文件中通过reference指向该声明文件</w:t>
      </w:r>
    </w:p>
    <w:p>
      <w:pPr>
        <w:pStyle w:val="21"/>
      </w:pPr>
      <w:r>
        <w:t>/// &lt;reference path="typings/jquery/jquery.d.ts" /&gt;</w:t>
      </w:r>
    </w:p>
    <w:p>
      <w:pPr>
        <w:pStyle w:val="3"/>
      </w:pPr>
      <w:r>
        <w:t>17：Declare关键字是干嘛用的？</w:t>
      </w:r>
    </w:p>
    <w:p>
      <w:pPr>
        <w:pStyle w:val="21"/>
      </w:pPr>
      <w:r>
        <w:t>我们在.ts中使用的第三方库时没有.d.ts声明文件的时候，我们可以通过declare来写申明文件。</w:t>
      </w:r>
    </w:p>
    <w:p>
      <w:pPr>
        <w:pStyle w:val="21"/>
      </w:pPr>
      <w:r>
        <w:t>可以声明该模块，甚至可以直接声明一个值为any的同名的变量，然后我们就可以在代码中直接使用该三方库了。</w:t>
      </w:r>
    </w:p>
    <w:p>
      <w:pPr>
        <w:pStyle w:val="3"/>
      </w:pPr>
      <w:r>
        <w:t>18：如何让.ts文件自动生成对应的.d.ts声明文件？</w:t>
      </w:r>
    </w:p>
    <w:p>
      <w:pPr>
        <w:pStyle w:val="21"/>
      </w:pPr>
      <w:r>
        <w:t>tsc --declaration test.ts</w:t>
      </w:r>
    </w:p>
    <w:p>
      <w:pPr>
        <w:pStyle w:val="3"/>
      </w:pPr>
      <w:r>
        <w:t>19：tsconfig.json文件有什么作用？</w:t>
      </w:r>
    </w:p>
    <w:p>
      <w:pPr>
        <w:pStyle w:val="21"/>
      </w:pPr>
      <w:r>
        <w:t>该文件存在于Typescript项目的根目录里，其作用是指定相关选项告诉ts编译器如何编译ts文件。</w:t>
      </w:r>
    </w:p>
    <w:p>
      <w:pPr>
        <w:pStyle w:val="3"/>
      </w:pPr>
      <w:r>
        <w:t>20：说说什么Typescript中的泛型？作用是什么？</w:t>
      </w:r>
    </w:p>
    <w:p>
      <w:pPr>
        <w:pStyle w:val="21"/>
      </w:pPr>
      <w:r>
        <w:t>泛型代表的是泛指某一类型，更像是一个类型变量。由尖括号包裹&lt;T&gt;。</w:t>
      </w:r>
    </w:p>
    <w:p>
      <w:pPr>
        <w:pStyle w:val="21"/>
      </w:pPr>
      <w:r>
        <w:t>主要作用是创建逻辑可复用的组件。</w:t>
      </w:r>
    </w:p>
    <w:p>
      <w:pPr>
        <w:pStyle w:val="21"/>
      </w:pPr>
      <w:r>
        <w:t>泛型可以作用在函数、类、接口上。</w:t>
      </w:r>
    </w:p>
    <w:p>
      <w:pPr>
        <w:pStyle w:val="21"/>
      </w:pPr>
      <w:r>
        <w:t>函数：</w:t>
      </w:r>
    </w:p>
    <w:p>
      <w:pPr>
        <w:pStyle w:val="21"/>
      </w:pPr>
      <w:r>
        <w:t>function greet&lt;T&gt;(name: T) {}</w:t>
      </w:r>
    </w:p>
    <w:p>
      <w:pPr>
        <w:pStyle w:val="21"/>
      </w:pPr>
      <w:r>
        <w:t>类：</w:t>
      </w:r>
    </w:p>
    <w:p>
      <w:pPr>
        <w:pStyle w:val="21"/>
      </w:pPr>
      <w:r>
        <w:t>class createObj&lt;T&gt; {</w:t>
      </w:r>
    </w:p>
    <w:p>
      <w:pPr>
        <w:pStyle w:val="21"/>
      </w:pPr>
      <w:r>
        <w:t>    name: T</w:t>
      </w:r>
    </w:p>
    <w:p>
      <w:pPr>
        <w:pStyle w:val="21"/>
      </w:pPr>
      <w:r>
        <w:t>}</w:t>
      </w:r>
    </w:p>
    <w:p>
      <w:pPr>
        <w:pStyle w:val="21"/>
      </w:pPr>
      <w:r>
        <w:t>接口：</w:t>
      </w:r>
    </w:p>
    <w:p>
      <w:pPr>
        <w:pStyle w:val="21"/>
      </w:pPr>
      <w:r>
        <w:t>interface IF&lt;T&gt; {</w:t>
      </w:r>
    </w:p>
    <w:p>
      <w:pPr>
        <w:pStyle w:val="21"/>
      </w:pPr>
      <w:r>
        <w:t>    name: T</w:t>
      </w:r>
    </w:p>
    <w:p>
      <w:pPr>
        <w:pStyle w:val="21"/>
      </w:pPr>
      <w:r>
        <w:t>}</w:t>
      </w:r>
    </w:p>
    <w:p>
      <w:pPr>
        <w:pStyle w:val="21"/>
      </w:pPr>
      <w:r>
        <w:t>泛型还可以被约束，这样就是任意类型了。</w:t>
      </w:r>
    </w:p>
    <w:p>
      <w:pPr>
        <w:pStyle w:val="21"/>
      </w:pPr>
      <w:r>
        <w:t>interface TIF {</w:t>
      </w:r>
    </w:p>
    <w:p>
      <w:pPr>
        <w:pStyle w:val="21"/>
      </w:pPr>
      <w:r>
        <w:t>    length: number</w:t>
      </w:r>
    </w:p>
    <w:p>
      <w:pPr>
        <w:pStyle w:val="21"/>
      </w:pPr>
      <w:r>
        <w:t>}</w:t>
      </w:r>
    </w:p>
    <w:p>
      <w:pPr>
        <w:pStyle w:val="21"/>
      </w:pPr>
      <w:r>
        <w:t>function test&lt;T extends TIF&gt;(params: T) {</w:t>
      </w:r>
    </w:p>
    <w:p>
      <w:pPr>
        <w:pStyle w:val="21"/>
      </w:pPr>
      <w:r>
        <w:t>    console.log("=========&gt;&gt;&gt;", params.length);</w:t>
      </w:r>
    </w:p>
    <w:p>
      <w:pPr>
        <w:pStyle w:val="21"/>
      </w:pPr>
      <w:r>
        <w:t>}</w:t>
      </w:r>
    </w:p>
    <w:p>
      <w:pPr>
        <w:pStyle w:val="21"/>
      </w:pPr>
      <w:r>
        <w:t>泛型约束之类型参数</w:t>
      </w:r>
    </w:p>
    <w:p>
      <w:pPr>
        <w:pStyle w:val="21"/>
      </w:pPr>
      <w:r>
        <w:t>function getPropoty&lt;T, K extends keyof T&gt;(obj: T, key: K) {</w:t>
      </w:r>
    </w:p>
    <w:p>
      <w:pPr>
        <w:pStyle w:val="21"/>
      </w:pPr>
      <w:r>
        <w:t>    return obj[key];</w:t>
      </w:r>
    </w:p>
    <w:p>
      <w:pPr>
        <w:pStyle w:val="21"/>
      </w:pPr>
      <w:r>
        <w:t>}</w:t>
      </w:r>
    </w:p>
    <w:p>
      <w:pPr>
        <w:pStyle w:val="3"/>
      </w:pPr>
      <w:r>
        <w:t>21：说说接口和类型别名type的区别？</w:t>
      </w:r>
    </w:p>
    <w:p>
      <w:pPr>
        <w:pStyle w:val="21"/>
      </w:pPr>
      <w:r>
        <w:t>他们很相似，type可以作用于原始值，联合类型，元组以及其它任何你需要手写的类型。</w:t>
      </w:r>
    </w:p>
    <w:p>
      <w:pPr>
        <w:pStyle w:val="21"/>
      </w:pPr>
      <w:r>
        <w:t>区别一：它并不会真的创建一个新的名字，当你在编译器上将鼠标悬停在定义为该类型别名定义的变量上时返回的是该类型别名引用的对象。相反，接口会创建一个新名字 ，当你把鼠标悬停在该接口定义的变量上时返回的是该接口名。</w:t>
      </w:r>
    </w:p>
    <w:p>
      <w:pPr>
        <w:pStyle w:val="21"/>
      </w:pPr>
      <w:r>
        <w:t>区别二：类型别名不能extends和implements</w:t>
      </w:r>
    </w:p>
    <w:p>
      <w:pPr>
        <w:pStyle w:val="21"/>
      </w:pPr>
      <w:r>
        <w:t>区别三：对于元组，联合类型我们一般使用类型别名type。</w:t>
      </w:r>
    </w:p>
    <w:p>
      <w:pPr>
        <w:pStyle w:val="3"/>
      </w:pPr>
      <w:r>
        <w:t>22：什么是Typescript映射文件？</w:t>
      </w:r>
    </w:p>
    <w:p>
      <w:pPr>
        <w:pStyle w:val="21"/>
      </w:pPr>
      <w:r>
        <w:t>.map源映射文件</w:t>
      </w:r>
    </w:p>
    <w:p>
      <w:pPr>
        <w:pStyle w:val="21"/>
      </w:pPr>
      <w:r>
        <w:t>它是编译后的.js与源文件之间的映射文件。调试器使用该文件，使我们可以直接调试Typescript文件而不是编译后的JS文件。</w:t>
      </w:r>
    </w:p>
    <w:p>
      <w:pPr>
        <w:pStyle w:val="3"/>
      </w:pPr>
      <w:r>
        <w:t>23：什么是类型断言？</w:t>
      </w:r>
    </w:p>
    <w:p>
      <w:pPr>
        <w:pStyle w:val="21"/>
      </w:pPr>
      <w:r>
        <w:t>类型断言对运行没有什么影响，仅供编译器使用。</w:t>
      </w:r>
    </w:p>
    <w:p>
      <w:pPr>
        <w:pStyle w:val="21"/>
      </w:pPr>
      <w:r>
        <w:t>向编译器提供我们所希望的分析代码的提示。</w:t>
      </w:r>
    </w:p>
    <w:p>
      <w:pPr>
        <w:pStyle w:val="21"/>
      </w:pPr>
      <w:r>
        <w:t>表示断言的两种方式：</w:t>
      </w:r>
    </w:p>
    <w:p>
      <w:pPr>
        <w:pStyle w:val="21"/>
      </w:pPr>
      <w:r>
        <w:t>1：&lt;类型&gt;变量</w:t>
      </w:r>
    </w:p>
    <w:p>
      <w:pPr>
        <w:pStyle w:val="21"/>
      </w:pPr>
      <w:r>
        <w:t>2：变量 as 类型 （在tsx中只能使用这种方式）</w:t>
      </w:r>
    </w:p>
    <w:p>
      <w:pPr>
        <w:pStyle w:val="3"/>
      </w:pPr>
      <w:r>
        <w:t>24：什么是Rest参数？</w:t>
      </w:r>
    </w:p>
    <w:p>
      <w:pPr>
        <w:pStyle w:val="21"/>
      </w:pPr>
      <w:r>
        <w:t>在不使用arguments对象的情况允许我们的函数传递可变数量的参数的另一种实现方式。</w:t>
      </w:r>
    </w:p>
    <w:p>
      <w:pPr>
        <w:pStyle w:val="21"/>
      </w:pPr>
      <w:r>
        <w:t>表示方式是...params。</w:t>
      </w:r>
    </w:p>
    <w:p>
      <w:pPr>
        <w:pStyle w:val="21"/>
      </w:pPr>
      <w:r>
        <w:rPr>
          <w:b/>
          <w:bCs/>
        </w:rPr>
        <w:t>rest参数的规则是：</w:t>
      </w:r>
    </w:p>
    <w:p>
      <w:pPr>
        <w:pStyle w:val="21"/>
      </w:pPr>
      <w:r>
        <w:t>1：一个函数只能有一个rest参数。</w:t>
      </w:r>
    </w:p>
    <w:p>
      <w:pPr>
        <w:pStyle w:val="21"/>
      </w:pPr>
      <w:r>
        <w:t>2：它只能出现在参数列表的最后一个。</w:t>
      </w:r>
    </w:p>
    <w:p>
      <w:pPr>
        <w:pStyle w:val="21"/>
      </w:pPr>
      <w:r>
        <w:t>3：该参数必须是数组类型。</w:t>
      </w:r>
    </w:p>
    <w:p>
      <w:pPr>
        <w:pStyle w:val="3"/>
      </w:pPr>
      <w:r>
        <w:t>25：什么是枚举？</w:t>
      </w:r>
    </w:p>
    <w:p>
      <w:pPr>
        <w:pStyle w:val="21"/>
      </w:pPr>
      <w:r>
        <w:t>枚举可以使我们定义一些带名字的常量，用于清晰的表达意图和创建一组有区别的用例。</w:t>
      </w:r>
    </w:p>
    <w:p>
      <w:pPr>
        <w:pStyle w:val="21"/>
      </w:pPr>
      <w:r>
        <w:t>枚举主要分为两类。一类是基于数字的，有自增长和反向映射的特性。一类是基于字符串的。</w:t>
      </w:r>
    </w:p>
    <w:p>
      <w:pPr>
        <w:pStyle w:val="21"/>
      </w:pPr>
      <w:r>
        <w:t>当然还有混合了这两种基础类型的枚举，我们叫做异构枚举。</w:t>
      </w:r>
    </w:p>
    <w:p>
      <w:pPr>
        <w:pStyle w:val="3"/>
      </w:pPr>
      <w:r>
        <w:t>26：说说TS的模块解析策略，什么是相对导入？什么是非相对导入？</w:t>
      </w:r>
    </w:p>
    <w:p>
      <w:pPr>
        <w:pStyle w:val="21"/>
      </w:pPr>
      <w:r>
        <w:t>可以通过moduleResolution属性来设置解析模式。</w:t>
      </w:r>
    </w:p>
    <w:p>
      <w:pPr>
        <w:pStyle w:val="3"/>
      </w:pPr>
      <w:r>
        <w:t>27：什么是声明合并？</w:t>
      </w:r>
    </w:p>
    <w:p>
      <w:pPr>
        <w:pStyle w:val="21"/>
      </w:pPr>
      <w:r>
        <w:t>声明合并是编译器将2个或多个同名声明合并为一个，合并后的声明拥有被合并声明的所有特性。</w:t>
      </w:r>
    </w:p>
    <w:p>
      <w:pPr>
        <w:pStyle w:val="21"/>
      </w:pPr>
      <w:r>
        <w:t>目前除了类不能与其他类和变量合并外，其他声明都是可以相互合并的。</w:t>
      </w:r>
    </w:p>
    <w:p>
      <w:pPr>
        <w:pStyle w:val="2"/>
      </w:pPr>
      <w:r>
        <w:rPr>
          <w:rFonts w:hint="eastAsia"/>
        </w:rPr>
        <w:t>C</w:t>
      </w:r>
      <w:r>
        <w:t>SS3</w:t>
      </w:r>
      <w:r>
        <w:rPr>
          <w:rFonts w:hint="eastAsia"/>
        </w:rPr>
        <w:t>常用语法</w:t>
      </w:r>
    </w:p>
    <w:p>
      <w:pPr>
        <w:pStyle w:val="21"/>
      </w:pPr>
      <w:r>
        <w:rPr>
          <w:rFonts w:hint="eastAsia"/>
        </w:rPr>
        <w:t>1、CSS3属性选择器；</w:t>
      </w:r>
    </w:p>
    <w:p>
      <w:pPr>
        <w:pStyle w:val="21"/>
      </w:pPr>
      <w:r>
        <w:rPr>
          <w:rFonts w:hint="eastAsia"/>
        </w:rPr>
        <w:t>2、CSS3结构伪类选择器；</w:t>
      </w:r>
    </w:p>
    <w:p>
      <w:pPr>
        <w:pStyle w:val="21"/>
      </w:pPr>
      <w:r>
        <w:rPr>
          <w:rFonts w:hint="eastAsia"/>
        </w:rPr>
        <w:t>3、CSS3伪类选择器；</w:t>
      </w:r>
    </w:p>
    <w:p>
      <w:pPr>
        <w:pStyle w:val="21"/>
        <w:shd w:val="clear" w:color="auto" w:fill="FFFFFF"/>
        <w:spacing w:before="0" w:beforeAutospacing="0" w:after="0" w:afterAutospacing="0"/>
        <w:rPr>
          <w:rFonts w:ascii="微软雅黑" w:hAnsi="微软雅黑" w:eastAsia="微软雅黑"/>
          <w:color w:val="333333"/>
          <w:sz w:val="21"/>
          <w:szCs w:val="21"/>
        </w:rPr>
      </w:pPr>
      <w:r>
        <w:rPr>
          <w:rFonts w:hint="eastAsia" w:ascii="微软雅黑" w:hAnsi="微软雅黑" w:eastAsia="微软雅黑"/>
          <w:color w:val="333333"/>
        </w:rPr>
        <w:t>E:</w:t>
      </w:r>
      <w:r>
        <w:fldChar w:fldCharType="begin"/>
      </w:r>
      <w:r>
        <w:instrText xml:space="preserve"> HYPERLINK "https://www.cnblogs.com/yanggeng/p/11188285.html" \l "not" </w:instrText>
      </w:r>
      <w:r>
        <w:fldChar w:fldCharType="separate"/>
      </w:r>
      <w:r>
        <w:rPr>
          <w:rStyle w:val="27"/>
          <w:rFonts w:hint="eastAsia" w:ascii="微软雅黑" w:hAnsi="微软雅黑" w:eastAsia="微软雅黑"/>
          <w:color w:val="000000"/>
        </w:rPr>
        <w:t>not</w:t>
      </w:r>
      <w:r>
        <w:rPr>
          <w:rStyle w:val="27"/>
          <w:rFonts w:hint="eastAsia" w:ascii="微软雅黑" w:hAnsi="微软雅黑" w:eastAsia="微软雅黑"/>
          <w:color w:val="000000"/>
        </w:rPr>
        <w:fldChar w:fldCharType="end"/>
      </w:r>
      <w:r>
        <w:rPr>
          <w:rFonts w:hint="eastAsia" w:ascii="微软雅黑" w:hAnsi="微软雅黑" w:eastAsia="微软雅黑"/>
          <w:color w:val="333333"/>
        </w:rPr>
        <w:t>(s)　　E:</w:t>
      </w:r>
      <w:r>
        <w:fldChar w:fldCharType="begin"/>
      </w:r>
      <w:r>
        <w:instrText xml:space="preserve"> HYPERLINK "https://www.cnblogs.com/yanggeng/p/11188285.html" \l "root" </w:instrText>
      </w:r>
      <w:r>
        <w:fldChar w:fldCharType="separate"/>
      </w:r>
      <w:r>
        <w:rPr>
          <w:rStyle w:val="27"/>
          <w:rFonts w:hint="eastAsia" w:ascii="微软雅黑" w:hAnsi="微软雅黑" w:eastAsia="微软雅黑"/>
          <w:color w:val="000000"/>
        </w:rPr>
        <w:t>root</w:t>
      </w:r>
      <w:r>
        <w:rPr>
          <w:rStyle w:val="27"/>
          <w:rFonts w:hint="eastAsia" w:ascii="微软雅黑" w:hAnsi="微软雅黑" w:eastAsia="微软雅黑"/>
          <w:color w:val="000000"/>
        </w:rPr>
        <w:fldChar w:fldCharType="end"/>
      </w:r>
      <w:r>
        <w:rPr>
          <w:rFonts w:hint="eastAsia" w:ascii="微软雅黑" w:hAnsi="微软雅黑" w:eastAsia="微软雅黑"/>
          <w:color w:val="333333"/>
        </w:rPr>
        <w:t>　　E:</w:t>
      </w:r>
      <w:r>
        <w:fldChar w:fldCharType="begin"/>
      </w:r>
      <w:r>
        <w:instrText xml:space="preserve"> HYPERLINK "https://www.cnblogs.com/yanggeng/p/11188285.html" \l "target" </w:instrText>
      </w:r>
      <w:r>
        <w:fldChar w:fldCharType="separate"/>
      </w:r>
      <w:r>
        <w:rPr>
          <w:rStyle w:val="27"/>
          <w:rFonts w:hint="eastAsia" w:ascii="微软雅黑" w:hAnsi="微软雅黑" w:eastAsia="微软雅黑"/>
          <w:color w:val="000000"/>
        </w:rPr>
        <w:t>target</w:t>
      </w:r>
      <w:r>
        <w:rPr>
          <w:rStyle w:val="27"/>
          <w:rFonts w:hint="eastAsia" w:ascii="微软雅黑" w:hAnsi="微软雅黑" w:eastAsia="微软雅黑"/>
          <w:color w:val="000000"/>
        </w:rPr>
        <w:fldChar w:fldCharType="end"/>
      </w:r>
    </w:p>
    <w:p>
      <w:pPr>
        <w:pStyle w:val="21"/>
        <w:shd w:val="clear" w:color="auto" w:fill="FFFFFF"/>
        <w:spacing w:before="0" w:beforeAutospacing="0" w:after="0" w:afterAutospacing="0"/>
        <w:rPr>
          <w:rFonts w:ascii="微软雅黑" w:hAnsi="微软雅黑" w:eastAsia="微软雅黑"/>
          <w:color w:val="333333"/>
          <w:sz w:val="21"/>
          <w:szCs w:val="21"/>
        </w:rPr>
      </w:pPr>
      <w:r>
        <w:rPr>
          <w:rFonts w:hint="eastAsia" w:ascii="微软雅黑" w:hAnsi="微软雅黑" w:eastAsia="微软雅黑"/>
          <w:color w:val="333333"/>
        </w:rPr>
        <w:t>　　E:</w:t>
      </w:r>
      <w:r>
        <w:fldChar w:fldCharType="begin"/>
      </w:r>
      <w:r>
        <w:instrText xml:space="preserve"> HYPERLINK "https://www.cnblogs.com/yanggeng/p/11188285.html" \l "first-child" </w:instrText>
      </w:r>
      <w:r>
        <w:fldChar w:fldCharType="separate"/>
      </w:r>
      <w:r>
        <w:rPr>
          <w:rStyle w:val="27"/>
          <w:rFonts w:hint="eastAsia" w:ascii="微软雅黑" w:hAnsi="微软雅黑" w:eastAsia="微软雅黑"/>
          <w:color w:val="000000"/>
        </w:rPr>
        <w:t>first-child</w:t>
      </w:r>
      <w:r>
        <w:rPr>
          <w:rStyle w:val="27"/>
          <w:rFonts w:hint="eastAsia" w:ascii="微软雅黑" w:hAnsi="微软雅黑" w:eastAsia="微软雅黑"/>
          <w:color w:val="000000"/>
        </w:rPr>
        <w:fldChar w:fldCharType="end"/>
      </w:r>
      <w:r>
        <w:rPr>
          <w:rFonts w:hint="eastAsia" w:ascii="微软雅黑" w:hAnsi="微软雅黑" w:eastAsia="微软雅黑"/>
          <w:color w:val="333333"/>
        </w:rPr>
        <w:t>　　E:</w:t>
      </w:r>
      <w:r>
        <w:fldChar w:fldCharType="begin"/>
      </w:r>
      <w:r>
        <w:instrText xml:space="preserve"> HYPERLINK "https://www.cnblogs.com/yanggeng/p/11188285.html" \l "last-child" </w:instrText>
      </w:r>
      <w:r>
        <w:fldChar w:fldCharType="separate"/>
      </w:r>
      <w:r>
        <w:rPr>
          <w:rStyle w:val="27"/>
          <w:rFonts w:hint="eastAsia" w:ascii="微软雅黑" w:hAnsi="微软雅黑" w:eastAsia="微软雅黑"/>
          <w:color w:val="000000"/>
        </w:rPr>
        <w:t>last-child</w:t>
      </w:r>
      <w:r>
        <w:rPr>
          <w:rStyle w:val="27"/>
          <w:rFonts w:hint="eastAsia" w:ascii="微软雅黑" w:hAnsi="微软雅黑" w:eastAsia="微软雅黑"/>
          <w:color w:val="000000"/>
        </w:rPr>
        <w:fldChar w:fldCharType="end"/>
      </w:r>
      <w:r>
        <w:rPr>
          <w:rFonts w:hint="eastAsia" w:ascii="微软雅黑" w:hAnsi="微软雅黑" w:eastAsia="微软雅黑"/>
          <w:color w:val="333333"/>
        </w:rPr>
        <w:t>　　E:</w:t>
      </w:r>
      <w:r>
        <w:fldChar w:fldCharType="begin"/>
      </w:r>
      <w:r>
        <w:instrText xml:space="preserve"> HYPERLINK "https://www.cnblogs.com/yanggeng/p/11188285.html" \l "only-child" </w:instrText>
      </w:r>
      <w:r>
        <w:fldChar w:fldCharType="separate"/>
      </w:r>
      <w:r>
        <w:rPr>
          <w:rStyle w:val="27"/>
          <w:rFonts w:hint="eastAsia" w:ascii="微软雅黑" w:hAnsi="微软雅黑" w:eastAsia="微软雅黑"/>
          <w:color w:val="000000"/>
        </w:rPr>
        <w:t>only-child</w:t>
      </w:r>
      <w:r>
        <w:rPr>
          <w:rStyle w:val="27"/>
          <w:rFonts w:hint="eastAsia" w:ascii="微软雅黑" w:hAnsi="微软雅黑" w:eastAsia="微软雅黑"/>
          <w:color w:val="000000"/>
        </w:rPr>
        <w:fldChar w:fldCharType="end"/>
      </w:r>
      <w:r>
        <w:rPr>
          <w:rFonts w:hint="eastAsia" w:ascii="微软雅黑" w:hAnsi="微软雅黑" w:eastAsia="微软雅黑"/>
          <w:color w:val="333333"/>
        </w:rPr>
        <w:t>　　E:</w:t>
      </w:r>
      <w:r>
        <w:fldChar w:fldCharType="begin"/>
      </w:r>
      <w:r>
        <w:instrText xml:space="preserve"> HYPERLINK "https://www.cnblogs.com/yanggeng/p/11188285.html" \l "nth-child" </w:instrText>
      </w:r>
      <w:r>
        <w:fldChar w:fldCharType="separate"/>
      </w:r>
      <w:r>
        <w:rPr>
          <w:rStyle w:val="27"/>
          <w:rFonts w:hint="eastAsia" w:ascii="微软雅黑" w:hAnsi="微软雅黑" w:eastAsia="微软雅黑"/>
          <w:color w:val="000000"/>
        </w:rPr>
        <w:t>nth-child</w:t>
      </w:r>
      <w:r>
        <w:rPr>
          <w:rStyle w:val="27"/>
          <w:rFonts w:hint="eastAsia" w:ascii="微软雅黑" w:hAnsi="微软雅黑" w:eastAsia="微软雅黑"/>
          <w:color w:val="000000"/>
        </w:rPr>
        <w:fldChar w:fldCharType="end"/>
      </w:r>
      <w:r>
        <w:rPr>
          <w:rFonts w:hint="eastAsia" w:ascii="微软雅黑" w:hAnsi="微软雅黑" w:eastAsia="微软雅黑"/>
          <w:color w:val="333333"/>
        </w:rPr>
        <w:t>(n)　　E:</w:t>
      </w:r>
      <w:r>
        <w:fldChar w:fldCharType="begin"/>
      </w:r>
      <w:r>
        <w:instrText xml:space="preserve"> HYPERLINK "https://www.cnblogs.com/yanggeng/p/11188285.html" \l "nth-last-child" </w:instrText>
      </w:r>
      <w:r>
        <w:fldChar w:fldCharType="separate"/>
      </w:r>
      <w:r>
        <w:rPr>
          <w:rStyle w:val="27"/>
          <w:rFonts w:hint="eastAsia" w:ascii="微软雅黑" w:hAnsi="微软雅黑" w:eastAsia="微软雅黑"/>
          <w:color w:val="000000"/>
        </w:rPr>
        <w:t>nth-last-child</w:t>
      </w:r>
      <w:r>
        <w:rPr>
          <w:rStyle w:val="27"/>
          <w:rFonts w:hint="eastAsia" w:ascii="微软雅黑" w:hAnsi="微软雅黑" w:eastAsia="微软雅黑"/>
          <w:color w:val="000000"/>
        </w:rPr>
        <w:fldChar w:fldCharType="end"/>
      </w:r>
      <w:r>
        <w:rPr>
          <w:rFonts w:hint="eastAsia" w:ascii="微软雅黑" w:hAnsi="微软雅黑" w:eastAsia="微软雅黑"/>
          <w:color w:val="333333"/>
        </w:rPr>
        <w:t>(n)   </w:t>
      </w:r>
    </w:p>
    <w:p>
      <w:pPr>
        <w:pStyle w:val="21"/>
      </w:pPr>
    </w:p>
    <w:p>
      <w:pPr>
        <w:pStyle w:val="21"/>
      </w:pPr>
      <w:r>
        <w:t>:: before</w:t>
      </w:r>
    </w:p>
    <w:p>
      <w:pPr>
        <w:pStyle w:val="21"/>
      </w:pPr>
      <w:r>
        <w:t>::after</w:t>
      </w:r>
    </w:p>
    <w:p>
      <w:pPr>
        <w:pStyle w:val="21"/>
      </w:pPr>
      <w:r>
        <w:rPr>
          <w:rFonts w:hint="eastAsia"/>
        </w:rPr>
        <w:t>4、CSS3 2D转换；</w:t>
      </w:r>
    </w:p>
    <w:p>
      <w:pPr>
        <w:pStyle w:val="21"/>
      </w:pPr>
      <w:r>
        <w:rPr>
          <w:rFonts w:hint="eastAsia"/>
        </w:rPr>
        <w:t>5、CSS3动画；</w:t>
      </w:r>
    </w:p>
    <w:p>
      <w:pPr>
        <w:pStyle w:val="21"/>
      </w:pPr>
      <w:r>
        <w:rPr>
          <w:rFonts w:hint="eastAsia"/>
        </w:rPr>
        <w:t>6、CSS3 3D转换；</w:t>
      </w:r>
    </w:p>
    <w:p>
      <w:pPr>
        <w:pStyle w:val="21"/>
      </w:pPr>
      <w:r>
        <w:rPr>
          <w:rFonts w:hint="eastAsia"/>
        </w:rPr>
        <w:t>7、浏览器私有前缀。</w:t>
      </w:r>
    </w:p>
    <w:p>
      <w:pPr>
        <w:pStyle w:val="2"/>
      </w:pPr>
      <w:r>
        <w:t>手写算法</w:t>
      </w:r>
    </w:p>
    <w:p>
      <w:pPr>
        <w:pStyle w:val="97"/>
      </w:pPr>
      <w:r>
        <w:t>1、手写深拷贝</w:t>
      </w:r>
    </w:p>
    <w:p>
      <w:pPr>
        <w:pStyle w:val="114"/>
        <w:rPr>
          <w:rStyle w:val="129"/>
          <w:rFonts w:hint="eastAsia" w:eastAsiaTheme="minorEastAsia"/>
          <w:i/>
          <w:lang w:eastAsia="zh-CN"/>
        </w:rPr>
      </w:pPr>
      <w:r>
        <w:rPr>
          <w:rStyle w:val="129"/>
          <w:i/>
        </w:rPr>
        <w:t>// 乞丐版</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deepCopy</w:t>
      </w:r>
      <w:r>
        <w:rPr>
          <w:rStyle w:val="147"/>
          <w:i w:val="0"/>
        </w:rPr>
        <w:t>(obj){</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obj</w:t>
      </w:r>
      <w:r>
        <w:rPr>
          <w:rStyle w:val="137"/>
          <w:i w:val="0"/>
        </w:rPr>
        <w:t>.</w:t>
      </w:r>
      <w:r>
        <w:rPr>
          <w:rStyle w:val="141"/>
          <w:i w:val="0"/>
        </w:rPr>
        <w:t>JSON</w:t>
      </w:r>
      <w:r>
        <w:rPr>
          <w:rStyle w:val="137"/>
          <w:i w:val="0"/>
        </w:rPr>
        <w:t>.</w:t>
      </w:r>
      <w:r>
        <w:rPr>
          <w:rStyle w:val="134"/>
          <w:i w:val="0"/>
        </w:rPr>
        <w:t>Parse</w:t>
      </w:r>
      <w:r>
        <w:rPr>
          <w:rStyle w:val="147"/>
          <w:i w:val="0"/>
        </w:rPr>
        <w:t>(</w:t>
      </w:r>
      <w:r>
        <w:rPr>
          <w:rStyle w:val="138"/>
          <w:i w:val="0"/>
        </w:rPr>
        <w:t>JSON</w:t>
      </w:r>
      <w:r>
        <w:rPr>
          <w:rStyle w:val="137"/>
          <w:i w:val="0"/>
        </w:rPr>
        <w:t>.</w:t>
      </w:r>
      <w:r>
        <w:rPr>
          <w:rStyle w:val="134"/>
          <w:i w:val="0"/>
        </w:rPr>
        <w:t>Stringify</w:t>
      </w:r>
      <w:r>
        <w:rPr>
          <w:rStyle w:val="147"/>
          <w:i w:val="0"/>
        </w:rPr>
        <w:t>(obj))</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面试够用版</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deepCopy</w:t>
      </w:r>
      <w:r>
        <w:rPr>
          <w:rStyle w:val="147"/>
          <w:i w:val="0"/>
        </w:rPr>
        <w:t>(obj){</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w:t>
      </w:r>
      <w:r>
        <w:rPr>
          <w:rStyle w:val="117"/>
          <w:i w:val="0"/>
        </w:rPr>
        <w:t>typeof</w:t>
      </w:r>
      <w:r>
        <w:rPr>
          <w:rStyle w:val="147"/>
          <w:i w:val="0"/>
        </w:rPr>
        <w:t xml:space="preserve"> obj)</w:t>
      </w:r>
    </w:p>
    <w:p>
      <w:pPr>
        <w:pStyle w:val="114"/>
        <w:rPr>
          <w:rStyle w:val="129"/>
          <w:rFonts w:hint="eastAsia" w:eastAsiaTheme="minorEastAsia"/>
          <w:i/>
          <w:lang w:eastAsia="zh-CN"/>
        </w:rPr>
      </w:pPr>
      <w:r>
        <w:rPr>
          <w:rStyle w:val="147"/>
          <w:i w:val="0"/>
        </w:rPr>
        <w:t xml:space="preserve">        </w:t>
      </w:r>
      <w:r>
        <w:rPr>
          <w:rStyle w:val="136"/>
          <w:i w:val="0"/>
        </w:rPr>
        <w:t>if</w:t>
      </w:r>
      <w:r>
        <w:rPr>
          <w:rStyle w:val="147"/>
          <w:i w:val="0"/>
        </w:rPr>
        <w:t>(</w:t>
      </w:r>
      <w:r>
        <w:rPr>
          <w:rStyle w:val="117"/>
          <w:i w:val="0"/>
        </w:rPr>
        <w:t>typeof</w:t>
      </w:r>
      <w:r>
        <w:rPr>
          <w:rStyle w:val="147"/>
          <w:i w:val="0"/>
        </w:rPr>
        <w:t xml:space="preserve"> obj </w:t>
      </w:r>
      <w:r>
        <w:rPr>
          <w:rStyle w:val="137"/>
          <w:i w:val="0"/>
        </w:rPr>
        <w:t>==</w:t>
      </w:r>
      <w:r>
        <w:rPr>
          <w:rStyle w:val="147"/>
          <w:i w:val="0"/>
        </w:rPr>
        <w:t xml:space="preserve"> </w:t>
      </w:r>
      <w:r>
        <w:rPr>
          <w:rStyle w:val="125"/>
          <w:i w:val="0"/>
        </w:rPr>
        <w:t>'object'</w:t>
      </w:r>
      <w:r>
        <w:rPr>
          <w:rStyle w:val="147"/>
          <w:i w:val="0"/>
        </w:rPr>
        <w:t xml:space="preserve">){ </w:t>
      </w:r>
      <w:r>
        <w:rPr>
          <w:rStyle w:val="129"/>
          <w:i/>
        </w:rPr>
        <w:t>// 判断是否为复杂数据源类型</w:t>
      </w:r>
    </w:p>
    <w:p>
      <w:pPr>
        <w:pStyle w:val="114"/>
        <w:rPr>
          <w:rStyle w:val="129"/>
          <w:rFonts w:hint="eastAsia" w:eastAsiaTheme="minorEastAsia"/>
          <w:i/>
          <w:lang w:eastAsia="zh-CN"/>
        </w:rPr>
      </w:pPr>
      <w:r>
        <w:rPr>
          <w:rStyle w:val="147"/>
          <w:i w:val="0"/>
        </w:rPr>
        <w:tab/>
      </w:r>
      <w:r>
        <w:rPr>
          <w:rStyle w:val="147"/>
          <w:i w:val="0"/>
        </w:rPr>
        <w:tab/>
      </w:r>
      <w:r>
        <w:rPr>
          <w:rStyle w:val="117"/>
          <w:i w:val="0"/>
        </w:rPr>
        <w:t>var</w:t>
      </w:r>
      <w:r>
        <w:rPr>
          <w:rStyle w:val="147"/>
          <w:i w:val="0"/>
        </w:rPr>
        <w:t xml:space="preserve"> result </w:t>
      </w:r>
      <w:r>
        <w:rPr>
          <w:rStyle w:val="137"/>
          <w:i w:val="0"/>
        </w:rPr>
        <w:t>=</w:t>
      </w:r>
      <w:r>
        <w:rPr>
          <w:rStyle w:val="147"/>
          <w:i w:val="0"/>
        </w:rPr>
        <w:t xml:space="preserve"> obj</w:t>
      </w:r>
      <w:r>
        <w:rPr>
          <w:rStyle w:val="137"/>
          <w:i w:val="0"/>
        </w:rPr>
        <w:t>.</w:t>
      </w:r>
      <w:r>
        <w:rPr>
          <w:rStyle w:val="141"/>
          <w:i w:val="0"/>
        </w:rPr>
        <w:t>constructor</w:t>
      </w:r>
      <w:r>
        <w:rPr>
          <w:rStyle w:val="147"/>
          <w:i w:val="0"/>
        </w:rPr>
        <w:t xml:space="preserve"> </w:t>
      </w:r>
      <w:r>
        <w:rPr>
          <w:rStyle w:val="137"/>
          <w:i w:val="0"/>
        </w:rPr>
        <w:t>==</w:t>
      </w:r>
      <w:r>
        <w:rPr>
          <w:rStyle w:val="147"/>
          <w:i w:val="0"/>
        </w:rPr>
        <w:t xml:space="preserve"> </w:t>
      </w:r>
      <w:r>
        <w:rPr>
          <w:rStyle w:val="138"/>
          <w:i w:val="0"/>
        </w:rPr>
        <w:t>Array</w:t>
      </w:r>
      <w:r>
        <w:rPr>
          <w:rStyle w:val="137"/>
          <w:i w:val="0"/>
        </w:rPr>
        <w:t>?</w:t>
      </w:r>
      <w:r>
        <w:rPr>
          <w:rStyle w:val="147"/>
          <w:i w:val="0"/>
        </w:rPr>
        <w:t>[]</w:t>
      </w:r>
      <w:r>
        <w:rPr>
          <w:rStyle w:val="137"/>
          <w:i w:val="0"/>
        </w:rPr>
        <w:t>:</w:t>
      </w:r>
      <w:r>
        <w:rPr>
          <w:rStyle w:val="147"/>
          <w:i w:val="0"/>
        </w:rPr>
        <w:t xml:space="preserve">{} </w:t>
      </w:r>
      <w:r>
        <w:rPr>
          <w:rStyle w:val="129"/>
          <w:i/>
        </w:rPr>
        <w:t>// 数组还是对象</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i </w:t>
      </w:r>
      <w:r>
        <w:rPr>
          <w:rStyle w:val="117"/>
          <w:i w:val="0"/>
        </w:rPr>
        <w:t>in</w:t>
      </w:r>
      <w:r>
        <w:rPr>
          <w:rStyle w:val="147"/>
          <w:i w:val="0"/>
        </w:rPr>
        <w:t xml:space="preserve"> obj){</w:t>
      </w:r>
    </w:p>
    <w:p>
      <w:pPr>
        <w:pStyle w:val="114"/>
        <w:rPr>
          <w:rStyle w:val="147"/>
          <w:rFonts w:hint="eastAsia" w:eastAsiaTheme="minorEastAsia"/>
          <w:i w:val="0"/>
          <w:lang w:eastAsia="zh-CN"/>
        </w:rPr>
      </w:pPr>
      <w:r>
        <w:rPr>
          <w:rStyle w:val="147"/>
          <w:i w:val="0"/>
        </w:rPr>
        <w:t xml:space="preserve">            result[i] </w:t>
      </w:r>
      <w:r>
        <w:rPr>
          <w:rStyle w:val="137"/>
          <w:i w:val="0"/>
        </w:rPr>
        <w:t>=</w:t>
      </w:r>
      <w:r>
        <w:rPr>
          <w:rStyle w:val="147"/>
          <w:i w:val="0"/>
        </w:rPr>
        <w:t xml:space="preserve"> </w:t>
      </w:r>
      <w:r>
        <w:rPr>
          <w:rStyle w:val="117"/>
          <w:i w:val="0"/>
        </w:rPr>
        <w:t>typeof</w:t>
      </w:r>
      <w:r>
        <w:rPr>
          <w:rStyle w:val="147"/>
          <w:i w:val="0"/>
        </w:rPr>
        <w:t xml:space="preserve"> obj[i] </w:t>
      </w:r>
      <w:r>
        <w:rPr>
          <w:rStyle w:val="137"/>
          <w:i w:val="0"/>
        </w:rPr>
        <w:t>==</w:t>
      </w:r>
      <w:r>
        <w:rPr>
          <w:rStyle w:val="147"/>
          <w:i w:val="0"/>
        </w:rPr>
        <w:t xml:space="preserve"> </w:t>
      </w:r>
      <w:r>
        <w:rPr>
          <w:rStyle w:val="125"/>
          <w:i w:val="0"/>
        </w:rPr>
        <w:t>'object'</w:t>
      </w:r>
      <w:r>
        <w:rPr>
          <w:rStyle w:val="137"/>
          <w:i w:val="0"/>
        </w:rPr>
        <w:t>?</w:t>
      </w:r>
      <w:r>
        <w:rPr>
          <w:rStyle w:val="134"/>
          <w:i w:val="0"/>
        </w:rPr>
        <w:t>deepCopy</w:t>
      </w:r>
      <w:r>
        <w:rPr>
          <w:rStyle w:val="147"/>
          <w:i w:val="0"/>
        </w:rPr>
        <w:t>(obj[i])</w:t>
      </w:r>
      <w:r>
        <w:rPr>
          <w:rStyle w:val="137"/>
          <w:i w:val="0"/>
        </w:rPr>
        <w:t>:</w:t>
      </w:r>
      <w:r>
        <w:rPr>
          <w:rStyle w:val="147"/>
          <w:i w:val="0"/>
        </w:rPr>
        <w:t>obj[i]</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else</w:t>
      </w:r>
      <w:r>
        <w:rPr>
          <w:rStyle w:val="147"/>
          <w:i w:val="0"/>
        </w:rPr>
        <w:t>{</w:t>
      </w:r>
    </w:p>
    <w:p>
      <w:pPr>
        <w:pStyle w:val="114"/>
        <w:rPr>
          <w:rStyle w:val="129"/>
          <w:rFonts w:hint="eastAsia" w:eastAsiaTheme="minorEastAsia"/>
          <w:i/>
          <w:lang w:eastAsia="zh-CN"/>
        </w:rPr>
      </w:pPr>
      <w:r>
        <w:rPr>
          <w:rStyle w:val="147"/>
          <w:i w:val="0"/>
        </w:rPr>
        <w:t xml:space="preserve"> </w:t>
      </w:r>
      <w:r>
        <w:rPr>
          <w:rStyle w:val="147"/>
          <w:i w:val="0"/>
        </w:rPr>
        <w:tab/>
      </w:r>
      <w:r>
        <w:rPr>
          <w:rStyle w:val="147"/>
          <w:i w:val="0"/>
        </w:rPr>
        <w:tab/>
      </w:r>
      <w:r>
        <w:rPr>
          <w:rStyle w:val="147"/>
          <w:i w:val="0"/>
        </w:rPr>
        <w:tab/>
      </w:r>
      <w:r>
        <w:rPr>
          <w:rStyle w:val="129"/>
          <w:i/>
        </w:rPr>
        <w:t>// 简单数据类型</w:t>
      </w:r>
    </w:p>
    <w:p>
      <w:pPr>
        <w:pStyle w:val="114"/>
        <w:rPr>
          <w:rStyle w:val="137"/>
          <w:rFonts w:hint="eastAsia" w:eastAsiaTheme="minorEastAsia"/>
          <w:i w:val="0"/>
          <w:lang w:eastAsia="zh-CN"/>
        </w:rPr>
      </w:pPr>
      <w:r>
        <w:rPr>
          <w:rStyle w:val="147"/>
          <w:i w:val="0"/>
        </w:rPr>
        <w:t xml:space="preserve">            </w:t>
      </w:r>
      <w:r>
        <w:rPr>
          <w:rStyle w:val="117"/>
          <w:i w:val="0"/>
        </w:rPr>
        <w:t>var</w:t>
      </w:r>
      <w:r>
        <w:rPr>
          <w:rStyle w:val="147"/>
          <w:i w:val="0"/>
        </w:rPr>
        <w:t xml:space="preserve"> result </w:t>
      </w:r>
      <w:r>
        <w:rPr>
          <w:rStyle w:val="137"/>
          <w:i w:val="0"/>
        </w:rPr>
        <w:t>=</w:t>
      </w:r>
      <w:r>
        <w:rPr>
          <w:rStyle w:val="147"/>
          <w:i w:val="0"/>
        </w:rPr>
        <w:t xml:space="preserve"> obj</w:t>
      </w:r>
      <w:r>
        <w:rPr>
          <w:rStyle w:val="137"/>
          <w:i w:val="0"/>
        </w:rPr>
        <w:t>;</w:t>
      </w:r>
    </w:p>
    <w:p>
      <w:pPr>
        <w:pStyle w:val="114"/>
        <w:rPr>
          <w:rStyle w:val="147"/>
          <w:rFonts w:hint="eastAsia" w:eastAsiaTheme="minorEastAsia"/>
          <w:i w:val="0"/>
          <w:lang w:eastAsia="zh-CN"/>
        </w:rPr>
      </w:pPr>
      <w:r>
        <w:rPr>
          <w:rStyle w:val="147"/>
          <w:i w:val="0"/>
        </w:rPr>
        <w:t xml:space="preserve">        }</w:t>
      </w:r>
    </w:p>
    <w:p>
      <w:pPr>
        <w:pStyle w:val="114"/>
        <w:rPr>
          <w:rStyle w:val="137"/>
          <w:rFonts w:hint="eastAsia" w:eastAsiaTheme="minorEastAsia"/>
          <w:i w:val="0"/>
          <w:lang w:eastAsia="zh-CN"/>
        </w:rPr>
      </w:pPr>
      <w:r>
        <w:rPr>
          <w:rStyle w:val="147"/>
          <w:i w:val="0"/>
        </w:rPr>
        <w:t xml:space="preserve">    result result</w:t>
      </w:r>
      <w:r>
        <w:rPr>
          <w:rStyle w:val="137"/>
          <w:i w:val="0"/>
        </w:rPr>
        <w:t>;</w:t>
      </w:r>
    </w:p>
    <w:p>
      <w:pPr>
        <w:pStyle w:val="114"/>
      </w:pPr>
      <w:r>
        <w:rPr>
          <w:rStyle w:val="147"/>
          <w:i w:val="0"/>
        </w:rPr>
        <w:t>}</w:t>
      </w:r>
    </w:p>
    <w:p>
      <w:pPr>
        <w:pStyle w:val="97"/>
      </w:pPr>
      <w:r>
        <w:t>2、手写浅拷贝</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clone</w:t>
      </w:r>
      <w:r>
        <w:rPr>
          <w:rStyle w:val="147"/>
          <w:i w:val="0"/>
        </w:rPr>
        <w:t>(target){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(target </w:t>
      </w:r>
      <w:r>
        <w:rPr>
          <w:rStyle w:val="137"/>
          <w:i w:val="0"/>
        </w:rPr>
        <w:t>===</w:t>
      </w:r>
      <w:r>
        <w:rPr>
          <w:rStyle w:val="147"/>
          <w:i w:val="0"/>
        </w:rPr>
        <w:t xml:space="preserve"> </w:t>
      </w:r>
      <w:r>
        <w:rPr>
          <w:rStyle w:val="117"/>
          <w:i w:val="0"/>
        </w:rPr>
        <w:t>null</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target</w:t>
      </w:r>
    </w:p>
    <w:p>
      <w:pPr>
        <w:pStyle w:val="114"/>
        <w:rPr>
          <w:rStyle w:val="147"/>
          <w:rFonts w:hint="eastAsia" w:eastAsiaTheme="minorEastAsia"/>
          <w:i w:val="0"/>
          <w:lang w:eastAsia="zh-CN"/>
        </w:rPr>
      </w:pPr>
      <w:r>
        <w:rPr>
          <w:rStyle w:val="147"/>
          <w:i w:val="0"/>
        </w:rPr>
        <w:t xml:space="preserve">    }</w:t>
      </w:r>
    </w:p>
    <w:p>
      <w:pPr>
        <w:pStyle w:val="114"/>
        <w:rPr>
          <w:rStyle w:val="129"/>
          <w:rFonts w:hint="eastAsia" w:eastAsiaTheme="minorEastAsia"/>
          <w:i/>
          <w:lang w:eastAsia="zh-CN"/>
        </w:rPr>
      </w:pPr>
      <w:r>
        <w:rPr>
          <w:rStyle w:val="147"/>
          <w:i w:val="0"/>
        </w:rPr>
        <w:t xml:space="preserve">    </w:t>
      </w:r>
      <w:r>
        <w:rPr>
          <w:rStyle w:val="129"/>
          <w:i/>
        </w:rPr>
        <w:t>// 克隆 数组 和 对象</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cloneTarget </w:t>
      </w:r>
      <w:r>
        <w:rPr>
          <w:rStyle w:val="137"/>
          <w:i w:val="0"/>
        </w:rPr>
        <w:t>=</w:t>
      </w:r>
      <w:r>
        <w:rPr>
          <w:rStyle w:val="147"/>
          <w:i w:val="0"/>
        </w:rPr>
        <w:t xml:space="preserve"> </w:t>
      </w:r>
      <w:r>
        <w:rPr>
          <w:rStyle w:val="138"/>
          <w:i w:val="0"/>
        </w:rPr>
        <w:t>Array</w:t>
      </w:r>
      <w:r>
        <w:rPr>
          <w:rStyle w:val="137"/>
          <w:i w:val="0"/>
        </w:rPr>
        <w:t>.</w:t>
      </w:r>
      <w:r>
        <w:rPr>
          <w:rStyle w:val="134"/>
          <w:i w:val="0"/>
        </w:rPr>
        <w:t>isArray</w:t>
      </w:r>
      <w:r>
        <w:rPr>
          <w:rStyle w:val="147"/>
          <w:i w:val="0"/>
        </w:rPr>
        <w:t>(target)</w:t>
      </w:r>
      <w:r>
        <w:rPr>
          <w:rStyle w:val="137"/>
          <w:i w:val="0"/>
        </w:rPr>
        <w:t>?</w:t>
      </w:r>
      <w:r>
        <w:rPr>
          <w:rStyle w:val="147"/>
          <w:i w:val="0"/>
        </w:rPr>
        <w:t>[]</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const</w:t>
      </w:r>
      <w:r>
        <w:rPr>
          <w:rStyle w:val="147"/>
          <w:i w:val="0"/>
        </w:rPr>
        <w:t xml:space="preserve"> key </w:t>
      </w:r>
      <w:r>
        <w:rPr>
          <w:rStyle w:val="117"/>
          <w:i w:val="0"/>
        </w:rPr>
        <w:t>in</w:t>
      </w:r>
      <w:r>
        <w:rPr>
          <w:rStyle w:val="147"/>
          <w:i w:val="0"/>
        </w:rPr>
        <w:t xml:space="preserve"> target){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(target</w:t>
      </w:r>
      <w:r>
        <w:rPr>
          <w:rStyle w:val="137"/>
          <w:i w:val="0"/>
        </w:rPr>
        <w:t>.</w:t>
      </w:r>
      <w:r>
        <w:rPr>
          <w:rStyle w:val="134"/>
          <w:i w:val="0"/>
        </w:rPr>
        <w:t>hasOwnProperty</w:t>
      </w:r>
      <w:r>
        <w:rPr>
          <w:rStyle w:val="147"/>
          <w:i w:val="0"/>
        </w:rPr>
        <w:t>(key)){</w:t>
      </w:r>
    </w:p>
    <w:p>
      <w:pPr>
        <w:pStyle w:val="114"/>
        <w:rPr>
          <w:rStyle w:val="129"/>
          <w:rFonts w:hint="eastAsia" w:eastAsiaTheme="minorEastAsia"/>
          <w:i/>
          <w:lang w:eastAsia="zh-CN"/>
        </w:rPr>
      </w:pPr>
      <w:r>
        <w:rPr>
          <w:rStyle w:val="147"/>
          <w:i w:val="0"/>
        </w:rPr>
        <w:t xml:space="preserve">            </w:t>
      </w:r>
      <w:r>
        <w:rPr>
          <w:rStyle w:val="129"/>
          <w:i/>
        </w:rPr>
        <w:t>// 判断是否是本身的属性</w:t>
      </w:r>
    </w:p>
    <w:p>
      <w:pPr>
        <w:pStyle w:val="114"/>
        <w:rPr>
          <w:rStyle w:val="147"/>
          <w:rFonts w:hint="eastAsia" w:eastAsiaTheme="minorEastAsia"/>
          <w:i w:val="0"/>
          <w:lang w:eastAsia="zh-CN"/>
        </w:rPr>
      </w:pPr>
      <w:r>
        <w:rPr>
          <w:rStyle w:val="147"/>
          <w:i w:val="0"/>
        </w:rPr>
        <w:t xml:space="preserve">            cloneTarget[key] </w:t>
      </w:r>
      <w:r>
        <w:rPr>
          <w:rStyle w:val="137"/>
          <w:i w:val="0"/>
        </w:rPr>
        <w:t>=</w:t>
      </w:r>
      <w:r>
        <w:rPr>
          <w:rStyle w:val="147"/>
          <w:i w:val="0"/>
        </w:rPr>
        <w:t xml:space="preserve"> target[key]</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cloneTarget</w:t>
      </w:r>
    </w:p>
    <w:p>
      <w:pPr>
        <w:pStyle w:val="114"/>
      </w:pPr>
      <w:r>
        <w:rPr>
          <w:rStyle w:val="147"/>
          <w:i w:val="0"/>
        </w:rPr>
        <w:t>}</w:t>
      </w:r>
    </w:p>
    <w:p>
      <w:pPr>
        <w:pStyle w:val="97"/>
      </w:pPr>
      <w:r>
        <w:t>3、手写数组去重</w:t>
      </w:r>
    </w:p>
    <w:p>
      <w:pPr>
        <w:pStyle w:val="114"/>
        <w:rPr>
          <w:rStyle w:val="129"/>
          <w:rFonts w:hint="eastAsia" w:eastAsiaTheme="minorEastAsia"/>
          <w:i/>
          <w:lang w:eastAsia="zh-CN"/>
        </w:rPr>
      </w:pPr>
      <w:r>
        <w:rPr>
          <w:rStyle w:val="129"/>
          <w:i/>
        </w:rPr>
        <w:t>// 1.ES6的Set</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38"/>
          <w:i w:val="0"/>
        </w:rPr>
        <w:t>Array</w:t>
      </w:r>
      <w:r>
        <w:rPr>
          <w:rStyle w:val="137"/>
          <w:i w:val="0"/>
        </w:rPr>
        <w:t>.</w:t>
      </w:r>
      <w:r>
        <w:rPr>
          <w:rStyle w:val="134"/>
          <w:i w:val="0"/>
        </w:rPr>
        <w:t>from</w:t>
      </w:r>
      <w:r>
        <w:rPr>
          <w:rStyle w:val="147"/>
          <w:i w:val="0"/>
        </w:rPr>
        <w:t>(</w:t>
      </w:r>
      <w:r>
        <w:rPr>
          <w:rStyle w:val="117"/>
          <w:i w:val="0"/>
        </w:rPr>
        <w:t>new</w:t>
      </w:r>
      <w:r>
        <w:rPr>
          <w:rStyle w:val="147"/>
          <w:i w:val="0"/>
        </w:rPr>
        <w:t xml:space="preserve"> </w:t>
      </w:r>
      <w:r>
        <w:rPr>
          <w:rStyle w:val="138"/>
          <w:i w:val="0"/>
        </w:rPr>
        <w:t>Set</w:t>
      </w:r>
      <w:r>
        <w:rPr>
          <w:rStyle w:val="147"/>
          <w:i w:val="0"/>
        </w:rPr>
        <w:t>(arr))</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2.双层 for 循环</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result </w:t>
      </w:r>
      <w:r>
        <w:rPr>
          <w:rStyle w:val="137"/>
          <w:i w:val="0"/>
        </w:rPr>
        <w:t>=</w:t>
      </w: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i </w:t>
      </w:r>
      <w:r>
        <w:rPr>
          <w:rStyle w:val="137"/>
          <w:i w:val="0"/>
        </w:rPr>
        <w:t>=</w:t>
      </w:r>
      <w:r>
        <w:rPr>
          <w:rStyle w:val="147"/>
          <w:i w:val="0"/>
        </w:rPr>
        <w:t xml:space="preserve"> </w:t>
      </w:r>
      <w:r>
        <w:rPr>
          <w:rStyle w:val="119"/>
          <w:i w:val="0"/>
        </w:rPr>
        <w:t>0</w:t>
      </w:r>
      <w:r>
        <w:rPr>
          <w:rStyle w:val="137"/>
          <w:i w:val="0"/>
        </w:rPr>
        <w:t>,</w:t>
      </w:r>
      <w:r>
        <w:rPr>
          <w:rStyle w:val="147"/>
          <w:i w:val="0"/>
        </w:rPr>
        <w:t xml:space="preserve">i </w:t>
      </w:r>
      <w:r>
        <w:rPr>
          <w:rStyle w:val="137"/>
          <w:i w:val="0"/>
        </w:rPr>
        <w:t>&lt;</w:t>
      </w:r>
      <w:r>
        <w:rPr>
          <w:rStyle w:val="147"/>
          <w:i w:val="0"/>
        </w:rPr>
        <w:t xml:space="preserve"> arr</w:t>
      </w:r>
      <w:r>
        <w:rPr>
          <w:rStyle w:val="137"/>
          <w:i w:val="0"/>
        </w:rPr>
        <w:t>.</w:t>
      </w:r>
      <w:r>
        <w:rPr>
          <w:rStyle w:val="141"/>
          <w:i w:val="0"/>
        </w:rPr>
        <w:t>length</w:t>
      </w:r>
      <w:r>
        <w:rPr>
          <w:rStyle w:val="137"/>
          <w:i w:val="0"/>
        </w:rPr>
        <w:t>;</w:t>
      </w:r>
      <w:r>
        <w:rPr>
          <w:rStyle w:val="147"/>
          <w:i w:val="0"/>
        </w:rPr>
        <w:t>i</w:t>
      </w:r>
      <w:r>
        <w:rPr>
          <w:rStyle w:val="137"/>
          <w:i w:val="0"/>
        </w:rPr>
        <w:t>++</w:t>
      </w:r>
      <w:r>
        <w:rPr>
          <w:rStyle w:val="147"/>
          <w:i w:val="0"/>
        </w:rPr>
        <w:t>){</w:t>
      </w:r>
    </w:p>
    <w:p>
      <w:pPr>
        <w:pStyle w:val="114"/>
        <w:rPr>
          <w:rStyle w:val="129"/>
          <w:rFonts w:hint="eastAsia" w:eastAsiaTheme="minorEastAsia"/>
          <w:i/>
          <w:lang w:eastAsia="zh-CN"/>
        </w:rPr>
      </w:pPr>
      <w:r>
        <w:rPr>
          <w:rStyle w:val="147"/>
          <w:i w:val="0"/>
        </w:rPr>
        <w:t xml:space="preserve">            </w:t>
      </w:r>
      <w:r>
        <w:rPr>
          <w:rStyle w:val="129"/>
          <w:i/>
        </w:rPr>
        <w:t>// 第一层遍历</w:t>
      </w:r>
    </w:p>
    <w:p>
      <w:pPr>
        <w:pStyle w:val="114"/>
        <w:rPr>
          <w:rStyle w:val="129"/>
          <w:rFonts w:hint="eastAsia" w:eastAsiaTheme="minorEastAsia"/>
          <w:i/>
          <w:lang w:eastAsia="zh-CN"/>
        </w:rPr>
      </w:pPr>
      <w:r>
        <w:rPr>
          <w:rStyle w:val="147"/>
          <w:i w:val="0"/>
        </w:rPr>
        <w:t xml:space="preserve">            </w:t>
      </w:r>
      <w:r>
        <w:rPr>
          <w:rStyle w:val="117"/>
          <w:i w:val="0"/>
        </w:rPr>
        <w:t>let</w:t>
      </w:r>
      <w:r>
        <w:rPr>
          <w:rStyle w:val="147"/>
          <w:i w:val="0"/>
        </w:rPr>
        <w:t xml:space="preserve"> flag </w:t>
      </w:r>
      <w:r>
        <w:rPr>
          <w:rStyle w:val="137"/>
          <w:i w:val="0"/>
        </w:rPr>
        <w:t>=</w:t>
      </w:r>
      <w:r>
        <w:rPr>
          <w:rStyle w:val="147"/>
          <w:i w:val="0"/>
        </w:rPr>
        <w:t xml:space="preserve"> </w:t>
      </w:r>
      <w:r>
        <w:rPr>
          <w:rStyle w:val="117"/>
          <w:i w:val="0"/>
        </w:rPr>
        <w:t>false</w:t>
      </w:r>
      <w:r>
        <w:rPr>
          <w:rStyle w:val="147"/>
          <w:i w:val="0"/>
        </w:rPr>
        <w:t xml:space="preserve"> </w:t>
      </w:r>
      <w:r>
        <w:rPr>
          <w:rStyle w:val="129"/>
          <w:i/>
        </w:rPr>
        <w:t>// 进行标记</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k </w:t>
      </w:r>
      <w:r>
        <w:rPr>
          <w:rStyle w:val="137"/>
          <w:i w:val="0"/>
        </w:rPr>
        <w:t>=</w:t>
      </w:r>
      <w:r>
        <w:rPr>
          <w:rStyle w:val="147"/>
          <w:i w:val="0"/>
        </w:rPr>
        <w:t xml:space="preserve"> i </w:t>
      </w:r>
      <w:r>
        <w:rPr>
          <w:rStyle w:val="137"/>
          <w:i w:val="0"/>
        </w:rPr>
        <w:t>+</w:t>
      </w:r>
      <w:r>
        <w:rPr>
          <w:rStyle w:val="147"/>
          <w:i w:val="0"/>
        </w:rPr>
        <w:t xml:space="preserve"> </w:t>
      </w:r>
      <w:r>
        <w:rPr>
          <w:rStyle w:val="119"/>
          <w:i w:val="0"/>
        </w:rPr>
        <w:t>1</w:t>
      </w:r>
      <w:r>
        <w:rPr>
          <w:rStyle w:val="137"/>
          <w:i w:val="0"/>
        </w:rPr>
        <w:t>,</w:t>
      </w:r>
      <w:r>
        <w:rPr>
          <w:rStyle w:val="147"/>
          <w:i w:val="0"/>
        </w:rPr>
        <w:t xml:space="preserve">k </w:t>
      </w:r>
      <w:r>
        <w:rPr>
          <w:rStyle w:val="137"/>
          <w:i w:val="0"/>
        </w:rPr>
        <w:t>&lt;</w:t>
      </w:r>
      <w:r>
        <w:rPr>
          <w:rStyle w:val="147"/>
          <w:i w:val="0"/>
        </w:rPr>
        <w:t xml:space="preserve"> arr</w:t>
      </w:r>
      <w:r>
        <w:rPr>
          <w:rStyle w:val="137"/>
          <w:i w:val="0"/>
        </w:rPr>
        <w:t>.</w:t>
      </w:r>
      <w:r>
        <w:rPr>
          <w:rStyle w:val="141"/>
          <w:i w:val="0"/>
        </w:rPr>
        <w:t>length</w:t>
      </w:r>
      <w:r>
        <w:rPr>
          <w:rStyle w:val="137"/>
          <w:i w:val="0"/>
        </w:rPr>
        <w:t>;</w:t>
      </w:r>
      <w:r>
        <w:rPr>
          <w:rStyle w:val="147"/>
          <w:i w:val="0"/>
        </w:rPr>
        <w:t>k</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(arr[i] </w:t>
      </w:r>
      <w:r>
        <w:rPr>
          <w:rStyle w:val="137"/>
          <w:i w:val="0"/>
        </w:rPr>
        <w:t>===</w:t>
      </w:r>
      <w:r>
        <w:rPr>
          <w:rStyle w:val="147"/>
          <w:i w:val="0"/>
        </w:rPr>
        <w:t xml:space="preserve"> arr[k]){</w:t>
      </w:r>
    </w:p>
    <w:p>
      <w:pPr>
        <w:pStyle w:val="114"/>
        <w:rPr>
          <w:rStyle w:val="129"/>
          <w:rFonts w:hint="eastAsia" w:eastAsiaTheme="minorEastAsia"/>
          <w:i/>
          <w:lang w:eastAsia="zh-CN"/>
        </w:rPr>
      </w:pPr>
      <w:r>
        <w:rPr>
          <w:rStyle w:val="147"/>
          <w:i w:val="0"/>
        </w:rPr>
        <w:t xml:space="preserve">                    </w:t>
      </w:r>
      <w:r>
        <w:rPr>
          <w:rStyle w:val="129"/>
          <w:i/>
        </w:rPr>
        <w:t>// 如果后面有重复的就跳过</w:t>
      </w:r>
    </w:p>
    <w:p>
      <w:pPr>
        <w:pStyle w:val="114"/>
        <w:rPr>
          <w:rStyle w:val="117"/>
          <w:rFonts w:hint="eastAsia" w:eastAsiaTheme="minorEastAsia"/>
          <w:i w:val="0"/>
          <w:lang w:eastAsia="zh-CN"/>
        </w:rPr>
      </w:pPr>
      <w:r>
        <w:rPr>
          <w:rStyle w:val="147"/>
          <w:i w:val="0"/>
        </w:rPr>
        <w:t xml:space="preserve">                    flag </w:t>
      </w:r>
      <w:r>
        <w:rPr>
          <w:rStyle w:val="137"/>
          <w:i w:val="0"/>
        </w:rPr>
        <w:t>=</w:t>
      </w:r>
      <w:r>
        <w:rPr>
          <w:rStyle w:val="147"/>
          <w:i w:val="0"/>
        </w:rPr>
        <w:t xml:space="preserve"> </w:t>
      </w:r>
      <w:r>
        <w:rPr>
          <w:rStyle w:val="117"/>
          <w:i w:val="0"/>
        </w:rPr>
        <w:t>true</w:t>
      </w:r>
    </w:p>
    <w:p>
      <w:pPr>
        <w:pStyle w:val="114"/>
        <w:rPr>
          <w:rStyle w:val="141"/>
          <w:rFonts w:hint="eastAsia" w:eastAsiaTheme="minorEastAsia"/>
          <w:i w:val="0"/>
          <w:lang w:eastAsia="zh-CN"/>
        </w:rPr>
      </w:pPr>
      <w:r>
        <w:rPr>
          <w:rStyle w:val="147"/>
          <w:i w:val="0"/>
        </w:rPr>
        <w:t xml:space="preserve">                    k </w:t>
      </w:r>
      <w:r>
        <w:rPr>
          <w:rStyle w:val="137"/>
          <w:i w:val="0"/>
        </w:rPr>
        <w:t>=</w:t>
      </w:r>
      <w:r>
        <w:rPr>
          <w:rStyle w:val="147"/>
          <w:i w:val="0"/>
        </w:rPr>
        <w:t xml:space="preserve"> arr</w:t>
      </w:r>
      <w:r>
        <w:rPr>
          <w:rStyle w:val="137"/>
          <w:i w:val="0"/>
        </w:rPr>
        <w:t>.</w:t>
      </w:r>
      <w:r>
        <w:rPr>
          <w:rStyle w:val="141"/>
          <w:i w:val="0"/>
        </w:rPr>
        <w:t>length</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w:t>
      </w:r>
      <w:r>
        <w:rPr>
          <w:rStyle w:val="137"/>
          <w:i w:val="0"/>
        </w:rPr>
        <w:t>!</w:t>
      </w:r>
      <w:r>
        <w:rPr>
          <w:rStyle w:val="147"/>
          <w:i w:val="0"/>
        </w:rPr>
        <w:t>flag)</w:t>
      </w:r>
    </w:p>
    <w:p>
      <w:pPr>
        <w:pStyle w:val="114"/>
        <w:rPr>
          <w:rStyle w:val="129"/>
          <w:rFonts w:hint="eastAsia" w:eastAsiaTheme="minorEastAsia"/>
          <w:i/>
          <w:lang w:eastAsia="zh-CN"/>
        </w:rPr>
      </w:pPr>
      <w:r>
        <w:rPr>
          <w:rStyle w:val="147"/>
          <w:i w:val="0"/>
        </w:rPr>
        <w:t xml:space="preserve">                result</w:t>
      </w:r>
      <w:r>
        <w:rPr>
          <w:rStyle w:val="137"/>
          <w:i w:val="0"/>
        </w:rPr>
        <w:t>.</w:t>
      </w:r>
      <w:r>
        <w:rPr>
          <w:rStyle w:val="134"/>
          <w:i w:val="0"/>
        </w:rPr>
        <w:t>push</w:t>
      </w:r>
      <w:r>
        <w:rPr>
          <w:rStyle w:val="147"/>
          <w:i w:val="0"/>
        </w:rPr>
        <w:t xml:space="preserve">(arr[i]) </w:t>
      </w:r>
      <w:r>
        <w:rPr>
          <w:rStyle w:val="129"/>
          <w:i/>
        </w:rPr>
        <w:t>// 没有重复的，添加到数组中</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result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3.利用数组的 indexOf 方法</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result </w:t>
      </w:r>
      <w:r>
        <w:rPr>
          <w:rStyle w:val="137"/>
          <w:i w:val="0"/>
        </w:rPr>
        <w:t>=</w:t>
      </w: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i </w:t>
      </w:r>
      <w:r>
        <w:rPr>
          <w:rStyle w:val="137"/>
          <w:i w:val="0"/>
        </w:rPr>
        <w:t>=</w:t>
      </w:r>
      <w:r>
        <w:rPr>
          <w:rStyle w:val="147"/>
          <w:i w:val="0"/>
        </w:rPr>
        <w:t xml:space="preserve"> </w:t>
      </w:r>
      <w:r>
        <w:rPr>
          <w:rStyle w:val="119"/>
          <w:i w:val="0"/>
        </w:rPr>
        <w:t>0</w:t>
      </w:r>
      <w:r>
        <w:rPr>
          <w:rStyle w:val="137"/>
          <w:i w:val="0"/>
        </w:rPr>
        <w:t>,</w:t>
      </w:r>
      <w:r>
        <w:rPr>
          <w:rStyle w:val="147"/>
          <w:i w:val="0"/>
        </w:rPr>
        <w:t xml:space="preserve">i </w:t>
      </w:r>
      <w:r>
        <w:rPr>
          <w:rStyle w:val="137"/>
          <w:i w:val="0"/>
        </w:rPr>
        <w:t>&lt;</w:t>
      </w:r>
      <w:r>
        <w:rPr>
          <w:rStyle w:val="147"/>
          <w:i w:val="0"/>
        </w:rPr>
        <w:t xml:space="preserve"> arr</w:t>
      </w:r>
      <w:r>
        <w:rPr>
          <w:rStyle w:val="137"/>
          <w:i w:val="0"/>
        </w:rPr>
        <w:t>.</w:t>
      </w:r>
      <w:r>
        <w:rPr>
          <w:rStyle w:val="141"/>
          <w:i w:val="0"/>
        </w:rPr>
        <w:t>length</w:t>
      </w:r>
      <w:r>
        <w:rPr>
          <w:rStyle w:val="137"/>
          <w:i w:val="0"/>
        </w:rPr>
        <w:t>;</w:t>
      </w:r>
      <w:r>
        <w:rPr>
          <w:rStyle w:val="147"/>
          <w:i w:val="0"/>
        </w:rPr>
        <w:t>i</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(result</w:t>
      </w:r>
      <w:r>
        <w:rPr>
          <w:rStyle w:val="137"/>
          <w:i w:val="0"/>
        </w:rPr>
        <w:t>.</w:t>
      </w:r>
      <w:r>
        <w:rPr>
          <w:rStyle w:val="134"/>
          <w:i w:val="0"/>
        </w:rPr>
        <w:t>indexOf</w:t>
      </w:r>
      <w:r>
        <w:rPr>
          <w:rStyle w:val="147"/>
          <w:i w:val="0"/>
        </w:rPr>
        <w:t xml:space="preserve">(arr[i]) </w:t>
      </w:r>
      <w:r>
        <w:rPr>
          <w:rStyle w:val="137"/>
          <w:i w:val="0"/>
        </w:rPr>
        <w:t>===</w:t>
      </w:r>
      <w:r>
        <w:rPr>
          <w:rStyle w:val="147"/>
          <w:i w:val="0"/>
        </w:rPr>
        <w:t xml:space="preserve"> </w:t>
      </w:r>
      <w:r>
        <w:rPr>
          <w:rStyle w:val="137"/>
          <w:i w:val="0"/>
        </w:rPr>
        <w:t>-</w:t>
      </w:r>
      <w:r>
        <w:rPr>
          <w:rStyle w:val="119"/>
          <w:i w:val="0"/>
        </w:rPr>
        <w:t>1</w:t>
      </w:r>
      <w:r>
        <w:rPr>
          <w:rStyle w:val="147"/>
          <w:i w:val="0"/>
        </w:rPr>
        <w:t>)</w:t>
      </w:r>
    </w:p>
    <w:p>
      <w:pPr>
        <w:pStyle w:val="114"/>
        <w:rPr>
          <w:rStyle w:val="147"/>
          <w:rFonts w:hint="eastAsia" w:eastAsiaTheme="minorEastAsia"/>
          <w:i w:val="0"/>
          <w:lang w:eastAsia="zh-CN"/>
        </w:rPr>
      </w:pPr>
      <w:r>
        <w:rPr>
          <w:rStyle w:val="147"/>
          <w:i w:val="0"/>
        </w:rPr>
        <w:t xml:space="preserve">                result</w:t>
      </w:r>
      <w:r>
        <w:rPr>
          <w:rStyle w:val="137"/>
          <w:i w:val="0"/>
        </w:rPr>
        <w:t>.</w:t>
      </w:r>
      <w:r>
        <w:rPr>
          <w:rStyle w:val="134"/>
          <w:i w:val="0"/>
        </w:rPr>
        <w:t>push</w:t>
      </w:r>
      <w:r>
        <w:rPr>
          <w:rStyle w:val="147"/>
          <w:i w:val="0"/>
        </w:rPr>
        <w:t>(arr[i])</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result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4.利用 filter 方法</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29"/>
          <w:rFonts w:hint="eastAsia" w:eastAsiaTheme="minorEastAsia"/>
          <w:i/>
          <w:lang w:eastAsia="zh-CN"/>
        </w:rPr>
      </w:pPr>
      <w:r>
        <w:rPr>
          <w:rStyle w:val="147"/>
          <w:i w:val="0"/>
        </w:rPr>
        <w:t xml:space="preserve">        </w:t>
      </w:r>
      <w:r>
        <w:rPr>
          <w:rStyle w:val="136"/>
          <w:i w:val="0"/>
        </w:rPr>
        <w:t>return</w:t>
      </w:r>
      <w:r>
        <w:rPr>
          <w:rStyle w:val="147"/>
          <w:i w:val="0"/>
        </w:rPr>
        <w:t xml:space="preserve"> arr</w:t>
      </w:r>
      <w:r>
        <w:rPr>
          <w:rStyle w:val="137"/>
          <w:i w:val="0"/>
        </w:rPr>
        <w:t>.</w:t>
      </w:r>
      <w:r>
        <w:rPr>
          <w:rStyle w:val="134"/>
          <w:i w:val="0"/>
        </w:rPr>
        <w:t>filter</w:t>
      </w:r>
      <w:r>
        <w:rPr>
          <w:rStyle w:val="147"/>
          <w:i w:val="0"/>
        </w:rPr>
        <w:t>((ele</w:t>
      </w:r>
      <w:r>
        <w:rPr>
          <w:rStyle w:val="137"/>
          <w:i w:val="0"/>
        </w:rPr>
        <w:t>,</w:t>
      </w:r>
      <w:r>
        <w:rPr>
          <w:rStyle w:val="147"/>
          <w:i w:val="0"/>
        </w:rPr>
        <w:t xml:space="preserve">index) </w:t>
      </w:r>
      <w:r>
        <w:rPr>
          <w:rStyle w:val="117"/>
          <w:i w:val="0"/>
        </w:rPr>
        <w:t>=&gt;</w:t>
      </w:r>
      <w:r>
        <w:rPr>
          <w:rStyle w:val="147"/>
          <w:i w:val="0"/>
        </w:rPr>
        <w:t xml:space="preserve"> (arr</w:t>
      </w:r>
      <w:r>
        <w:rPr>
          <w:rStyle w:val="137"/>
          <w:i w:val="0"/>
        </w:rPr>
        <w:t>.</w:t>
      </w:r>
      <w:r>
        <w:rPr>
          <w:rStyle w:val="134"/>
          <w:i w:val="0"/>
        </w:rPr>
        <w:t>indexOf</w:t>
      </w:r>
      <w:r>
        <w:rPr>
          <w:rStyle w:val="147"/>
          <w:i w:val="0"/>
        </w:rPr>
        <w:t xml:space="preserve">(ele) </w:t>
      </w:r>
      <w:r>
        <w:rPr>
          <w:rStyle w:val="137"/>
          <w:i w:val="0"/>
        </w:rPr>
        <w:t>===</w:t>
      </w:r>
      <w:r>
        <w:rPr>
          <w:rStyle w:val="147"/>
          <w:i w:val="0"/>
        </w:rPr>
        <w:t xml:space="preserve"> index)) </w:t>
      </w:r>
      <w:r>
        <w:rPr>
          <w:rStyle w:val="129"/>
          <w:i/>
        </w:rPr>
        <w:t>// 过滤</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5.利用 map 方法</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arr</w:t>
      </w:r>
      <w:r>
        <w:rPr>
          <w:rStyle w:val="137"/>
          <w:i w:val="0"/>
        </w:rPr>
        <w:t>.</w:t>
      </w:r>
      <w:r>
        <w:rPr>
          <w:rStyle w:val="134"/>
          <w:i w:val="0"/>
        </w:rPr>
        <w:t>map</w:t>
      </w:r>
      <w:r>
        <w:rPr>
          <w:rStyle w:val="147"/>
          <w:i w:val="0"/>
        </w:rPr>
        <w:t>((ele</w:t>
      </w:r>
      <w:r>
        <w:rPr>
          <w:rStyle w:val="137"/>
          <w:i w:val="0"/>
        </w:rPr>
        <w:t>,</w:t>
      </w:r>
      <w:r>
        <w:rPr>
          <w:rStyle w:val="147"/>
          <w:i w:val="0"/>
        </w:rPr>
        <w:t xml:space="preserve">index) </w:t>
      </w:r>
      <w:r>
        <w:rPr>
          <w:rStyle w:val="117"/>
          <w:i w:val="0"/>
        </w:rPr>
        <w:t>=&gt;</w:t>
      </w: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(arr</w:t>
      </w:r>
      <w:r>
        <w:rPr>
          <w:rStyle w:val="137"/>
          <w:i w:val="0"/>
        </w:rPr>
        <w:t>.</w:t>
      </w:r>
      <w:r>
        <w:rPr>
          <w:rStyle w:val="134"/>
          <w:i w:val="0"/>
        </w:rPr>
        <w:t>indexOf</w:t>
      </w:r>
      <w:r>
        <w:rPr>
          <w:rStyle w:val="147"/>
          <w:i w:val="0"/>
        </w:rPr>
        <w:t xml:space="preserve">(ele) </w:t>
      </w:r>
      <w:r>
        <w:rPr>
          <w:rStyle w:val="137"/>
          <w:i w:val="0"/>
        </w:rPr>
        <w:t>===</w:t>
      </w:r>
      <w:r>
        <w:rPr>
          <w:rStyle w:val="147"/>
          <w:i w:val="0"/>
        </w:rPr>
        <w:t xml:space="preserve"> index)</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ele</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p>
    <w:p>
      <w:pPr>
        <w:pStyle w:val="114"/>
        <w:rPr>
          <w:rStyle w:val="129"/>
          <w:rFonts w:hint="eastAsia" w:eastAsiaTheme="minorEastAsia"/>
          <w:i/>
          <w:lang w:eastAsia="zh-CN"/>
        </w:rPr>
      </w:pPr>
      <w:r>
        <w:rPr>
          <w:rStyle w:val="129"/>
          <w:i/>
        </w:rPr>
        <w:t>// 6.排序后进行数组</w:t>
      </w:r>
    </w:p>
    <w:p>
      <w:pPr>
        <w:pStyle w:val="114"/>
        <w:rPr>
          <w:rStyle w:val="147"/>
          <w:rFonts w:hint="eastAsia" w:eastAsiaTheme="minorEastAsia"/>
          <w:i w:val="0"/>
          <w:lang w:eastAsia="zh-CN"/>
        </w:rPr>
      </w:pPr>
      <w:r>
        <w:rPr>
          <w:rStyle w:val="147"/>
          <w:i w:val="0"/>
        </w:rPr>
        <w:tab/>
      </w:r>
      <w:r>
        <w:rPr>
          <w:rStyle w:val="117"/>
          <w:i w:val="0"/>
        </w:rPr>
        <w:t>function</w:t>
      </w:r>
      <w:r>
        <w:rPr>
          <w:rStyle w:val="147"/>
          <w:i w:val="0"/>
        </w:rPr>
        <w:t xml:space="preserve"> </w:t>
      </w:r>
      <w:r>
        <w:rPr>
          <w:rStyle w:val="134"/>
          <w:i w:val="0"/>
        </w:rPr>
        <w:t>unique</w:t>
      </w:r>
      <w:r>
        <w:rPr>
          <w:rStyle w:val="147"/>
          <w:i w:val="0"/>
        </w:rPr>
        <w:t>(arr){</w:t>
      </w:r>
    </w:p>
    <w:p>
      <w:pPr>
        <w:pStyle w:val="114"/>
        <w:rPr>
          <w:rStyle w:val="147"/>
          <w:rFonts w:hint="eastAsia" w:eastAsiaTheme="minorEastAsia"/>
          <w:i w:val="0"/>
          <w:lang w:eastAsia="zh-CN"/>
        </w:rPr>
      </w:pPr>
      <w:r>
        <w:rPr>
          <w:rStyle w:val="147"/>
          <w:i w:val="0"/>
        </w:rPr>
        <w:t xml:space="preserve">        arr</w:t>
      </w:r>
      <w:r>
        <w:rPr>
          <w:rStyle w:val="137"/>
          <w:i w:val="0"/>
        </w:rPr>
        <w:t>.</w:t>
      </w:r>
      <w:r>
        <w:rPr>
          <w:rStyle w:val="134"/>
          <w:i w:val="0"/>
        </w:rPr>
        <w:t>sort</w:t>
      </w:r>
      <w:r>
        <w:rPr>
          <w:rStyle w:val="147"/>
          <w:i w:val="0"/>
        </w:rPr>
        <w:t>()</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result </w:t>
      </w:r>
      <w:r>
        <w:rPr>
          <w:rStyle w:val="137"/>
          <w:i w:val="0"/>
        </w:rPr>
        <w:t>=</w:t>
      </w:r>
      <w:r>
        <w:rPr>
          <w:rStyle w:val="147"/>
          <w:i w:val="0"/>
        </w:rPr>
        <w:t xml:space="preserve"> []</w:t>
      </w:r>
    </w:p>
    <w:p>
      <w:pPr>
        <w:pStyle w:val="114"/>
        <w:rPr>
          <w:rStyle w:val="147"/>
          <w:rFonts w:hint="eastAsia" w:eastAsiaTheme="minorEastAsia"/>
          <w:i w:val="0"/>
          <w:lang w:eastAsia="zh-CN"/>
        </w:rPr>
      </w:pPr>
      <w:r>
        <w:rPr>
          <w:rStyle w:val="147"/>
          <w:i w:val="0"/>
        </w:rPr>
        <w:t xml:space="preserve">        arr</w:t>
      </w:r>
      <w:r>
        <w:rPr>
          <w:rStyle w:val="137"/>
          <w:i w:val="0"/>
        </w:rPr>
        <w:t>.</w:t>
      </w:r>
      <w:r>
        <w:rPr>
          <w:rStyle w:val="134"/>
          <w:i w:val="0"/>
        </w:rPr>
        <w:t>forEach</w:t>
      </w:r>
      <w:r>
        <w:rPr>
          <w:rStyle w:val="147"/>
          <w:i w:val="0"/>
        </w:rPr>
        <w:t>((ele</w:t>
      </w:r>
      <w:r>
        <w:rPr>
          <w:rStyle w:val="137"/>
          <w:i w:val="0"/>
        </w:rPr>
        <w:t>,</w:t>
      </w:r>
      <w:r>
        <w:rPr>
          <w:rStyle w:val="147"/>
          <w:i w:val="0"/>
        </w:rPr>
        <w:t xml:space="preserve">index) </w:t>
      </w:r>
      <w:r>
        <w:rPr>
          <w:rStyle w:val="117"/>
          <w:i w:val="0"/>
        </w:rPr>
        <w:t>=&gt;</w:t>
      </w: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(ele </w:t>
      </w:r>
      <w:r>
        <w:rPr>
          <w:rStyle w:val="137"/>
          <w:i w:val="0"/>
        </w:rPr>
        <w:t>!==</w:t>
      </w:r>
      <w:r>
        <w:rPr>
          <w:rStyle w:val="147"/>
          <w:i w:val="0"/>
        </w:rPr>
        <w:t xml:space="preserve"> arr[index </w:t>
      </w:r>
      <w:r>
        <w:rPr>
          <w:rStyle w:val="137"/>
          <w:i w:val="0"/>
        </w:rPr>
        <w:t>+</w:t>
      </w:r>
      <w:r>
        <w:rPr>
          <w:rStyle w:val="147"/>
          <w:i w:val="0"/>
        </w:rPr>
        <w:t xml:space="preserve"> </w:t>
      </w:r>
      <w:r>
        <w:rPr>
          <w:rStyle w:val="119"/>
          <w:i w:val="0"/>
        </w:rPr>
        <w:t>1</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37"/>
          <w:i w:val="0"/>
        </w:rPr>
        <w:t>.</w:t>
      </w:r>
      <w:r>
        <w:rPr>
          <w:rStyle w:val="134"/>
          <w:i w:val="0"/>
        </w:rPr>
        <w:t>push</w:t>
      </w:r>
      <w:r>
        <w:rPr>
          <w:rStyle w:val="147"/>
          <w:i w:val="0"/>
        </w:rPr>
        <w:t>(ele)</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result</w:t>
      </w:r>
    </w:p>
    <w:p>
      <w:pPr>
        <w:pStyle w:val="114"/>
      </w:pPr>
      <w:r>
        <w:rPr>
          <w:rStyle w:val="147"/>
          <w:i w:val="0"/>
        </w:rPr>
        <w:t xml:space="preserve">    }</w:t>
      </w:r>
    </w:p>
    <w:p>
      <w:pPr>
        <w:pStyle w:val="97"/>
      </w:pPr>
      <w:r>
        <w:t>4、手写防抖</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debounce</w:t>
      </w:r>
      <w:r>
        <w:rPr>
          <w:rStyle w:val="147"/>
          <w:i w:val="0"/>
        </w:rPr>
        <w:t>(fn</w:t>
      </w:r>
      <w:r>
        <w:rPr>
          <w:rStyle w:val="137"/>
          <w:i w:val="0"/>
        </w:rPr>
        <w:t>,</w:t>
      </w:r>
      <w:r>
        <w:rPr>
          <w:rStyle w:val="147"/>
          <w:i w:val="0"/>
        </w:rPr>
        <w:t>delay){</w:t>
      </w:r>
    </w:p>
    <w:p>
      <w:pPr>
        <w:pStyle w:val="114"/>
        <w:rPr>
          <w:rStyle w:val="117"/>
          <w:rFonts w:hint="eastAsia" w:eastAsiaTheme="minorEastAsia"/>
          <w:i w:val="0"/>
          <w:lang w:eastAsia="zh-CN"/>
        </w:rPr>
      </w:pPr>
      <w:r>
        <w:rPr>
          <w:rStyle w:val="147"/>
          <w:i w:val="0"/>
        </w:rPr>
        <w:tab/>
      </w:r>
      <w:r>
        <w:rPr>
          <w:rStyle w:val="117"/>
          <w:i w:val="0"/>
        </w:rPr>
        <w:t>let</w:t>
      </w:r>
      <w:r>
        <w:rPr>
          <w:rStyle w:val="147"/>
          <w:i w:val="0"/>
        </w:rPr>
        <w:t xml:space="preserve"> timer </w:t>
      </w:r>
      <w:r>
        <w:rPr>
          <w:rStyle w:val="137"/>
          <w:i w:val="0"/>
        </w:rPr>
        <w:t>=</w:t>
      </w:r>
      <w:r>
        <w:rPr>
          <w:rStyle w:val="147"/>
          <w:i w:val="0"/>
        </w:rPr>
        <w:t xml:space="preserve"> </w:t>
      </w:r>
      <w:r>
        <w:rPr>
          <w:rStyle w:val="117"/>
          <w:i w:val="0"/>
        </w:rPr>
        <w:t>null</w:t>
      </w:r>
    </w:p>
    <w:p>
      <w:pPr>
        <w:pStyle w:val="114"/>
        <w:rPr>
          <w:rStyle w:val="147"/>
          <w:rFonts w:hint="eastAsia" w:eastAsiaTheme="minorEastAsia"/>
          <w:i w:val="0"/>
          <w:lang w:eastAsia="zh-CN"/>
        </w:rPr>
      </w:pPr>
      <w:r>
        <w:rPr>
          <w:rStyle w:val="147"/>
          <w:i w:val="0"/>
        </w:rPr>
        <w:tab/>
      </w:r>
      <w:r>
        <w:rPr>
          <w:rStyle w:val="136"/>
          <w:i w:val="0"/>
        </w:rPr>
        <w:t>return</w:t>
      </w:r>
      <w:r>
        <w:rPr>
          <w:rStyle w:val="147"/>
          <w:i w:val="0"/>
        </w:rPr>
        <w:t xml:space="preserve"> () </w:t>
      </w:r>
      <w:r>
        <w:rPr>
          <w:rStyle w:val="117"/>
          <w:i w:val="0"/>
        </w:rPr>
        <w:t>=&gt;</w:t>
      </w:r>
      <w:r>
        <w:rPr>
          <w:rStyle w:val="147"/>
          <w:i w:val="0"/>
        </w:rPr>
        <w:t xml:space="preserve"> {</w:t>
      </w:r>
    </w:p>
    <w:p>
      <w:pPr>
        <w:pStyle w:val="114"/>
        <w:rPr>
          <w:rStyle w:val="147"/>
          <w:rFonts w:hint="eastAsia" w:eastAsiaTheme="minorEastAsia"/>
          <w:i w:val="0"/>
          <w:lang w:eastAsia="zh-CN"/>
        </w:rPr>
      </w:pPr>
      <w:r>
        <w:rPr>
          <w:rStyle w:val="147"/>
          <w:i w:val="0"/>
        </w:rPr>
        <w:tab/>
      </w:r>
      <w:r>
        <w:rPr>
          <w:rStyle w:val="147"/>
          <w:i w:val="0"/>
        </w:rPr>
        <w:tab/>
      </w:r>
      <w:r>
        <w:rPr>
          <w:rStyle w:val="140"/>
          <w:i w:val="0"/>
        </w:rPr>
        <w:t>clearTimeout</w:t>
      </w:r>
      <w:r>
        <w:rPr>
          <w:rStyle w:val="147"/>
          <w:i w:val="0"/>
        </w:rPr>
        <w:t>(timer)</w:t>
      </w:r>
    </w:p>
    <w:p>
      <w:pPr>
        <w:pStyle w:val="114"/>
        <w:rPr>
          <w:rStyle w:val="147"/>
          <w:rFonts w:hint="eastAsia" w:eastAsiaTheme="minorEastAsia"/>
          <w:i w:val="0"/>
          <w:lang w:eastAsia="zh-CN"/>
        </w:rPr>
      </w:pPr>
      <w:r>
        <w:rPr>
          <w:rStyle w:val="147"/>
          <w:i w:val="0"/>
        </w:rPr>
        <w:t xml:space="preserve">        timer </w:t>
      </w:r>
      <w:r>
        <w:rPr>
          <w:rStyle w:val="137"/>
          <w:i w:val="0"/>
        </w:rPr>
        <w:t>=</w:t>
      </w:r>
      <w:r>
        <w:rPr>
          <w:rStyle w:val="147"/>
          <w:i w:val="0"/>
        </w:rPr>
        <w:t xml:space="preserve"> </w:t>
      </w:r>
      <w:r>
        <w:rPr>
          <w:rStyle w:val="140"/>
          <w:i w:val="0"/>
        </w:rPr>
        <w:t>setTimeout</w:t>
      </w:r>
      <w:r>
        <w:rPr>
          <w:rStyle w:val="147"/>
          <w:i w:val="0"/>
        </w:rPr>
        <w:t xml:space="preserve">(() </w:t>
      </w:r>
      <w:r>
        <w:rPr>
          <w:rStyle w:val="117"/>
          <w:i w:val="0"/>
        </w:rPr>
        <w:t>=&gt;</w:t>
      </w:r>
      <w:r>
        <w:rPr>
          <w:rStyle w:val="147"/>
          <w:i w:val="0"/>
        </w:rPr>
        <w:t xml:space="preserve"> (</w:t>
      </w:r>
      <w:r>
        <w:rPr>
          <w:rStyle w:val="134"/>
          <w:i w:val="0"/>
        </w:rPr>
        <w:t>fn</w:t>
      </w:r>
      <w:r>
        <w:rPr>
          <w:rStyle w:val="147"/>
          <w:i w:val="0"/>
        </w:rPr>
        <w:t>())</w:t>
      </w:r>
      <w:r>
        <w:rPr>
          <w:rStyle w:val="137"/>
          <w:i w:val="0"/>
        </w:rPr>
        <w:t>,</w:t>
      </w:r>
      <w:r>
        <w:rPr>
          <w:rStyle w:val="147"/>
          <w:i w:val="0"/>
        </w:rPr>
        <w:t>delay)</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r>
        <w:rPr>
          <w:rStyle w:val="117"/>
          <w:i w:val="0"/>
        </w:rPr>
        <w:t>let</w:t>
      </w:r>
      <w:r>
        <w:rPr>
          <w:rStyle w:val="147"/>
          <w:i w:val="0"/>
        </w:rPr>
        <w:t xml:space="preserve"> a </w:t>
      </w:r>
      <w:r>
        <w:rPr>
          <w:rStyle w:val="137"/>
          <w:i w:val="0"/>
        </w:rPr>
        <w:t>=</w:t>
      </w:r>
      <w:r>
        <w:rPr>
          <w:rStyle w:val="147"/>
          <w:i w:val="0"/>
        </w:rPr>
        <w:t xml:space="preserve"> </w:t>
      </w:r>
      <w:r>
        <w:rPr>
          <w:rStyle w:val="134"/>
          <w:i w:val="0"/>
        </w:rPr>
        <w:t>debounce</w:t>
      </w:r>
      <w:r>
        <w:rPr>
          <w:rStyle w:val="147"/>
          <w:i w:val="0"/>
        </w:rPr>
        <w:t xml:space="preserve">(() </w:t>
      </w:r>
      <w:r>
        <w:rPr>
          <w:rStyle w:val="117"/>
          <w:i w:val="0"/>
        </w:rPr>
        <w:t>=&gt;</w:t>
      </w:r>
      <w:r>
        <w:rPr>
          <w:rStyle w:val="147"/>
          <w:i w:val="0"/>
        </w:rPr>
        <w:t xml:space="preserve"> (</w:t>
      </w:r>
      <w:r>
        <w:rPr>
          <w:rStyle w:val="138"/>
          <w:i w:val="0"/>
        </w:rPr>
        <w:t>console</w:t>
      </w:r>
      <w:r>
        <w:rPr>
          <w:rStyle w:val="137"/>
          <w:i w:val="0"/>
        </w:rPr>
        <w:t>.</w:t>
      </w:r>
      <w:r>
        <w:rPr>
          <w:rStyle w:val="134"/>
          <w:i w:val="0"/>
        </w:rPr>
        <w:t>log</w:t>
      </w:r>
      <w:r>
        <w:rPr>
          <w:rStyle w:val="147"/>
          <w:i w:val="0"/>
        </w:rPr>
        <w:t>(</w:t>
      </w:r>
      <w:r>
        <w:rPr>
          <w:rStyle w:val="125"/>
          <w:i w:val="0"/>
        </w:rPr>
        <w:t>'防抖处理'</w:t>
      </w:r>
      <w:r>
        <w:rPr>
          <w:rStyle w:val="147"/>
          <w:i w:val="0"/>
        </w:rPr>
        <w:t>))</w:t>
      </w:r>
      <w:r>
        <w:rPr>
          <w:rStyle w:val="137"/>
          <w:i w:val="0"/>
        </w:rPr>
        <w:t>,</w:t>
      </w:r>
      <w:r>
        <w:rPr>
          <w:rStyle w:val="119"/>
          <w:i w:val="0"/>
        </w:rPr>
        <w:t>500</w:t>
      </w:r>
      <w:r>
        <w:rPr>
          <w:rStyle w:val="147"/>
          <w:i w:val="0"/>
        </w:rPr>
        <w:t>)</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点击事件</w:t>
      </w:r>
      <w:r>
        <w:rPr>
          <w:rStyle w:val="147"/>
          <w:i w:val="0"/>
        </w:rPr>
        <w:t>(){</w:t>
      </w:r>
    </w:p>
    <w:p>
      <w:pPr>
        <w:pStyle w:val="114"/>
        <w:rPr>
          <w:rStyle w:val="147"/>
          <w:rFonts w:hint="eastAsia" w:eastAsiaTheme="minorEastAsia"/>
          <w:i w:val="0"/>
          <w:lang w:eastAsia="zh-CN"/>
        </w:rPr>
      </w:pPr>
      <w:r>
        <w:rPr>
          <w:rStyle w:val="147"/>
          <w:i w:val="0"/>
        </w:rPr>
        <w:tab/>
      </w:r>
      <w:r>
        <w:rPr>
          <w:rStyle w:val="134"/>
          <w:i w:val="0"/>
        </w:rPr>
        <w:t>a</w:t>
      </w:r>
      <w:r>
        <w:rPr>
          <w:rStyle w:val="147"/>
          <w:i w:val="0"/>
        </w:rPr>
        <w:t>()</w:t>
      </w:r>
    </w:p>
    <w:p>
      <w:pPr>
        <w:pStyle w:val="114"/>
      </w:pPr>
      <w:r>
        <w:rPr>
          <w:rStyle w:val="147"/>
          <w:i w:val="0"/>
        </w:rPr>
        <w:t>}</w:t>
      </w:r>
    </w:p>
    <w:p>
      <w:pPr>
        <w:pStyle w:val="97"/>
      </w:pPr>
      <w:r>
        <w:t>5、手写节流</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throttle</w:t>
      </w:r>
      <w:r>
        <w:rPr>
          <w:rStyle w:val="147"/>
          <w:i w:val="0"/>
        </w:rPr>
        <w:t>(fn</w:t>
      </w:r>
      <w:r>
        <w:rPr>
          <w:rStyle w:val="137"/>
          <w:i w:val="0"/>
        </w:rPr>
        <w:t>,</w:t>
      </w:r>
      <w:r>
        <w:rPr>
          <w:rStyle w:val="147"/>
          <w:i w:val="0"/>
        </w:rPr>
        <w:t xml:space="preserve">delay </w:t>
      </w:r>
      <w:r>
        <w:rPr>
          <w:rStyle w:val="137"/>
          <w:i w:val="0"/>
        </w:rPr>
        <w:t>=</w:t>
      </w:r>
      <w:r>
        <w:rPr>
          <w:rStyle w:val="147"/>
          <w:i w:val="0"/>
        </w:rPr>
        <w:t xml:space="preserve"> </w:t>
      </w:r>
      <w:r>
        <w:rPr>
          <w:rStyle w:val="119"/>
          <w:i w:val="0"/>
        </w:rPr>
        <w:t>500</w:t>
      </w:r>
      <w:r>
        <w:rPr>
          <w:rStyle w:val="147"/>
          <w:i w:val="0"/>
        </w:rPr>
        <w:t>){</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lastTime</w:t>
      </w:r>
      <w:r>
        <w:rPr>
          <w:rStyle w:val="137"/>
          <w:i w:val="0"/>
        </w:rPr>
        <w:t>,</w:t>
      </w:r>
      <w:r>
        <w:rPr>
          <w:rStyle w:val="147"/>
          <w:i w:val="0"/>
        </w:rPr>
        <w:t>time</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17"/>
          <w:i w:val="0"/>
        </w:rPr>
        <w:t>function</w:t>
      </w:r>
      <w:r>
        <w:rPr>
          <w:rStyle w:val="147"/>
          <w:i w:val="0"/>
        </w:rPr>
        <w:t>(){</w:t>
      </w:r>
    </w:p>
    <w:p>
      <w:pPr>
        <w:pStyle w:val="114"/>
        <w:rPr>
          <w:rStyle w:val="137"/>
          <w:rFonts w:hint="eastAsia" w:eastAsiaTheme="minorEastAsia"/>
          <w:i w:val="0"/>
          <w:lang w:eastAsia="zh-CN"/>
        </w:rPr>
      </w:pPr>
      <w:r>
        <w:rPr>
          <w:rStyle w:val="147"/>
          <w:i w:val="0"/>
        </w:rPr>
        <w:t xml:space="preserve">        </w:t>
      </w:r>
      <w:r>
        <w:rPr>
          <w:rStyle w:val="117"/>
          <w:i w:val="0"/>
        </w:rPr>
        <w:t>let</w:t>
      </w:r>
      <w:r>
        <w:rPr>
          <w:rStyle w:val="147"/>
          <w:i w:val="0"/>
        </w:rPr>
        <w:t xml:space="preserve"> context </w:t>
      </w:r>
      <w:r>
        <w:rPr>
          <w:rStyle w:val="137"/>
          <w:i w:val="0"/>
        </w:rPr>
        <w:t>=</w:t>
      </w:r>
      <w:r>
        <w:rPr>
          <w:rStyle w:val="147"/>
          <w:i w:val="0"/>
        </w:rPr>
        <w:t xml:space="preserve"> </w:t>
      </w:r>
      <w:r>
        <w:rPr>
          <w:rStyle w:val="117"/>
          <w:i w:val="0"/>
        </w:rPr>
        <w:t>this</w:t>
      </w:r>
      <w:r>
        <w:rPr>
          <w:rStyle w:val="137"/>
          <w:i w:val="0"/>
        </w:rPr>
        <w:t>;</w:t>
      </w:r>
    </w:p>
    <w:p>
      <w:pPr>
        <w:pStyle w:val="114"/>
        <w:rPr>
          <w:rStyle w:val="137"/>
          <w:rFonts w:hint="eastAsia" w:eastAsiaTheme="minorEastAsia"/>
          <w:i w:val="0"/>
          <w:lang w:eastAsia="zh-CN"/>
        </w:rPr>
      </w:pPr>
      <w:r>
        <w:rPr>
          <w:rStyle w:val="147"/>
          <w:i w:val="0"/>
        </w:rPr>
        <w:t xml:space="preserve">        </w:t>
      </w:r>
      <w:r>
        <w:rPr>
          <w:rStyle w:val="117"/>
          <w:i w:val="0"/>
        </w:rPr>
        <w:t>let</w:t>
      </w:r>
      <w:r>
        <w:rPr>
          <w:rStyle w:val="147"/>
          <w:i w:val="0"/>
        </w:rPr>
        <w:t xml:space="preserve"> args </w:t>
      </w:r>
      <w:r>
        <w:rPr>
          <w:rStyle w:val="137"/>
          <w:i w:val="0"/>
        </w:rPr>
        <w:t>=</w:t>
      </w:r>
      <w:r>
        <w:rPr>
          <w:rStyle w:val="147"/>
          <w:i w:val="0"/>
        </w:rPr>
        <w:t xml:space="preserve"> []</w:t>
      </w:r>
      <w:r>
        <w:rPr>
          <w:rStyle w:val="137"/>
          <w:i w:val="0"/>
        </w:rPr>
        <w:t>.</w:t>
      </w:r>
      <w:r>
        <w:rPr>
          <w:rStyle w:val="141"/>
          <w:i w:val="0"/>
        </w:rPr>
        <w:t>slice</w:t>
      </w:r>
      <w:r>
        <w:rPr>
          <w:rStyle w:val="137"/>
          <w:i w:val="0"/>
        </w:rPr>
        <w:t>.</w:t>
      </w:r>
      <w:r>
        <w:rPr>
          <w:rStyle w:val="134"/>
          <w:i w:val="0"/>
        </w:rPr>
        <w:t>call</w:t>
      </w:r>
      <w:r>
        <w:rPr>
          <w:rStyle w:val="147"/>
          <w:i w:val="0"/>
        </w:rPr>
        <w:t>(</w:t>
      </w:r>
      <w:r>
        <w:rPr>
          <w:rStyle w:val="117"/>
          <w:i w:val="0"/>
        </w:rPr>
        <w:t>arguments</w:t>
      </w:r>
      <w:r>
        <w:rPr>
          <w:rStyle w:val="147"/>
          <w:i w:val="0"/>
        </w:rPr>
        <w:t>)</w:t>
      </w:r>
      <w:r>
        <w:rPr>
          <w:rStyle w:val="137"/>
          <w:i w:val="0"/>
        </w:rPr>
        <w:t>;</w:t>
      </w:r>
    </w:p>
    <w:p>
      <w:pPr>
        <w:pStyle w:val="114"/>
        <w:rPr>
          <w:rStyle w:val="147"/>
          <w:rFonts w:hint="eastAsia" w:eastAsiaTheme="minorEastAsia"/>
          <w:i w:val="0"/>
          <w:lang w:eastAsia="zh-CN"/>
        </w:rPr>
      </w:pPr>
      <w:r>
        <w:rPr>
          <w:rStyle w:val="147"/>
          <w:i w:val="0"/>
        </w:rPr>
        <w:t xml:space="preserve">        time </w:t>
      </w:r>
      <w:r>
        <w:rPr>
          <w:rStyle w:val="137"/>
          <w:i w:val="0"/>
        </w:rPr>
        <w:t>=</w:t>
      </w:r>
      <w:r>
        <w:rPr>
          <w:rStyle w:val="147"/>
          <w:i w:val="0"/>
        </w:rPr>
        <w:t xml:space="preserve"> </w:t>
      </w:r>
      <w:r>
        <w:rPr>
          <w:rStyle w:val="138"/>
          <w:i w:val="0"/>
        </w:rPr>
        <w:t>Date</w:t>
      </w:r>
      <w:r>
        <w:rPr>
          <w:rStyle w:val="137"/>
          <w:i w:val="0"/>
        </w:rPr>
        <w:t>.</w:t>
      </w:r>
      <w:r>
        <w:rPr>
          <w:rStyle w:val="134"/>
          <w:i w:val="0"/>
        </w:rPr>
        <w:t>now</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w:t>
      </w:r>
      <w:r>
        <w:rPr>
          <w:rStyle w:val="137"/>
          <w:i w:val="0"/>
        </w:rPr>
        <w:t>!</w:t>
      </w:r>
      <w:r>
        <w:rPr>
          <w:rStyle w:val="147"/>
          <w:i w:val="0"/>
        </w:rPr>
        <w:t xml:space="preserve">lastTime </w:t>
      </w:r>
      <w:r>
        <w:rPr>
          <w:rStyle w:val="137"/>
          <w:i w:val="0"/>
        </w:rPr>
        <w:t>||</w:t>
      </w:r>
      <w:r>
        <w:rPr>
          <w:rStyle w:val="147"/>
          <w:i w:val="0"/>
        </w:rPr>
        <w:t xml:space="preserve"> time </w:t>
      </w:r>
      <w:r>
        <w:rPr>
          <w:rStyle w:val="137"/>
          <w:i w:val="0"/>
        </w:rPr>
        <w:t>-</w:t>
      </w:r>
      <w:r>
        <w:rPr>
          <w:rStyle w:val="147"/>
          <w:i w:val="0"/>
        </w:rPr>
        <w:t xml:space="preserve"> lastTime </w:t>
      </w:r>
      <w:r>
        <w:rPr>
          <w:rStyle w:val="137"/>
          <w:i w:val="0"/>
        </w:rPr>
        <w:t>&gt;</w:t>
      </w:r>
      <w:r>
        <w:rPr>
          <w:rStyle w:val="147"/>
          <w:i w:val="0"/>
        </w:rPr>
        <w:t xml:space="preserve"> delay){</w:t>
      </w:r>
    </w:p>
    <w:p>
      <w:pPr>
        <w:pStyle w:val="114"/>
        <w:rPr>
          <w:rStyle w:val="147"/>
          <w:rFonts w:hint="eastAsia" w:eastAsiaTheme="minorEastAsia"/>
          <w:i w:val="0"/>
          <w:lang w:eastAsia="zh-CN"/>
        </w:rPr>
      </w:pPr>
      <w:r>
        <w:rPr>
          <w:rStyle w:val="147"/>
          <w:i w:val="0"/>
        </w:rPr>
        <w:t xml:space="preserve">            fn</w:t>
      </w:r>
      <w:r>
        <w:rPr>
          <w:rStyle w:val="137"/>
          <w:i w:val="0"/>
        </w:rPr>
        <w:t>.</w:t>
      </w:r>
      <w:r>
        <w:rPr>
          <w:rStyle w:val="134"/>
          <w:i w:val="0"/>
        </w:rPr>
        <w:t>apply</w:t>
      </w:r>
      <w:r>
        <w:rPr>
          <w:rStyle w:val="147"/>
          <w:i w:val="0"/>
        </w:rPr>
        <w:t>(context)</w:t>
      </w:r>
    </w:p>
    <w:p>
      <w:pPr>
        <w:pStyle w:val="114"/>
        <w:rPr>
          <w:rStyle w:val="147"/>
          <w:rFonts w:hint="eastAsia" w:eastAsiaTheme="minorEastAsia"/>
          <w:i w:val="0"/>
          <w:lang w:eastAsia="zh-CN"/>
        </w:rPr>
      </w:pPr>
      <w:r>
        <w:rPr>
          <w:rStyle w:val="147"/>
          <w:i w:val="0"/>
        </w:rPr>
        <w:t xml:space="preserve">            lastTime </w:t>
      </w:r>
      <w:r>
        <w:rPr>
          <w:rStyle w:val="137"/>
          <w:i w:val="0"/>
        </w:rPr>
        <w:t>=</w:t>
      </w:r>
      <w:r>
        <w:rPr>
          <w:rStyle w:val="147"/>
          <w:i w:val="0"/>
        </w:rPr>
        <w:t xml:space="preserve"> time</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fn</w:t>
      </w:r>
      <w:r>
        <w:rPr>
          <w:rStyle w:val="147"/>
          <w:i w:val="0"/>
        </w:rPr>
        <w:t>(){</w:t>
      </w:r>
    </w:p>
    <w:p>
      <w:pPr>
        <w:pStyle w:val="114"/>
        <w:rPr>
          <w:rStyle w:val="147"/>
          <w:rFonts w:hint="eastAsia" w:eastAsiaTheme="minorEastAsia"/>
          <w:i w:val="0"/>
          <w:lang w:eastAsia="zh-CN"/>
        </w:rPr>
      </w:pPr>
      <w:r>
        <w:rPr>
          <w:rStyle w:val="147"/>
          <w:i w:val="0"/>
        </w:rPr>
        <w:t xml:space="preserve">    </w:t>
      </w:r>
      <w:r>
        <w:rPr>
          <w:rStyle w:val="138"/>
          <w:i w:val="0"/>
        </w:rPr>
        <w:t>console</w:t>
      </w:r>
      <w:r>
        <w:rPr>
          <w:rStyle w:val="137"/>
          <w:i w:val="0"/>
        </w:rPr>
        <w:t>.</w:t>
      </w:r>
      <w:r>
        <w:rPr>
          <w:rStyle w:val="134"/>
          <w:i w:val="0"/>
        </w:rPr>
        <w:t>log</w:t>
      </w:r>
      <w:r>
        <w:rPr>
          <w:rStyle w:val="147"/>
          <w:i w:val="0"/>
        </w:rPr>
        <w:t>(</w:t>
      </w:r>
      <w:r>
        <w:rPr>
          <w:rStyle w:val="125"/>
          <w:i w:val="0"/>
        </w:rPr>
        <w:t>'节流'</w:t>
      </w:r>
      <w:r>
        <w:rPr>
          <w:rStyle w:val="147"/>
          <w:i w:val="0"/>
        </w:rPr>
        <w:t>)</w:t>
      </w:r>
    </w:p>
    <w:p>
      <w:pPr>
        <w:pStyle w:val="114"/>
        <w:rPr>
          <w:rStyle w:val="147"/>
          <w:rFonts w:hint="eastAsia" w:eastAsiaTheme="minorEastAsia"/>
          <w:i w:val="0"/>
          <w:lang w:eastAsia="zh-CN"/>
        </w:rPr>
      </w:pPr>
      <w:r>
        <w:rPr>
          <w:rStyle w:val="147"/>
          <w:i w:val="0"/>
        </w:rPr>
        <w:t>}</w:t>
      </w:r>
    </w:p>
    <w:p>
      <w:pPr>
        <w:pStyle w:val="114"/>
        <w:rPr>
          <w:rStyle w:val="147"/>
          <w:rFonts w:hint="eastAsia" w:eastAsiaTheme="minorEastAsia"/>
          <w:i w:val="0"/>
          <w:lang w:eastAsia="zh-CN"/>
        </w:rPr>
      </w:pPr>
      <w:r>
        <w:rPr>
          <w:rStyle w:val="117"/>
          <w:i w:val="0"/>
        </w:rPr>
        <w:t>let</w:t>
      </w:r>
      <w:r>
        <w:rPr>
          <w:rStyle w:val="147"/>
          <w:i w:val="0"/>
        </w:rPr>
        <w:t xml:space="preserve"> a </w:t>
      </w:r>
      <w:r>
        <w:rPr>
          <w:rStyle w:val="137"/>
          <w:i w:val="0"/>
        </w:rPr>
        <w:t>=</w:t>
      </w:r>
      <w:r>
        <w:rPr>
          <w:rStyle w:val="147"/>
          <w:i w:val="0"/>
        </w:rPr>
        <w:t xml:space="preserve"> </w:t>
      </w:r>
      <w:r>
        <w:rPr>
          <w:rStyle w:val="134"/>
          <w:i w:val="0"/>
        </w:rPr>
        <w:t>throttle</w:t>
      </w:r>
      <w:r>
        <w:rPr>
          <w:rStyle w:val="147"/>
          <w:i w:val="0"/>
        </w:rPr>
        <w:t>(fn</w:t>
      </w:r>
      <w:r>
        <w:rPr>
          <w:rStyle w:val="137"/>
          <w:i w:val="0"/>
        </w:rPr>
        <w:t>,</w:t>
      </w:r>
      <w:r>
        <w:rPr>
          <w:rStyle w:val="119"/>
          <w:i w:val="0"/>
        </w:rPr>
        <w:t>1000</w:t>
      </w:r>
      <w:r>
        <w:rPr>
          <w:rStyle w:val="147"/>
          <w:i w:val="0"/>
        </w:rPr>
        <w:t>)</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点击事件</w:t>
      </w:r>
      <w:r>
        <w:rPr>
          <w:rStyle w:val="147"/>
          <w:i w:val="0"/>
        </w:rPr>
        <w:t>(){</w:t>
      </w:r>
    </w:p>
    <w:p>
      <w:pPr>
        <w:pStyle w:val="114"/>
        <w:rPr>
          <w:rStyle w:val="147"/>
          <w:rFonts w:hint="eastAsia" w:eastAsiaTheme="minorEastAsia"/>
          <w:i w:val="0"/>
          <w:lang w:eastAsia="zh-CN"/>
        </w:rPr>
      </w:pPr>
      <w:r>
        <w:rPr>
          <w:rStyle w:val="147"/>
          <w:i w:val="0"/>
        </w:rPr>
        <w:t xml:space="preserve">    </w:t>
      </w:r>
      <w:r>
        <w:rPr>
          <w:rStyle w:val="134"/>
          <w:i w:val="0"/>
        </w:rPr>
        <w:t>a</w:t>
      </w:r>
      <w:r>
        <w:rPr>
          <w:rStyle w:val="147"/>
          <w:i w:val="0"/>
        </w:rPr>
        <w:t>()</w:t>
      </w:r>
    </w:p>
    <w:p>
      <w:pPr>
        <w:pStyle w:val="114"/>
      </w:pPr>
      <w:r>
        <w:rPr>
          <w:rStyle w:val="147"/>
          <w:i w:val="0"/>
        </w:rPr>
        <w:t>}</w:t>
      </w:r>
    </w:p>
    <w:p>
      <w:pPr>
        <w:pStyle w:val="97"/>
      </w:pPr>
      <w:r>
        <w:t>6、手写 bind</w:t>
      </w:r>
    </w:p>
    <w:p>
      <w:pPr>
        <w:pStyle w:val="114"/>
        <w:rPr>
          <w:rStyle w:val="147"/>
          <w:rFonts w:hint="eastAsia" w:eastAsiaTheme="minorEastAsia"/>
          <w:i w:val="0"/>
          <w:lang w:eastAsia="zh-CN"/>
        </w:rPr>
      </w:pPr>
      <w:r>
        <w:rPr>
          <w:rStyle w:val="138"/>
          <w:i w:val="0"/>
        </w:rPr>
        <w:t>Function</w:t>
      </w:r>
      <w:r>
        <w:rPr>
          <w:rStyle w:val="137"/>
          <w:i w:val="0"/>
        </w:rPr>
        <w:t>.</w:t>
      </w:r>
      <w:r>
        <w:rPr>
          <w:rStyle w:val="141"/>
          <w:i w:val="0"/>
        </w:rPr>
        <w:t>prototype</w:t>
      </w:r>
      <w:r>
        <w:rPr>
          <w:rStyle w:val="137"/>
          <w:i w:val="0"/>
        </w:rPr>
        <w:t>.</w:t>
      </w:r>
      <w:r>
        <w:rPr>
          <w:rStyle w:val="141"/>
          <w:i w:val="0"/>
        </w:rPr>
        <w:t>myBind</w:t>
      </w:r>
      <w:r>
        <w:rPr>
          <w:rStyle w:val="147"/>
          <w:i w:val="0"/>
        </w:rPr>
        <w:t xml:space="preserve"> </w:t>
      </w:r>
      <w:r>
        <w:rPr>
          <w:rStyle w:val="137"/>
          <w:i w:val="0"/>
        </w:rPr>
        <w:t>=</w:t>
      </w:r>
      <w:r>
        <w:rPr>
          <w:rStyle w:val="147"/>
          <w:i w:val="0"/>
        </w:rPr>
        <w:t xml:space="preserve"> </w:t>
      </w:r>
      <w:r>
        <w:rPr>
          <w:rStyle w:val="117"/>
          <w:i w:val="0"/>
        </w:rPr>
        <w:t>function</w:t>
      </w:r>
      <w:r>
        <w:rPr>
          <w:rStyle w:val="147"/>
          <w:i w:val="0"/>
        </w:rPr>
        <w:t>(context){</w:t>
      </w:r>
    </w:p>
    <w:p>
      <w:pPr>
        <w:pStyle w:val="114"/>
        <w:rPr>
          <w:rStyle w:val="147"/>
          <w:rFonts w:hint="eastAsia" w:eastAsiaTheme="minorEastAsia"/>
          <w:i w:val="0"/>
          <w:lang w:eastAsia="zh-CN"/>
        </w:rPr>
      </w:pPr>
      <w:r>
        <w:rPr>
          <w:rStyle w:val="147"/>
          <w:i w:val="0"/>
        </w:rPr>
        <w:tab/>
      </w:r>
      <w:r>
        <w:rPr>
          <w:rStyle w:val="136"/>
          <w:i w:val="0"/>
        </w:rPr>
        <w:t>if</w:t>
      </w:r>
      <w:r>
        <w:rPr>
          <w:rStyle w:val="147"/>
          <w:i w:val="0"/>
        </w:rPr>
        <w:t>(</w:t>
      </w:r>
      <w:r>
        <w:rPr>
          <w:rStyle w:val="117"/>
          <w:i w:val="0"/>
        </w:rPr>
        <w:t>typeof</w:t>
      </w:r>
      <w:r>
        <w:rPr>
          <w:rStyle w:val="147"/>
          <w:i w:val="0"/>
        </w:rPr>
        <w:t xml:space="preserve"> </w:t>
      </w:r>
      <w:r>
        <w:rPr>
          <w:rStyle w:val="117"/>
          <w:i w:val="0"/>
        </w:rPr>
        <w:t>this</w:t>
      </w:r>
      <w:r>
        <w:rPr>
          <w:rStyle w:val="147"/>
          <w:i w:val="0"/>
        </w:rPr>
        <w:t xml:space="preserve"> </w:t>
      </w:r>
      <w:r>
        <w:rPr>
          <w:rStyle w:val="137"/>
          <w:i w:val="0"/>
        </w:rPr>
        <w:t>!==</w:t>
      </w:r>
      <w:r>
        <w:rPr>
          <w:rStyle w:val="147"/>
          <w:i w:val="0"/>
        </w:rPr>
        <w:t xml:space="preserve"> </w:t>
      </w:r>
      <w:r>
        <w:rPr>
          <w:rStyle w:val="125"/>
          <w:i w:val="0"/>
        </w:rPr>
        <w:t>'function'</w:t>
      </w:r>
      <w:r>
        <w:rPr>
          <w:rStyle w:val="147"/>
          <w:i w:val="0"/>
        </w:rPr>
        <w:t>){</w:t>
      </w:r>
    </w:p>
    <w:p>
      <w:pPr>
        <w:pStyle w:val="114"/>
        <w:rPr>
          <w:rStyle w:val="147"/>
          <w:rFonts w:hint="eastAsia" w:eastAsiaTheme="minorEastAsia"/>
          <w:i w:val="0"/>
          <w:lang w:eastAsia="zh-CN"/>
        </w:rPr>
      </w:pPr>
      <w:r>
        <w:rPr>
          <w:rStyle w:val="147"/>
          <w:i w:val="0"/>
        </w:rPr>
        <w:tab/>
      </w:r>
      <w:r>
        <w:rPr>
          <w:rStyle w:val="147"/>
          <w:i w:val="0"/>
        </w:rPr>
        <w:tab/>
      </w:r>
      <w:r>
        <w:rPr>
          <w:rStyle w:val="136"/>
          <w:i w:val="0"/>
        </w:rPr>
        <w:t>throw</w:t>
      </w:r>
      <w:r>
        <w:rPr>
          <w:rStyle w:val="147"/>
          <w:i w:val="0"/>
        </w:rPr>
        <w:t xml:space="preserve"> </w:t>
      </w:r>
      <w:r>
        <w:rPr>
          <w:rStyle w:val="117"/>
          <w:i w:val="0"/>
        </w:rPr>
        <w:t>new</w:t>
      </w:r>
      <w:r>
        <w:rPr>
          <w:rStyle w:val="147"/>
          <w:i w:val="0"/>
        </w:rPr>
        <w:t xml:space="preserve"> </w:t>
      </w:r>
      <w:r>
        <w:rPr>
          <w:rStyle w:val="138"/>
          <w:i w:val="0"/>
        </w:rPr>
        <w:t>TypeError</w:t>
      </w:r>
      <w:r>
        <w:rPr>
          <w:rStyle w:val="147"/>
          <w:i w:val="0"/>
        </w:rPr>
        <w:t>(</w:t>
      </w:r>
      <w:r>
        <w:rPr>
          <w:rStyle w:val="125"/>
          <w:i w:val="0"/>
        </w:rPr>
        <w:t>'Error'</w:t>
      </w:r>
      <w:r>
        <w:rPr>
          <w:rStyle w:val="147"/>
          <w:i w:val="0"/>
        </w:rPr>
        <w:t>)</w:t>
      </w:r>
    </w:p>
    <w:p>
      <w:pPr>
        <w:pStyle w:val="114"/>
        <w:rPr>
          <w:rStyle w:val="147"/>
          <w:rFonts w:hint="eastAsia" w:eastAsiaTheme="minorEastAsia"/>
          <w:i w:val="0"/>
          <w:lang w:eastAsia="zh-CN"/>
        </w:rPr>
      </w:pPr>
      <w:r>
        <w:rPr>
          <w:rStyle w:val="147"/>
          <w:i w:val="0"/>
        </w:rPr>
        <w:tab/>
      </w:r>
      <w:r>
        <w:rPr>
          <w:rStyle w:val="147"/>
          <w:i w:val="0"/>
        </w:rPr>
        <w:t>}</w:t>
      </w:r>
    </w:p>
    <w:p>
      <w:pPr>
        <w:pStyle w:val="114"/>
        <w:rPr>
          <w:rStyle w:val="129"/>
          <w:rFonts w:hint="eastAsia" w:eastAsiaTheme="minorEastAsia"/>
          <w:i/>
          <w:lang w:eastAsia="zh-CN"/>
        </w:rPr>
      </w:pPr>
      <w:r>
        <w:rPr>
          <w:rStyle w:val="147"/>
          <w:i w:val="0"/>
        </w:rPr>
        <w:t xml:space="preserve">    </w:t>
      </w:r>
      <w:r>
        <w:rPr>
          <w:rStyle w:val="129"/>
          <w:i/>
        </w:rPr>
        <w:t>// 返回一个绑定 this 的函数，这里我们需要保存 this</w:t>
      </w:r>
    </w:p>
    <w:p>
      <w:pPr>
        <w:pStyle w:val="114"/>
        <w:rPr>
          <w:rStyle w:val="117"/>
          <w:rFonts w:hint="eastAsia" w:eastAsiaTheme="minorEastAsia"/>
          <w:i w:val="0"/>
          <w:lang w:eastAsia="zh-CN"/>
        </w:rPr>
      </w:pPr>
      <w:r>
        <w:rPr>
          <w:rStyle w:val="147"/>
          <w:i w:val="0"/>
        </w:rPr>
        <w:t xml:space="preserve">    </w:t>
      </w:r>
      <w:r>
        <w:rPr>
          <w:rStyle w:val="117"/>
          <w:i w:val="0"/>
        </w:rPr>
        <w:t>const</w:t>
      </w:r>
      <w:r>
        <w:rPr>
          <w:rStyle w:val="147"/>
          <w:i w:val="0"/>
        </w:rPr>
        <w:t xml:space="preserve"> _this </w:t>
      </w:r>
      <w:r>
        <w:rPr>
          <w:rStyle w:val="137"/>
          <w:i w:val="0"/>
        </w:rPr>
        <w:t>=</w:t>
      </w:r>
      <w:r>
        <w:rPr>
          <w:rStyle w:val="147"/>
          <w:i w:val="0"/>
        </w:rPr>
        <w:t xml:space="preserve"> </w:t>
      </w:r>
      <w:r>
        <w:rPr>
          <w:rStyle w:val="117"/>
          <w:i w:val="0"/>
        </w:rPr>
        <w:t>this</w:t>
      </w:r>
    </w:p>
    <w:p>
      <w:pPr>
        <w:pStyle w:val="114"/>
        <w:rPr>
          <w:rStyle w:val="147"/>
          <w:rFonts w:hint="eastAsia" w:eastAsiaTheme="minorEastAsia"/>
          <w:i w:val="0"/>
          <w:lang w:eastAsia="zh-CN"/>
        </w:rPr>
      </w:pPr>
      <w:r>
        <w:rPr>
          <w:rStyle w:val="147"/>
          <w:i w:val="0"/>
        </w:rPr>
        <w:t xml:space="preserve">    </w:t>
      </w:r>
      <w:r>
        <w:rPr>
          <w:rStyle w:val="117"/>
          <w:i w:val="0"/>
        </w:rPr>
        <w:t>const</w:t>
      </w:r>
      <w:r>
        <w:rPr>
          <w:rStyle w:val="147"/>
          <w:i w:val="0"/>
        </w:rPr>
        <w:t xml:space="preserve"> args </w:t>
      </w:r>
      <w:r>
        <w:rPr>
          <w:rStyle w:val="137"/>
          <w:i w:val="0"/>
        </w:rPr>
        <w:t>=</w:t>
      </w:r>
      <w:r>
        <w:rPr>
          <w:rStyle w:val="147"/>
          <w:i w:val="0"/>
        </w:rPr>
        <w:t xml:space="preserve"> [</w:t>
      </w:r>
      <w:r>
        <w:rPr>
          <w:rStyle w:val="137"/>
          <w:i w:val="0"/>
        </w:rPr>
        <w:t>...</w:t>
      </w:r>
      <w:r>
        <w:rPr>
          <w:rStyle w:val="117"/>
          <w:i w:val="0"/>
        </w:rPr>
        <w:t>arguments</w:t>
      </w:r>
      <w:r>
        <w:rPr>
          <w:rStyle w:val="147"/>
          <w:i w:val="0"/>
        </w:rPr>
        <w:t>]</w:t>
      </w:r>
      <w:r>
        <w:rPr>
          <w:rStyle w:val="137"/>
          <w:i w:val="0"/>
        </w:rPr>
        <w:t>.</w:t>
      </w:r>
      <w:r>
        <w:rPr>
          <w:rStyle w:val="134"/>
          <w:i w:val="0"/>
        </w:rPr>
        <w:t>slice</w:t>
      </w:r>
      <w:r>
        <w:rPr>
          <w:rStyle w:val="147"/>
          <w:i w:val="0"/>
        </w:rPr>
        <w:t>(</w:t>
      </w:r>
      <w:r>
        <w:rPr>
          <w:rStyle w:val="119"/>
          <w:i w:val="0"/>
        </w:rPr>
        <w:t>1</w:t>
      </w:r>
      <w:r>
        <w:rPr>
          <w:rStyle w:val="147"/>
          <w:i w:val="0"/>
        </w:rPr>
        <w:t>)</w:t>
      </w:r>
    </w:p>
    <w:p>
      <w:pPr>
        <w:pStyle w:val="114"/>
        <w:rPr>
          <w:rStyle w:val="129"/>
          <w:rFonts w:hint="eastAsia" w:eastAsiaTheme="minorEastAsia"/>
          <w:i/>
          <w:lang w:eastAsia="zh-CN"/>
        </w:rPr>
      </w:pPr>
      <w:r>
        <w:rPr>
          <w:rStyle w:val="147"/>
          <w:i w:val="0"/>
        </w:rPr>
        <w:t xml:space="preserve">    </w:t>
      </w:r>
      <w:r>
        <w:rPr>
          <w:rStyle w:val="129"/>
          <w:i/>
        </w:rPr>
        <w:t>// 返回一个函数</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17"/>
          <w:i w:val="0"/>
        </w:rPr>
        <w:t>function</w:t>
      </w:r>
      <w:r>
        <w:rPr>
          <w:rStyle w:val="147"/>
          <w:i w:val="0"/>
        </w:rPr>
        <w:t xml:space="preserve"> </w:t>
      </w:r>
      <w:r>
        <w:rPr>
          <w:rStyle w:val="134"/>
          <w:i w:val="0"/>
        </w:rPr>
        <w:t>F</w:t>
      </w:r>
      <w:r>
        <w:rPr>
          <w:rStyle w:val="147"/>
          <w:i w:val="0"/>
        </w:rPr>
        <w:t>(){</w:t>
      </w:r>
    </w:p>
    <w:p>
      <w:pPr>
        <w:pStyle w:val="114"/>
        <w:rPr>
          <w:rStyle w:val="129"/>
          <w:rFonts w:hint="eastAsia" w:eastAsiaTheme="minorEastAsia"/>
          <w:i/>
          <w:lang w:eastAsia="zh-CN"/>
        </w:rPr>
      </w:pPr>
      <w:r>
        <w:rPr>
          <w:rStyle w:val="147"/>
          <w:i w:val="0"/>
        </w:rPr>
        <w:t xml:space="preserve">        </w:t>
      </w:r>
      <w:r>
        <w:rPr>
          <w:rStyle w:val="129"/>
          <w:i/>
        </w:rPr>
        <w:t>// 因为返回一个函数，我们可以 new F() 需要判断能当做构造函数吗</w:t>
      </w:r>
    </w:p>
    <w:p>
      <w:pPr>
        <w:pStyle w:val="114"/>
        <w:rPr>
          <w:rStyle w:val="129"/>
          <w:rFonts w:hint="eastAsia" w:eastAsiaTheme="minorEastAsia"/>
          <w:i/>
          <w:lang w:eastAsia="zh-CN"/>
        </w:rPr>
      </w:pPr>
      <w:r>
        <w:rPr>
          <w:rStyle w:val="147"/>
          <w:i w:val="0"/>
        </w:rPr>
        <w:t xml:space="preserve">        </w:t>
      </w:r>
      <w:r>
        <w:rPr>
          <w:rStyle w:val="136"/>
          <w:i w:val="0"/>
        </w:rPr>
        <w:t>if</w:t>
      </w:r>
      <w:r>
        <w:rPr>
          <w:rStyle w:val="147"/>
          <w:i w:val="0"/>
        </w:rPr>
        <w:t>(</w:t>
      </w:r>
      <w:r>
        <w:rPr>
          <w:rStyle w:val="117"/>
          <w:i w:val="0"/>
        </w:rPr>
        <w:t>this</w:t>
      </w:r>
      <w:r>
        <w:rPr>
          <w:rStyle w:val="147"/>
          <w:i w:val="0"/>
        </w:rPr>
        <w:t xml:space="preserve"> </w:t>
      </w:r>
      <w:r>
        <w:rPr>
          <w:rStyle w:val="117"/>
          <w:i w:val="0"/>
        </w:rPr>
        <w:t>instanceof</w:t>
      </w:r>
      <w:r>
        <w:rPr>
          <w:rStyle w:val="147"/>
          <w:i w:val="0"/>
        </w:rPr>
        <w:t xml:space="preserve"> F){ </w:t>
      </w:r>
      <w:r>
        <w:rPr>
          <w:rStyle w:val="129"/>
          <w:i/>
        </w:rPr>
        <w:t>// 实例是 F 这个构造函数造出来的</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w:t>
      </w:r>
      <w:r>
        <w:rPr>
          <w:rStyle w:val="117"/>
          <w:i w:val="0"/>
        </w:rPr>
        <w:t>new</w:t>
      </w:r>
      <w:r>
        <w:rPr>
          <w:rStyle w:val="147"/>
          <w:i w:val="0"/>
        </w:rPr>
        <w:t xml:space="preserve"> </w:t>
      </w:r>
      <w:r>
        <w:rPr>
          <w:rStyle w:val="134"/>
          <w:i w:val="0"/>
        </w:rPr>
        <w:t>_this</w:t>
      </w:r>
      <w:r>
        <w:rPr>
          <w:rStyle w:val="147"/>
          <w:i w:val="0"/>
        </w:rPr>
        <w:t>(</w:t>
      </w:r>
      <w:r>
        <w:rPr>
          <w:rStyle w:val="137"/>
          <w:i w:val="0"/>
        </w:rPr>
        <w:t>...</w:t>
      </w:r>
      <w:r>
        <w:rPr>
          <w:rStyle w:val="147"/>
          <w:i w:val="0"/>
        </w:rPr>
        <w:t>args</w:t>
      </w:r>
      <w:r>
        <w:rPr>
          <w:rStyle w:val="137"/>
          <w:i w:val="0"/>
        </w:rPr>
        <w:t>,...</w:t>
      </w:r>
      <w:r>
        <w:rPr>
          <w:rStyle w:val="117"/>
          <w:i w:val="0"/>
        </w:rPr>
        <w:t>arguments</w:t>
      </w:r>
      <w:r>
        <w:rPr>
          <w:rStyle w:val="147"/>
          <w:i w:val="0"/>
        </w:rPr>
        <w:t>)</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r>
        <w:rPr>
          <w:rStyle w:val="136"/>
          <w:i w:val="0"/>
        </w:rPr>
        <w:t>return</w:t>
      </w:r>
      <w:r>
        <w:rPr>
          <w:rStyle w:val="147"/>
          <w:i w:val="0"/>
        </w:rPr>
        <w:t xml:space="preserve"> _this</w:t>
      </w:r>
      <w:r>
        <w:rPr>
          <w:rStyle w:val="137"/>
          <w:i w:val="0"/>
        </w:rPr>
        <w:t>.</w:t>
      </w:r>
      <w:r>
        <w:rPr>
          <w:rStyle w:val="134"/>
          <w:i w:val="0"/>
        </w:rPr>
        <w:t>apply</w:t>
      </w:r>
      <w:r>
        <w:rPr>
          <w:rStyle w:val="147"/>
          <w:i w:val="0"/>
        </w:rPr>
        <w:t>(context</w:t>
      </w:r>
      <w:r>
        <w:rPr>
          <w:rStyle w:val="137"/>
          <w:i w:val="0"/>
        </w:rPr>
        <w:t>,</w:t>
      </w:r>
      <w:r>
        <w:rPr>
          <w:rStyle w:val="147"/>
          <w:i w:val="0"/>
        </w:rPr>
        <w:t>args</w:t>
      </w:r>
      <w:r>
        <w:rPr>
          <w:rStyle w:val="137"/>
          <w:i w:val="0"/>
        </w:rPr>
        <w:t>.</w:t>
      </w:r>
      <w:r>
        <w:rPr>
          <w:rStyle w:val="134"/>
          <w:i w:val="0"/>
        </w:rPr>
        <w:t>concat</w:t>
      </w:r>
      <w:r>
        <w:rPr>
          <w:rStyle w:val="147"/>
          <w:i w:val="0"/>
        </w:rPr>
        <w:t>(</w:t>
      </w:r>
      <w:r>
        <w:rPr>
          <w:rStyle w:val="137"/>
          <w:i w:val="0"/>
        </w:rPr>
        <w:t>...</w:t>
      </w:r>
      <w:r>
        <w:rPr>
          <w:rStyle w:val="117"/>
          <w:i w:val="0"/>
        </w:rPr>
        <w:t>arguments</w:t>
      </w:r>
      <w:r>
        <w:rPr>
          <w:rStyle w:val="147"/>
          <w:i w:val="0"/>
        </w:rPr>
        <w:t>))</w:t>
      </w:r>
    </w:p>
    <w:p>
      <w:pPr>
        <w:pStyle w:val="114"/>
        <w:rPr>
          <w:rStyle w:val="147"/>
          <w:rFonts w:hint="eastAsia" w:eastAsiaTheme="minorEastAsia"/>
          <w:i w:val="0"/>
          <w:lang w:eastAsia="zh-CN"/>
        </w:rPr>
      </w:pPr>
      <w:r>
        <w:rPr>
          <w:rStyle w:val="147"/>
          <w:i w:val="0"/>
        </w:rPr>
        <w:t xml:space="preserve">    }</w:t>
      </w:r>
    </w:p>
    <w:p>
      <w:pPr>
        <w:pStyle w:val="114"/>
      </w:pPr>
      <w:r>
        <w:rPr>
          <w:rStyle w:val="147"/>
          <w:i w:val="0"/>
        </w:rPr>
        <w:t>}</w:t>
      </w:r>
    </w:p>
    <w:p>
      <w:pPr>
        <w:pStyle w:val="97"/>
      </w:pPr>
      <w:r>
        <w:t>7、手写 call</w:t>
      </w:r>
    </w:p>
    <w:p>
      <w:pPr>
        <w:pStyle w:val="114"/>
        <w:rPr>
          <w:rStyle w:val="113"/>
          <w:rFonts w:hint="eastAsia" w:eastAsiaTheme="minorEastAsia"/>
          <w:i w:val="0"/>
          <w:lang w:eastAsia="zh-CN"/>
        </w:rPr>
      </w:pPr>
      <w:r>
        <w:rPr>
          <w:rStyle w:val="113"/>
          <w:i w:val="0"/>
        </w:rPr>
        <w:t>Function.prototype.myApply = function(context){</w:t>
      </w:r>
    </w:p>
    <w:p>
      <w:pPr>
        <w:pStyle w:val="114"/>
        <w:rPr>
          <w:rStyle w:val="113"/>
          <w:rFonts w:hint="eastAsia" w:eastAsiaTheme="minorEastAsia"/>
          <w:i w:val="0"/>
          <w:lang w:eastAsia="zh-CN"/>
        </w:rPr>
      </w:pPr>
      <w:r>
        <w:rPr>
          <w:rStyle w:val="113"/>
          <w:i w:val="0"/>
        </w:rPr>
        <w:tab/>
      </w:r>
      <w:r>
        <w:rPr>
          <w:rStyle w:val="113"/>
          <w:i w:val="0"/>
        </w:rPr>
        <w:t>context = context || window</w:t>
      </w:r>
    </w:p>
    <w:p>
      <w:pPr>
        <w:pStyle w:val="114"/>
        <w:rPr>
          <w:rStyle w:val="113"/>
          <w:rFonts w:hint="eastAsia" w:eastAsiaTheme="minorEastAsia"/>
          <w:i w:val="0"/>
          <w:lang w:eastAsia="zh-CN"/>
        </w:rPr>
      </w:pPr>
      <w:r>
        <w:rPr>
          <w:rStyle w:val="113"/>
          <w:i w:val="0"/>
        </w:rPr>
        <w:tab/>
      </w:r>
      <w:r>
        <w:rPr>
          <w:rStyle w:val="113"/>
          <w:i w:val="0"/>
        </w:rPr>
        <w:t>context.fn = this // 给传入的上下文对象添加一个 fn 方法，这个 fn 方法即为 myApply 调用者</w:t>
      </w:r>
    </w:p>
    <w:p>
      <w:pPr>
        <w:pStyle w:val="114"/>
      </w:pPr>
      <w:r>
        <w:rPr>
          <w:rStyle w:val="113"/>
          <w:i w:val="0"/>
        </w:rPr>
        <w:t>}</w:t>
      </w:r>
    </w:p>
    <w:p>
      <w:r>
        <w:pict>
          <v:rect id="_x0000_i1054" o:spt="1" style="height:1.5pt;width:0pt;" coordsize="21600,21600" o:hr="t" o:hrstd="t" o:hralign="center">
            <v:path/>
            <v:fill focussize="0,0"/>
            <v:stroke/>
            <v:imagedata o:title=""/>
            <o:lock v:ext="edit"/>
            <w10:wrap type="none"/>
            <w10:anchorlock/>
          </v:rect>
        </w:pict>
      </w:r>
    </w:p>
    <w:p>
      <w:pPr>
        <w:pStyle w:val="97"/>
      </w:pPr>
      <w:r>
        <w:t>1、冒泡排序</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bubbleSort</w:t>
      </w:r>
      <w:r>
        <w:rPr>
          <w:rStyle w:val="147"/>
          <w:i w:val="0"/>
        </w:rPr>
        <w:t>(arr){</w:t>
      </w:r>
    </w:p>
    <w:p>
      <w:pPr>
        <w:pStyle w:val="114"/>
        <w:rPr>
          <w:rStyle w:val="129"/>
          <w:rFonts w:hint="eastAsia" w:eastAsiaTheme="minorEastAsia"/>
          <w:i/>
          <w:lang w:eastAsia="zh-CN"/>
        </w:rPr>
      </w:pPr>
      <w:r>
        <w:rPr>
          <w:rStyle w:val="147"/>
          <w:i w:val="0"/>
        </w:rPr>
        <w:t xml:space="preserve">    </w:t>
      </w:r>
      <w:r>
        <w:rPr>
          <w:rStyle w:val="129"/>
          <w:i/>
        </w:rPr>
        <w:t>// 冒泡每次处理最大/最小值，i 代表每次最大值的位置</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i </w:t>
      </w:r>
      <w:r>
        <w:rPr>
          <w:rStyle w:val="137"/>
          <w:i w:val="0"/>
        </w:rPr>
        <w:t>=</w:t>
      </w:r>
      <w:r>
        <w:rPr>
          <w:rStyle w:val="147"/>
          <w:i w:val="0"/>
        </w:rPr>
        <w:t xml:space="preserve"> arr</w:t>
      </w:r>
      <w:r>
        <w:rPr>
          <w:rStyle w:val="137"/>
          <w:i w:val="0"/>
        </w:rPr>
        <w:t>.</w:t>
      </w:r>
      <w:r>
        <w:rPr>
          <w:rStyle w:val="141"/>
          <w:i w:val="0"/>
        </w:rPr>
        <w:t>length</w:t>
      </w:r>
      <w:r>
        <w:rPr>
          <w:rStyle w:val="147"/>
          <w:i w:val="0"/>
        </w:rPr>
        <w:t xml:space="preserve"> </w:t>
      </w:r>
      <w:r>
        <w:rPr>
          <w:rStyle w:val="137"/>
          <w:i w:val="0"/>
        </w:rPr>
        <w:t>-</w:t>
      </w:r>
      <w:r>
        <w:rPr>
          <w:rStyle w:val="147"/>
          <w:i w:val="0"/>
        </w:rPr>
        <w:t xml:space="preserve"> </w:t>
      </w:r>
      <w:r>
        <w:rPr>
          <w:rStyle w:val="119"/>
          <w:i w:val="0"/>
        </w:rPr>
        <w:t>1</w:t>
      </w:r>
      <w:r>
        <w:rPr>
          <w:rStyle w:val="137"/>
          <w:i w:val="0"/>
        </w:rPr>
        <w:t>;</w:t>
      </w:r>
      <w:r>
        <w:rPr>
          <w:rStyle w:val="147"/>
          <w:i w:val="0"/>
        </w:rPr>
        <w:t xml:space="preserve">i </w:t>
      </w:r>
      <w:r>
        <w:rPr>
          <w:rStyle w:val="137"/>
          <w:i w:val="0"/>
        </w:rPr>
        <w:t>&gt;</w:t>
      </w:r>
      <w:r>
        <w:rPr>
          <w:rStyle w:val="147"/>
          <w:i w:val="0"/>
        </w:rPr>
        <w:t xml:space="preserve"> </w:t>
      </w:r>
      <w:r>
        <w:rPr>
          <w:rStyle w:val="119"/>
          <w:i w:val="0"/>
        </w:rPr>
        <w:t>0</w:t>
      </w:r>
      <w:r>
        <w:rPr>
          <w:rStyle w:val="137"/>
          <w:i w:val="0"/>
        </w:rPr>
        <w:t>;</w:t>
      </w:r>
      <w:r>
        <w:rPr>
          <w:rStyle w:val="147"/>
          <w:i w:val="0"/>
        </w:rPr>
        <w:t>i</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j </w:t>
      </w:r>
      <w:r>
        <w:rPr>
          <w:rStyle w:val="137"/>
          <w:i w:val="0"/>
        </w:rPr>
        <w:t>=</w:t>
      </w:r>
      <w:r>
        <w:rPr>
          <w:rStyle w:val="147"/>
          <w:i w:val="0"/>
        </w:rPr>
        <w:t xml:space="preserve"> </w:t>
      </w:r>
      <w:r>
        <w:rPr>
          <w:rStyle w:val="119"/>
          <w:i w:val="0"/>
        </w:rPr>
        <w:t>0</w:t>
      </w:r>
      <w:r>
        <w:rPr>
          <w:rStyle w:val="137"/>
          <w:i w:val="0"/>
        </w:rPr>
        <w:t>;</w:t>
      </w:r>
      <w:r>
        <w:rPr>
          <w:rStyle w:val="147"/>
          <w:i w:val="0"/>
        </w:rPr>
        <w:t xml:space="preserve">j </w:t>
      </w:r>
      <w:r>
        <w:rPr>
          <w:rStyle w:val="137"/>
          <w:i w:val="0"/>
        </w:rPr>
        <w:t>&lt;</w:t>
      </w:r>
      <w:r>
        <w:rPr>
          <w:rStyle w:val="147"/>
          <w:i w:val="0"/>
        </w:rPr>
        <w:t xml:space="preserve"> i</w:t>
      </w:r>
      <w:r>
        <w:rPr>
          <w:rStyle w:val="137"/>
          <w:i w:val="0"/>
        </w:rPr>
        <w:t>;</w:t>
      </w:r>
      <w:r>
        <w:rPr>
          <w:rStyle w:val="147"/>
          <w:i w:val="0"/>
        </w:rPr>
        <w:t>j</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(arr[j] </w:t>
      </w:r>
      <w:r>
        <w:rPr>
          <w:rStyle w:val="137"/>
          <w:i w:val="0"/>
        </w:rPr>
        <w:t>&gt;</w:t>
      </w:r>
      <w:r>
        <w:rPr>
          <w:rStyle w:val="147"/>
          <w:i w:val="0"/>
        </w:rPr>
        <w:t xml:space="preserve"> arr[j</w:t>
      </w:r>
      <w:r>
        <w:rPr>
          <w:rStyle w:val="137"/>
          <w:i w:val="0"/>
        </w:rPr>
        <w:t>+</w:t>
      </w:r>
      <w:r>
        <w:rPr>
          <w:rStyle w:val="119"/>
          <w:i w:val="0"/>
        </w:rPr>
        <w:t>1</w:t>
      </w:r>
      <w:r>
        <w:rPr>
          <w:rStyle w:val="147"/>
          <w:i w:val="0"/>
        </w:rPr>
        <w:t>]){</w:t>
      </w:r>
    </w:p>
    <w:p>
      <w:pPr>
        <w:pStyle w:val="114"/>
        <w:rPr>
          <w:rStyle w:val="129"/>
          <w:rFonts w:hint="eastAsia" w:eastAsiaTheme="minorEastAsia"/>
          <w:i/>
          <w:lang w:eastAsia="zh-CN"/>
        </w:rPr>
      </w:pPr>
      <w:r>
        <w:rPr>
          <w:rStyle w:val="147"/>
          <w:i w:val="0"/>
        </w:rPr>
        <w:t xml:space="preserve">                </w:t>
      </w:r>
      <w:r>
        <w:rPr>
          <w:rStyle w:val="129"/>
          <w:i/>
        </w:rPr>
        <w:t>// 交换两个变换值</w:t>
      </w:r>
    </w:p>
    <w:p>
      <w:pPr>
        <w:pStyle w:val="114"/>
        <w:rPr>
          <w:rStyle w:val="147"/>
          <w:rFonts w:hint="eastAsia" w:eastAsiaTheme="minorEastAsia"/>
          <w:i w:val="0"/>
          <w:lang w:eastAsia="zh-CN"/>
        </w:rPr>
      </w:pPr>
      <w:r>
        <w:rPr>
          <w:rStyle w:val="147"/>
          <w:i w:val="0"/>
        </w:rPr>
        <w:t xml:space="preserve">                [arr[j]</w:t>
      </w:r>
      <w:r>
        <w:rPr>
          <w:rStyle w:val="137"/>
          <w:i w:val="0"/>
        </w:rPr>
        <w:t>,</w:t>
      </w:r>
      <w:r>
        <w:rPr>
          <w:rStyle w:val="147"/>
          <w:i w:val="0"/>
        </w:rPr>
        <w:t>arr[j</w:t>
      </w:r>
      <w:r>
        <w:rPr>
          <w:rStyle w:val="137"/>
          <w:i w:val="0"/>
        </w:rPr>
        <w:t>+</w:t>
      </w:r>
      <w:r>
        <w:rPr>
          <w:rStyle w:val="119"/>
          <w:i w:val="0"/>
        </w:rPr>
        <w:t>1</w:t>
      </w:r>
      <w:r>
        <w:rPr>
          <w:rStyle w:val="147"/>
          <w:i w:val="0"/>
        </w:rPr>
        <w:t xml:space="preserve">]] </w:t>
      </w:r>
      <w:r>
        <w:rPr>
          <w:rStyle w:val="137"/>
          <w:i w:val="0"/>
        </w:rPr>
        <w:t>=</w:t>
      </w:r>
      <w:r>
        <w:rPr>
          <w:rStyle w:val="147"/>
          <w:i w:val="0"/>
        </w:rPr>
        <w:t xml:space="preserve"> [arr[j</w:t>
      </w:r>
      <w:r>
        <w:rPr>
          <w:rStyle w:val="137"/>
          <w:i w:val="0"/>
        </w:rPr>
        <w:t>+</w:t>
      </w:r>
      <w:r>
        <w:rPr>
          <w:rStyle w:val="119"/>
          <w:i w:val="0"/>
        </w:rPr>
        <w:t>1</w:t>
      </w:r>
      <w:r>
        <w:rPr>
          <w:rStyle w:val="147"/>
          <w:i w:val="0"/>
        </w:rPr>
        <w:t>]</w:t>
      </w:r>
      <w:r>
        <w:rPr>
          <w:rStyle w:val="137"/>
          <w:i w:val="0"/>
        </w:rPr>
        <w:t>,</w:t>
      </w:r>
      <w:r>
        <w:rPr>
          <w:rStyle w:val="147"/>
          <w:i w:val="0"/>
        </w:rPr>
        <w:t>arr[j]]</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pPr>
      <w:r>
        <w:rPr>
          <w:rStyle w:val="147"/>
          <w:i w:val="0"/>
        </w:rPr>
        <w:t>}</w:t>
      </w:r>
    </w:p>
    <w:p>
      <w:pPr>
        <w:pStyle w:val="97"/>
      </w:pPr>
      <w:r>
        <w:t>2、选择排序</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selectSort</w:t>
      </w:r>
      <w:r>
        <w:rPr>
          <w:rStyle w:val="147"/>
          <w:i w:val="0"/>
        </w:rPr>
        <w:t>(arr){</w:t>
      </w:r>
    </w:p>
    <w:p>
      <w:pPr>
        <w:pStyle w:val="114"/>
        <w:rPr>
          <w:rStyle w:val="129"/>
          <w:rFonts w:hint="eastAsia" w:eastAsiaTheme="minorEastAsia"/>
          <w:i/>
          <w:lang w:eastAsia="zh-CN"/>
        </w:rPr>
      </w:pPr>
      <w:r>
        <w:rPr>
          <w:rStyle w:val="147"/>
          <w:i w:val="0"/>
        </w:rPr>
        <w:t xml:space="preserve">    </w:t>
      </w:r>
      <w:r>
        <w:rPr>
          <w:rStyle w:val="129"/>
          <w:i/>
        </w:rPr>
        <w:t>// 排出 lenth - 1 个最小值即可</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i </w:t>
      </w:r>
      <w:r>
        <w:rPr>
          <w:rStyle w:val="137"/>
          <w:i w:val="0"/>
        </w:rPr>
        <w:t>=</w:t>
      </w:r>
      <w:r>
        <w:rPr>
          <w:rStyle w:val="147"/>
          <w:i w:val="0"/>
        </w:rPr>
        <w:t xml:space="preserve"> </w:t>
      </w:r>
      <w:r>
        <w:rPr>
          <w:rStyle w:val="119"/>
          <w:i w:val="0"/>
        </w:rPr>
        <w:t>0</w:t>
      </w:r>
      <w:r>
        <w:rPr>
          <w:rStyle w:val="137"/>
          <w:i w:val="0"/>
        </w:rPr>
        <w:t>,</w:t>
      </w:r>
      <w:r>
        <w:rPr>
          <w:rStyle w:val="147"/>
          <w:i w:val="0"/>
        </w:rPr>
        <w:t xml:space="preserve">len_i </w:t>
      </w:r>
      <w:r>
        <w:rPr>
          <w:rStyle w:val="137"/>
          <w:i w:val="0"/>
        </w:rPr>
        <w:t>=</w:t>
      </w:r>
      <w:r>
        <w:rPr>
          <w:rStyle w:val="147"/>
          <w:i w:val="0"/>
        </w:rPr>
        <w:t xml:space="preserve"> arr</w:t>
      </w:r>
      <w:r>
        <w:rPr>
          <w:rStyle w:val="137"/>
          <w:i w:val="0"/>
        </w:rPr>
        <w:t>.</w:t>
      </w:r>
      <w:r>
        <w:rPr>
          <w:rStyle w:val="141"/>
          <w:i w:val="0"/>
        </w:rPr>
        <w:t>length</w:t>
      </w:r>
      <w:r>
        <w:rPr>
          <w:rStyle w:val="147"/>
          <w:i w:val="0"/>
        </w:rPr>
        <w:t xml:space="preserve"> </w:t>
      </w:r>
      <w:r>
        <w:rPr>
          <w:rStyle w:val="137"/>
          <w:i w:val="0"/>
        </w:rPr>
        <w:t>-</w:t>
      </w:r>
      <w:r>
        <w:rPr>
          <w:rStyle w:val="147"/>
          <w:i w:val="0"/>
        </w:rPr>
        <w:t xml:space="preserve"> </w:t>
      </w:r>
      <w:r>
        <w:rPr>
          <w:rStyle w:val="119"/>
          <w:i w:val="0"/>
        </w:rPr>
        <w:t>1</w:t>
      </w:r>
      <w:r>
        <w:rPr>
          <w:rStyle w:val="137"/>
          <w:i w:val="0"/>
        </w:rPr>
        <w:t>;</w:t>
      </w:r>
      <w:r>
        <w:rPr>
          <w:rStyle w:val="147"/>
          <w:i w:val="0"/>
        </w:rPr>
        <w:t xml:space="preserve">i </w:t>
      </w:r>
      <w:r>
        <w:rPr>
          <w:rStyle w:val="137"/>
          <w:i w:val="0"/>
        </w:rPr>
        <w:t>&lt;</w:t>
      </w:r>
      <w:r>
        <w:rPr>
          <w:rStyle w:val="147"/>
          <w:i w:val="0"/>
        </w:rPr>
        <w:t xml:space="preserve"> len_i</w:t>
      </w:r>
      <w:r>
        <w:rPr>
          <w:rStyle w:val="137"/>
          <w:i w:val="0"/>
        </w:rPr>
        <w:t>;</w:t>
      </w:r>
      <w:r>
        <w:rPr>
          <w:rStyle w:val="147"/>
          <w:i w:val="0"/>
        </w:rPr>
        <w:t>i</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17"/>
          <w:i w:val="0"/>
        </w:rPr>
        <w:t>let</w:t>
      </w:r>
      <w:r>
        <w:rPr>
          <w:rStyle w:val="147"/>
          <w:i w:val="0"/>
        </w:rPr>
        <w:t xml:space="preserve"> index </w:t>
      </w:r>
      <w:r>
        <w:rPr>
          <w:rStyle w:val="137"/>
          <w:i w:val="0"/>
        </w:rPr>
        <w:t>=</w:t>
      </w:r>
      <w:r>
        <w:rPr>
          <w:rStyle w:val="147"/>
          <w:i w:val="0"/>
        </w:rPr>
        <w:t xml:space="preserve"> i</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j </w:t>
      </w:r>
      <w:r>
        <w:rPr>
          <w:rStyle w:val="137"/>
          <w:i w:val="0"/>
        </w:rPr>
        <w:t>=</w:t>
      </w:r>
      <w:r>
        <w:rPr>
          <w:rStyle w:val="147"/>
          <w:i w:val="0"/>
        </w:rPr>
        <w:t xml:space="preserve"> i </w:t>
      </w:r>
      <w:r>
        <w:rPr>
          <w:rStyle w:val="137"/>
          <w:i w:val="0"/>
        </w:rPr>
        <w:t>+</w:t>
      </w:r>
      <w:r>
        <w:rPr>
          <w:rStyle w:val="147"/>
          <w:i w:val="0"/>
        </w:rPr>
        <w:t xml:space="preserve"> </w:t>
      </w:r>
      <w:r>
        <w:rPr>
          <w:rStyle w:val="119"/>
          <w:i w:val="0"/>
        </w:rPr>
        <w:t>1</w:t>
      </w:r>
      <w:r>
        <w:rPr>
          <w:rStyle w:val="137"/>
          <w:i w:val="0"/>
        </w:rPr>
        <w:t>,</w:t>
      </w:r>
      <w:r>
        <w:rPr>
          <w:rStyle w:val="147"/>
          <w:i w:val="0"/>
        </w:rPr>
        <w:t xml:space="preserve">len_j </w:t>
      </w:r>
      <w:r>
        <w:rPr>
          <w:rStyle w:val="137"/>
          <w:i w:val="0"/>
        </w:rPr>
        <w:t>=</w:t>
      </w:r>
      <w:r>
        <w:rPr>
          <w:rStyle w:val="147"/>
          <w:i w:val="0"/>
        </w:rPr>
        <w:t xml:space="preserve"> arr</w:t>
      </w:r>
      <w:r>
        <w:rPr>
          <w:rStyle w:val="137"/>
          <w:i w:val="0"/>
        </w:rPr>
        <w:t>.</w:t>
      </w:r>
      <w:r>
        <w:rPr>
          <w:rStyle w:val="141"/>
          <w:i w:val="0"/>
        </w:rPr>
        <w:t>length</w:t>
      </w:r>
      <w:r>
        <w:rPr>
          <w:rStyle w:val="137"/>
          <w:i w:val="0"/>
        </w:rPr>
        <w:t>;</w:t>
      </w:r>
      <w:r>
        <w:rPr>
          <w:rStyle w:val="147"/>
          <w:i w:val="0"/>
        </w:rPr>
        <w:t xml:space="preserve">j </w:t>
      </w:r>
      <w:r>
        <w:rPr>
          <w:rStyle w:val="137"/>
          <w:i w:val="0"/>
        </w:rPr>
        <w:t>&lt;</w:t>
      </w:r>
      <w:r>
        <w:rPr>
          <w:rStyle w:val="147"/>
          <w:i w:val="0"/>
        </w:rPr>
        <w:t xml:space="preserve"> len_j</w:t>
      </w:r>
      <w:r>
        <w:rPr>
          <w:rStyle w:val="137"/>
          <w:i w:val="0"/>
        </w:rPr>
        <w:t>;</w:t>
      </w:r>
      <w:r>
        <w:rPr>
          <w:rStyle w:val="147"/>
          <w:i w:val="0"/>
        </w:rPr>
        <w:t>j</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(arr[index] </w:t>
      </w:r>
      <w:r>
        <w:rPr>
          <w:rStyle w:val="137"/>
          <w:i w:val="0"/>
        </w:rPr>
        <w:t>&gt;</w:t>
      </w:r>
      <w:r>
        <w:rPr>
          <w:rStyle w:val="147"/>
          <w:i w:val="0"/>
        </w:rPr>
        <w:t xml:space="preserve"> arr[j]){</w:t>
      </w:r>
    </w:p>
    <w:p>
      <w:pPr>
        <w:pStyle w:val="114"/>
        <w:rPr>
          <w:rStyle w:val="147"/>
          <w:rFonts w:hint="eastAsia" w:eastAsiaTheme="minorEastAsia"/>
          <w:i w:val="0"/>
          <w:lang w:eastAsia="zh-CN"/>
        </w:rPr>
      </w:pPr>
      <w:r>
        <w:rPr>
          <w:rStyle w:val="147"/>
          <w:i w:val="0"/>
        </w:rPr>
        <w:t xml:space="preserve">                index </w:t>
      </w:r>
      <w:r>
        <w:rPr>
          <w:rStyle w:val="137"/>
          <w:i w:val="0"/>
        </w:rPr>
        <w:t>=</w:t>
      </w:r>
      <w:r>
        <w:rPr>
          <w:rStyle w:val="147"/>
          <w:i w:val="0"/>
        </w:rPr>
        <w:t xml:space="preserve"> j</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rPr>
          <w:rStyle w:val="129"/>
          <w:rFonts w:hint="eastAsia" w:eastAsiaTheme="minorEastAsia"/>
          <w:i/>
          <w:lang w:eastAsia="zh-CN"/>
        </w:rPr>
      </w:pPr>
      <w:r>
        <w:rPr>
          <w:rStyle w:val="147"/>
          <w:i w:val="0"/>
        </w:rPr>
        <w:t xml:space="preserve">        </w:t>
      </w:r>
      <w:r>
        <w:rPr>
          <w:rStyle w:val="129"/>
          <w:i/>
        </w:rPr>
        <w:t>// 判断最小索引是否改变</w:t>
      </w:r>
    </w:p>
    <w:p>
      <w:pPr>
        <w:pStyle w:val="114"/>
        <w:rPr>
          <w:rStyle w:val="147"/>
          <w:rFonts w:hint="eastAsia" w:eastAsiaTheme="minorEastAsia"/>
          <w:i w:val="0"/>
          <w:lang w:eastAsia="zh-CN"/>
        </w:rPr>
      </w:pPr>
      <w:r>
        <w:rPr>
          <w:rStyle w:val="147"/>
          <w:i w:val="0"/>
        </w:rPr>
        <w:t xml:space="preserve">        </w:t>
      </w:r>
      <w:r>
        <w:rPr>
          <w:rStyle w:val="136"/>
          <w:i w:val="0"/>
        </w:rPr>
        <w:t>if</w:t>
      </w:r>
      <w:r>
        <w:rPr>
          <w:rStyle w:val="147"/>
          <w:i w:val="0"/>
        </w:rPr>
        <w:t xml:space="preserve">(index </w:t>
      </w:r>
      <w:r>
        <w:rPr>
          <w:rStyle w:val="137"/>
          <w:i w:val="0"/>
        </w:rPr>
        <w:t>!==</w:t>
      </w:r>
      <w:r>
        <w:rPr>
          <w:rStyle w:val="147"/>
          <w:i w:val="0"/>
        </w:rPr>
        <w:t xml:space="preserve"> i){</w:t>
      </w:r>
    </w:p>
    <w:p>
      <w:pPr>
        <w:pStyle w:val="114"/>
        <w:rPr>
          <w:rStyle w:val="147"/>
          <w:rFonts w:hint="eastAsia" w:eastAsiaTheme="minorEastAsia"/>
          <w:i w:val="0"/>
          <w:lang w:eastAsia="zh-CN"/>
        </w:rPr>
      </w:pPr>
      <w:r>
        <w:rPr>
          <w:rStyle w:val="147"/>
          <w:i w:val="0"/>
        </w:rPr>
        <w:t xml:space="preserve">            [arr[i]</w:t>
      </w:r>
      <w:r>
        <w:rPr>
          <w:rStyle w:val="137"/>
          <w:i w:val="0"/>
        </w:rPr>
        <w:t>,</w:t>
      </w:r>
      <w:r>
        <w:rPr>
          <w:rStyle w:val="147"/>
          <w:i w:val="0"/>
        </w:rPr>
        <w:t xml:space="preserve">arr[index]] </w:t>
      </w:r>
      <w:r>
        <w:rPr>
          <w:rStyle w:val="137"/>
          <w:i w:val="0"/>
        </w:rPr>
        <w:t>=</w:t>
      </w:r>
      <w:r>
        <w:rPr>
          <w:rStyle w:val="147"/>
          <w:i w:val="0"/>
        </w:rPr>
        <w:t xml:space="preserve"> [arr[index]</w:t>
      </w:r>
      <w:r>
        <w:rPr>
          <w:rStyle w:val="137"/>
          <w:i w:val="0"/>
        </w:rPr>
        <w:t>,</w:t>
      </w:r>
      <w:r>
        <w:rPr>
          <w:rStyle w:val="147"/>
          <w:i w:val="0"/>
        </w:rPr>
        <w:t>arr[i]]</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w:t>
      </w:r>
    </w:p>
    <w:p>
      <w:pPr>
        <w:pStyle w:val="114"/>
      </w:pPr>
      <w:r>
        <w:rPr>
          <w:rStyle w:val="147"/>
          <w:i w:val="0"/>
        </w:rPr>
        <w:t>}</w:t>
      </w:r>
    </w:p>
    <w:p>
      <w:pPr>
        <w:pStyle w:val="97"/>
      </w:pPr>
      <w:r>
        <w:t>3、插入排序</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insertSort</w:t>
      </w:r>
      <w:r>
        <w:rPr>
          <w:rStyle w:val="147"/>
          <w:i w:val="0"/>
        </w:rPr>
        <w:t>(arr){</w:t>
      </w:r>
    </w:p>
    <w:p>
      <w:pPr>
        <w:pStyle w:val="114"/>
        <w:rPr>
          <w:rStyle w:val="129"/>
          <w:rFonts w:hint="eastAsia" w:eastAsiaTheme="minorEastAsia"/>
          <w:i/>
          <w:lang w:eastAsia="zh-CN"/>
        </w:rPr>
      </w:pPr>
      <w:r>
        <w:rPr>
          <w:rStyle w:val="147"/>
          <w:i w:val="0"/>
        </w:rPr>
        <w:tab/>
      </w:r>
      <w:r>
        <w:rPr>
          <w:rStyle w:val="129"/>
          <w:i/>
        </w:rPr>
        <w:t>// 将要插入的索引</w:t>
      </w:r>
    </w:p>
    <w:p>
      <w:pPr>
        <w:pStyle w:val="114"/>
        <w:rPr>
          <w:rStyle w:val="147"/>
          <w:rFonts w:hint="eastAsia" w:eastAsiaTheme="minorEastAsia"/>
          <w:i w:val="0"/>
          <w:lang w:eastAsia="zh-CN"/>
        </w:rPr>
      </w:pPr>
      <w:r>
        <w:rPr>
          <w:rStyle w:val="147"/>
          <w:i w:val="0"/>
        </w:rPr>
        <w:tab/>
      </w:r>
      <w:r>
        <w:rPr>
          <w:rStyle w:val="136"/>
          <w:i w:val="0"/>
        </w:rPr>
        <w:t>for</w:t>
      </w:r>
      <w:r>
        <w:rPr>
          <w:rStyle w:val="147"/>
          <w:i w:val="0"/>
        </w:rPr>
        <w:t>(</w:t>
      </w:r>
      <w:r>
        <w:rPr>
          <w:rStyle w:val="117"/>
          <w:i w:val="0"/>
        </w:rPr>
        <w:t>let</w:t>
      </w:r>
      <w:r>
        <w:rPr>
          <w:rStyle w:val="147"/>
          <w:i w:val="0"/>
        </w:rPr>
        <w:t xml:space="preserve"> i </w:t>
      </w:r>
      <w:r>
        <w:rPr>
          <w:rStyle w:val="137"/>
          <w:i w:val="0"/>
        </w:rPr>
        <w:t>=</w:t>
      </w:r>
      <w:r>
        <w:rPr>
          <w:rStyle w:val="147"/>
          <w:i w:val="0"/>
        </w:rPr>
        <w:t xml:space="preserve"> </w:t>
      </w:r>
      <w:r>
        <w:rPr>
          <w:rStyle w:val="119"/>
          <w:i w:val="0"/>
        </w:rPr>
        <w:t>1</w:t>
      </w:r>
      <w:r>
        <w:rPr>
          <w:rStyle w:val="137"/>
          <w:i w:val="0"/>
        </w:rPr>
        <w:t>,</w:t>
      </w:r>
      <w:r>
        <w:rPr>
          <w:rStyle w:val="147"/>
          <w:i w:val="0"/>
        </w:rPr>
        <w:t xml:space="preserve">len </w:t>
      </w:r>
      <w:r>
        <w:rPr>
          <w:rStyle w:val="137"/>
          <w:i w:val="0"/>
        </w:rPr>
        <w:t>=</w:t>
      </w:r>
      <w:r>
        <w:rPr>
          <w:rStyle w:val="147"/>
          <w:i w:val="0"/>
        </w:rPr>
        <w:t xml:space="preserve"> arr</w:t>
      </w:r>
      <w:r>
        <w:rPr>
          <w:rStyle w:val="137"/>
          <w:i w:val="0"/>
        </w:rPr>
        <w:t>.</w:t>
      </w:r>
      <w:r>
        <w:rPr>
          <w:rStyle w:val="141"/>
          <w:i w:val="0"/>
        </w:rPr>
        <w:t>length</w:t>
      </w:r>
      <w:r>
        <w:rPr>
          <w:rStyle w:val="137"/>
          <w:i w:val="0"/>
        </w:rPr>
        <w:t>;</w:t>
      </w:r>
      <w:r>
        <w:rPr>
          <w:rStyle w:val="147"/>
          <w:i w:val="0"/>
        </w:rPr>
        <w:t xml:space="preserve">i </w:t>
      </w:r>
      <w:r>
        <w:rPr>
          <w:rStyle w:val="137"/>
          <w:i w:val="0"/>
        </w:rPr>
        <w:t>&lt;</w:t>
      </w:r>
      <w:r>
        <w:rPr>
          <w:rStyle w:val="147"/>
          <w:i w:val="0"/>
        </w:rPr>
        <w:t xml:space="preserve"> len</w:t>
      </w:r>
      <w:r>
        <w:rPr>
          <w:rStyle w:val="137"/>
          <w:i w:val="0"/>
        </w:rPr>
        <w:t>;</w:t>
      </w:r>
      <w:r>
        <w:rPr>
          <w:rStyle w:val="147"/>
          <w:i w:val="0"/>
        </w:rPr>
        <w:t>i</w:t>
      </w:r>
      <w:r>
        <w:rPr>
          <w:rStyle w:val="137"/>
          <w:i w:val="0"/>
        </w:rPr>
        <w:t>++</w:t>
      </w:r>
      <w:r>
        <w:rPr>
          <w:rStyle w:val="147"/>
          <w:i w:val="0"/>
        </w:rPr>
        <w:t>){</w:t>
      </w:r>
    </w:p>
    <w:p>
      <w:pPr>
        <w:pStyle w:val="114"/>
        <w:rPr>
          <w:rStyle w:val="147"/>
          <w:rFonts w:hint="eastAsia" w:eastAsiaTheme="minorEastAsia"/>
          <w:i w:val="0"/>
          <w:lang w:eastAsia="zh-CN"/>
        </w:rPr>
      </w:pPr>
      <w:r>
        <w:rPr>
          <w:rStyle w:val="147"/>
          <w:i w:val="0"/>
        </w:rPr>
        <w:tab/>
      </w:r>
      <w:r>
        <w:rPr>
          <w:rStyle w:val="147"/>
          <w:i w:val="0"/>
        </w:rPr>
        <w:tab/>
      </w:r>
      <w:r>
        <w:rPr>
          <w:rStyle w:val="117"/>
          <w:i w:val="0"/>
        </w:rPr>
        <w:t>let</w:t>
      </w:r>
      <w:r>
        <w:rPr>
          <w:rStyle w:val="147"/>
          <w:i w:val="0"/>
        </w:rPr>
        <w:t xml:space="preserve"> tmp </w:t>
      </w:r>
      <w:r>
        <w:rPr>
          <w:rStyle w:val="137"/>
          <w:i w:val="0"/>
        </w:rPr>
        <w:t>=</w:t>
      </w:r>
      <w:r>
        <w:rPr>
          <w:rStyle w:val="147"/>
          <w:i w:val="0"/>
        </w:rPr>
        <w:t xml:space="preserve"> arr[i]</w:t>
      </w:r>
    </w:p>
    <w:p>
      <w:pPr>
        <w:pStyle w:val="114"/>
        <w:rPr>
          <w:rStyle w:val="147"/>
          <w:rFonts w:hint="eastAsia" w:eastAsiaTheme="minorEastAsia"/>
          <w:i w:val="0"/>
          <w:lang w:eastAsia="zh-CN"/>
        </w:rPr>
      </w:pPr>
      <w:r>
        <w:rPr>
          <w:rStyle w:val="147"/>
          <w:i w:val="0"/>
        </w:rPr>
        <w:tab/>
      </w:r>
      <w:r>
        <w:rPr>
          <w:rStyle w:val="147"/>
          <w:i w:val="0"/>
        </w:rPr>
        <w:tab/>
      </w:r>
    </w:p>
    <w:p>
      <w:pPr>
        <w:pStyle w:val="114"/>
        <w:rPr>
          <w:rStyle w:val="129"/>
          <w:rFonts w:hint="eastAsia" w:eastAsiaTheme="minorEastAsia"/>
          <w:i/>
          <w:lang w:eastAsia="zh-CN"/>
        </w:rPr>
      </w:pPr>
      <w:r>
        <w:rPr>
          <w:rStyle w:val="147"/>
          <w:i w:val="0"/>
        </w:rPr>
        <w:tab/>
      </w:r>
      <w:r>
        <w:rPr>
          <w:rStyle w:val="147"/>
          <w:i w:val="0"/>
        </w:rPr>
        <w:tab/>
      </w:r>
      <w:r>
        <w:rPr>
          <w:rStyle w:val="129"/>
          <w:i/>
        </w:rPr>
        <w:t>// 插入到已经排好序的序列中</w:t>
      </w:r>
    </w:p>
    <w:p>
      <w:pPr>
        <w:pStyle w:val="114"/>
        <w:rPr>
          <w:rStyle w:val="147"/>
          <w:rFonts w:hint="eastAsia" w:eastAsiaTheme="minorEastAsia"/>
          <w:i w:val="0"/>
          <w:lang w:eastAsia="zh-CN"/>
        </w:rPr>
      </w:pPr>
      <w:r>
        <w:rPr>
          <w:rStyle w:val="147"/>
          <w:i w:val="0"/>
        </w:rPr>
        <w:t xml:space="preserve">        </w:t>
      </w:r>
      <w:r>
        <w:rPr>
          <w:rStyle w:val="136"/>
          <w:i w:val="0"/>
        </w:rPr>
        <w:t>for</w:t>
      </w:r>
      <w:r>
        <w:rPr>
          <w:rStyle w:val="147"/>
          <w:i w:val="0"/>
        </w:rPr>
        <w:t>(</w:t>
      </w:r>
      <w:r>
        <w:rPr>
          <w:rStyle w:val="117"/>
          <w:i w:val="0"/>
        </w:rPr>
        <w:t>let</w:t>
      </w:r>
      <w:r>
        <w:rPr>
          <w:rStyle w:val="147"/>
          <w:i w:val="0"/>
        </w:rPr>
        <w:t xml:space="preserve"> j </w:t>
      </w:r>
      <w:r>
        <w:rPr>
          <w:rStyle w:val="137"/>
          <w:i w:val="0"/>
        </w:rPr>
        <w:t>=</w:t>
      </w:r>
      <w:r>
        <w:rPr>
          <w:rStyle w:val="147"/>
          <w:i w:val="0"/>
        </w:rPr>
        <w:t xml:space="preserve"> i </w:t>
      </w:r>
      <w:r>
        <w:rPr>
          <w:rStyle w:val="137"/>
          <w:i w:val="0"/>
        </w:rPr>
        <w:t>-</w:t>
      </w:r>
      <w:r>
        <w:rPr>
          <w:rStyle w:val="147"/>
          <w:i w:val="0"/>
        </w:rPr>
        <w:t xml:space="preserve"> </w:t>
      </w:r>
      <w:r>
        <w:rPr>
          <w:rStyle w:val="119"/>
          <w:i w:val="0"/>
        </w:rPr>
        <w:t>1</w:t>
      </w:r>
      <w:r>
        <w:rPr>
          <w:rStyle w:val="137"/>
          <w:i w:val="0"/>
        </w:rPr>
        <w:t>;</w:t>
      </w:r>
      <w:r>
        <w:rPr>
          <w:rStyle w:val="147"/>
          <w:i w:val="0"/>
        </w:rPr>
        <w:t xml:space="preserve">j </w:t>
      </w:r>
      <w:r>
        <w:rPr>
          <w:rStyle w:val="137"/>
          <w:i w:val="0"/>
        </w:rPr>
        <w:t>&gt;=</w:t>
      </w:r>
      <w:r>
        <w:rPr>
          <w:rStyle w:val="147"/>
          <w:i w:val="0"/>
        </w:rPr>
        <w:t xml:space="preserve"> </w:t>
      </w:r>
      <w:r>
        <w:rPr>
          <w:rStyle w:val="119"/>
          <w:i w:val="0"/>
        </w:rPr>
        <w:t>0</w:t>
      </w:r>
      <w:r>
        <w:rPr>
          <w:rStyle w:val="147"/>
          <w:i w:val="0"/>
        </w:rPr>
        <w:t xml:space="preserve"> </w:t>
      </w:r>
      <w:r>
        <w:rPr>
          <w:rStyle w:val="137"/>
          <w:i w:val="0"/>
        </w:rPr>
        <w:t>&amp;&amp;</w:t>
      </w:r>
      <w:r>
        <w:rPr>
          <w:rStyle w:val="147"/>
          <w:i w:val="0"/>
        </w:rPr>
        <w:t xml:space="preserve"> arr[j] </w:t>
      </w:r>
      <w:r>
        <w:rPr>
          <w:rStyle w:val="137"/>
          <w:i w:val="0"/>
        </w:rPr>
        <w:t>&gt;</w:t>
      </w:r>
      <w:r>
        <w:rPr>
          <w:rStyle w:val="147"/>
          <w:i w:val="0"/>
        </w:rPr>
        <w:t xml:space="preserve"> tmp</w:t>
      </w:r>
      <w:r>
        <w:rPr>
          <w:rStyle w:val="137"/>
          <w:i w:val="0"/>
        </w:rPr>
        <w:t>;</w:t>
      </w:r>
      <w:r>
        <w:rPr>
          <w:rStyle w:val="147"/>
          <w:i w:val="0"/>
        </w:rPr>
        <w:t>j</w:t>
      </w:r>
      <w:r>
        <w:rPr>
          <w:rStyle w:val="137"/>
          <w:i w:val="0"/>
        </w:rPr>
        <w:t>--</w:t>
      </w:r>
      <w:r>
        <w:rPr>
          <w:rStyle w:val="147"/>
          <w:i w:val="0"/>
        </w:rPr>
        <w:t>){</w:t>
      </w:r>
    </w:p>
    <w:p>
      <w:pPr>
        <w:pStyle w:val="114"/>
        <w:rPr>
          <w:rStyle w:val="147"/>
          <w:rFonts w:hint="eastAsia" w:eastAsiaTheme="minorEastAsia"/>
          <w:i w:val="0"/>
          <w:lang w:eastAsia="zh-CN"/>
        </w:rPr>
      </w:pPr>
      <w:r>
        <w:rPr>
          <w:rStyle w:val="147"/>
          <w:i w:val="0"/>
        </w:rPr>
        <w:t xml:space="preserve">            arr[j</w:t>
      </w:r>
      <w:r>
        <w:rPr>
          <w:rStyle w:val="137"/>
          <w:i w:val="0"/>
        </w:rPr>
        <w:t>+</w:t>
      </w:r>
      <w:r>
        <w:rPr>
          <w:rStyle w:val="119"/>
          <w:i w:val="0"/>
        </w:rPr>
        <w:t>1</w:t>
      </w:r>
      <w:r>
        <w:rPr>
          <w:rStyle w:val="147"/>
          <w:i w:val="0"/>
        </w:rPr>
        <w:t xml:space="preserve">] </w:t>
      </w:r>
      <w:r>
        <w:rPr>
          <w:rStyle w:val="137"/>
          <w:i w:val="0"/>
        </w:rPr>
        <w:t>=</w:t>
      </w:r>
      <w:r>
        <w:rPr>
          <w:rStyle w:val="147"/>
          <w:i w:val="0"/>
        </w:rPr>
        <w:t xml:space="preserve"> arr[j]</w:t>
      </w:r>
    </w:p>
    <w:p>
      <w:pPr>
        <w:pStyle w:val="114"/>
        <w:rPr>
          <w:rStyle w:val="147"/>
          <w:rFonts w:hint="eastAsia" w:eastAsiaTheme="minorEastAsia"/>
          <w:i w:val="0"/>
          <w:lang w:eastAsia="zh-CN"/>
        </w:rPr>
      </w:pPr>
      <w:r>
        <w:rPr>
          <w:rStyle w:val="147"/>
          <w:i w:val="0"/>
        </w:rPr>
        <w:t xml:space="preserve">        }</w:t>
      </w:r>
    </w:p>
    <w:p>
      <w:pPr>
        <w:pStyle w:val="114"/>
        <w:rPr>
          <w:rStyle w:val="147"/>
          <w:rFonts w:hint="eastAsia" w:eastAsiaTheme="minorEastAsia"/>
          <w:i w:val="0"/>
          <w:lang w:eastAsia="zh-CN"/>
        </w:rPr>
      </w:pPr>
      <w:r>
        <w:rPr>
          <w:rStyle w:val="147"/>
          <w:i w:val="0"/>
        </w:rPr>
        <w:t xml:space="preserve">        arr[j</w:t>
      </w:r>
      <w:r>
        <w:rPr>
          <w:rStyle w:val="137"/>
          <w:i w:val="0"/>
        </w:rPr>
        <w:t>+</w:t>
      </w:r>
      <w:r>
        <w:rPr>
          <w:rStyle w:val="119"/>
          <w:i w:val="0"/>
        </w:rPr>
        <w:t>1</w:t>
      </w:r>
      <w:r>
        <w:rPr>
          <w:rStyle w:val="147"/>
          <w:i w:val="0"/>
        </w:rPr>
        <w:t xml:space="preserve">] </w:t>
      </w:r>
      <w:r>
        <w:rPr>
          <w:rStyle w:val="137"/>
          <w:i w:val="0"/>
        </w:rPr>
        <w:t>=</w:t>
      </w:r>
      <w:r>
        <w:rPr>
          <w:rStyle w:val="147"/>
          <w:i w:val="0"/>
        </w:rPr>
        <w:t xml:space="preserve"> tmp</w:t>
      </w:r>
    </w:p>
    <w:p>
      <w:pPr>
        <w:pStyle w:val="114"/>
        <w:rPr>
          <w:rStyle w:val="147"/>
          <w:rFonts w:hint="eastAsia" w:eastAsiaTheme="minorEastAsia"/>
          <w:i w:val="0"/>
          <w:lang w:eastAsia="zh-CN"/>
        </w:rPr>
      </w:pPr>
      <w:r>
        <w:rPr>
          <w:rStyle w:val="147"/>
          <w:i w:val="0"/>
        </w:rPr>
        <w:tab/>
      </w:r>
      <w:r>
        <w:rPr>
          <w:rStyle w:val="147"/>
          <w:i w:val="0"/>
        </w:rPr>
        <w:t>}</w:t>
      </w:r>
    </w:p>
    <w:p>
      <w:pPr>
        <w:pStyle w:val="114"/>
      </w:pPr>
      <w:r>
        <w:rPr>
          <w:rStyle w:val="147"/>
          <w:i w:val="0"/>
        </w:rPr>
        <w:t>}</w:t>
      </w:r>
    </w:p>
    <w:p>
      <w:pPr>
        <w:pStyle w:val="97"/>
      </w:pPr>
      <w:r>
        <w:t>4、合并两个有序数组</w:t>
      </w:r>
    </w:p>
    <w:p>
      <w:pPr>
        <w:pStyle w:val="114"/>
        <w:rPr>
          <w:rStyle w:val="147"/>
          <w:rFonts w:hint="eastAsia" w:eastAsiaTheme="minorEastAsia"/>
          <w:i w:val="0"/>
          <w:lang w:eastAsia="zh-CN"/>
        </w:rPr>
      </w:pPr>
      <w:r>
        <w:rPr>
          <w:rStyle w:val="117"/>
          <w:i w:val="0"/>
        </w:rPr>
        <w:t>function</w:t>
      </w:r>
      <w:r>
        <w:rPr>
          <w:rStyle w:val="147"/>
          <w:i w:val="0"/>
        </w:rPr>
        <w:t xml:space="preserve"> </w:t>
      </w:r>
      <w:r>
        <w:rPr>
          <w:rStyle w:val="134"/>
          <w:i w:val="0"/>
        </w:rPr>
        <w:t>mergeArr</w:t>
      </w:r>
      <w:r>
        <w:rPr>
          <w:rStyle w:val="147"/>
          <w:i w:val="0"/>
        </w:rPr>
        <w:t>(arr1</w:t>
      </w:r>
      <w:r>
        <w:rPr>
          <w:rStyle w:val="137"/>
          <w:i w:val="0"/>
        </w:rPr>
        <w:t>,</w:t>
      </w:r>
      <w:r>
        <w:rPr>
          <w:rStyle w:val="147"/>
          <w:i w:val="0"/>
        </w:rPr>
        <w:t>arr2){</w:t>
      </w:r>
    </w:p>
    <w:p>
      <w:pPr>
        <w:pStyle w:val="114"/>
        <w:rPr>
          <w:rStyle w:val="129"/>
          <w:rFonts w:hint="eastAsia" w:eastAsiaTheme="minorEastAsia"/>
          <w:i/>
          <w:lang w:eastAsia="zh-CN"/>
        </w:rPr>
      </w:pPr>
      <w:r>
        <w:rPr>
          <w:rStyle w:val="147"/>
          <w:i w:val="0"/>
        </w:rPr>
        <w:tab/>
      </w:r>
      <w:r>
        <w:rPr>
          <w:rStyle w:val="129"/>
          <w:i/>
        </w:rPr>
        <w:t>// sort 自定义排序规则</w:t>
      </w:r>
    </w:p>
    <w:p>
      <w:pPr>
        <w:pStyle w:val="114"/>
        <w:rPr>
          <w:rStyle w:val="147"/>
          <w:rFonts w:hint="eastAsia" w:eastAsiaTheme="minorEastAsia"/>
          <w:i w:val="0"/>
          <w:lang w:eastAsia="zh-CN"/>
        </w:rPr>
      </w:pPr>
      <w:r>
        <w:rPr>
          <w:rStyle w:val="147"/>
          <w:i w:val="0"/>
        </w:rPr>
        <w:tab/>
      </w:r>
      <w:r>
        <w:rPr>
          <w:rStyle w:val="136"/>
          <w:i w:val="0"/>
        </w:rPr>
        <w:t>return</w:t>
      </w:r>
      <w:r>
        <w:rPr>
          <w:rStyle w:val="147"/>
          <w:i w:val="0"/>
        </w:rPr>
        <w:t xml:space="preserve"> (arr1</w:t>
      </w:r>
      <w:r>
        <w:rPr>
          <w:rStyle w:val="137"/>
          <w:i w:val="0"/>
        </w:rPr>
        <w:t>.</w:t>
      </w:r>
      <w:r>
        <w:rPr>
          <w:rStyle w:val="134"/>
          <w:i w:val="0"/>
        </w:rPr>
        <w:t>concat</w:t>
      </w:r>
      <w:r>
        <w:rPr>
          <w:rStyle w:val="147"/>
          <w:i w:val="0"/>
        </w:rPr>
        <w:t>(arr2))</w:t>
      </w:r>
      <w:r>
        <w:rPr>
          <w:rStyle w:val="137"/>
          <w:i w:val="0"/>
        </w:rPr>
        <w:t>.</w:t>
      </w:r>
      <w:r>
        <w:rPr>
          <w:rStyle w:val="134"/>
          <w:i w:val="0"/>
        </w:rPr>
        <w:t>sort</w:t>
      </w:r>
      <w:r>
        <w:rPr>
          <w:rStyle w:val="147"/>
          <w:i w:val="0"/>
        </w:rPr>
        <w:t>((a</w:t>
      </w:r>
      <w:r>
        <w:rPr>
          <w:rStyle w:val="137"/>
          <w:i w:val="0"/>
        </w:rPr>
        <w:t>,</w:t>
      </w:r>
      <w:r>
        <w:rPr>
          <w:rStyle w:val="147"/>
          <w:i w:val="0"/>
        </w:rPr>
        <w:t xml:space="preserve">b) </w:t>
      </w:r>
      <w:r>
        <w:rPr>
          <w:rStyle w:val="117"/>
          <w:i w:val="0"/>
        </w:rPr>
        <w:t>=&gt;</w:t>
      </w:r>
      <w:r>
        <w:rPr>
          <w:rStyle w:val="147"/>
          <w:i w:val="0"/>
        </w:rPr>
        <w:t xml:space="preserve"> a </w:t>
      </w:r>
      <w:r>
        <w:rPr>
          <w:rStyle w:val="137"/>
          <w:i w:val="0"/>
        </w:rPr>
        <w:t>-</w:t>
      </w:r>
      <w:r>
        <w:rPr>
          <w:rStyle w:val="147"/>
          <w:i w:val="0"/>
        </w:rPr>
        <w:t xml:space="preserve"> b)</w:t>
      </w:r>
    </w:p>
    <w:p>
      <w:pPr>
        <w:pStyle w:val="114"/>
      </w:pPr>
      <w:r>
        <w:rPr>
          <w:rStyle w:val="147"/>
          <w:i w:val="0"/>
        </w:rPr>
        <w:t>}</w:t>
      </w:r>
    </w:p>
    <w:p>
      <w:pPr>
        <w:pStyle w:val="21"/>
      </w:pPr>
    </w:p>
    <w:p>
      <w:pPr>
        <w:pStyle w:val="21"/>
      </w:pPr>
    </w:p>
    <w:p>
      <w:pPr>
        <w:pStyle w:val="21"/>
      </w:pPr>
    </w:p>
    <w:p>
      <w:pPr>
        <w:pStyle w:val="2"/>
      </w:pPr>
      <w:r>
        <w:rPr>
          <w:rFonts w:hint="eastAsia"/>
        </w:rPr>
        <w:t>自我介绍</w:t>
      </w:r>
    </w:p>
    <w:p/>
    <w:p>
      <w:pPr>
        <w:ind w:firstLine="420"/>
        <w:rPr>
          <w:rFonts w:ascii="宋体" w:hAnsi="宋体" w:eastAsia="宋体"/>
        </w:rPr>
      </w:pPr>
      <w:r>
        <w:rPr>
          <w:rFonts w:hint="eastAsia" w:ascii="宋体" w:hAnsi="宋体" w:eastAsia="宋体"/>
        </w:rPr>
        <w:t>面试官你好，我叫刘源，来自湖南娄底。2</w:t>
      </w:r>
      <w:r>
        <w:rPr>
          <w:rFonts w:ascii="宋体" w:hAnsi="宋体" w:eastAsia="宋体"/>
        </w:rPr>
        <w:t>018</w:t>
      </w:r>
      <w:r>
        <w:rPr>
          <w:rFonts w:hint="eastAsia" w:ascii="宋体" w:hAnsi="宋体" w:eastAsia="宋体"/>
        </w:rPr>
        <w:t>年山西大学本科毕业，我上一家离职的公司是 北京阳光第一车网科技有限公司 公司旗下有一个自己的项目第一车网，我主要负责的是第一车网的 pc端、webapp还有微信小程序的前端界面的设计开发，日常维护以及后期的更新迭代。我熟练掌握并且可以运用当前主流的 vue 框架，能够使用webpack、axios、vuex、vue-router等vue全家桶进行组件化、模块化开发、搭建项目。熟悉闭包，熟悉面向对象编程，熟练使用 AJAX 请求后台数据,熟练使用Element-ui、vant、echarts等常用组件库和类库，熟悉微信小程序开发流程，对微信小程序有一定的开发经验。熟练使用gulp、webpack模块化管理工具，熟练使用git代码管理工具，对nodejs有一定的了解，有良好的前后端交互能力</w:t>
      </w: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p>
    <w:p>
      <w:pPr>
        <w:ind w:firstLine="420"/>
        <w:rPr>
          <w:rFonts w:ascii="宋体" w:hAnsi="宋体" w:eastAsia="宋体"/>
        </w:rPr>
      </w:pPr>
      <w:r>
        <w:rPr>
          <w:rFonts w:hint="eastAsia" w:ascii="宋体" w:hAnsi="宋体" w:eastAsia="宋体"/>
        </w:rPr>
        <w:t>面试官你好，我叫刘源，来自湖南娄底。山西大学本科毕业，我上一家离职的公司是 北京阳光第一车网科技有限公司 公司旗下有一个自己的项目第一车网，我主要负责的是第一车网的 pc端、webapp还有微信小程序的前端界面的设计开发，日常维护以及后期的更新迭代。我熟练掌握并且可以运用当前主流的 react 框架，能够使用webpack、axios、redux、react-router等react全家桶进行组件化、模块化开发、搭建项目。熟悉闭包，熟悉面向对象编程，熟练使用 AJAX 请求后台数据,熟练使用Ant</w:t>
      </w:r>
      <w:r>
        <w:rPr>
          <w:rFonts w:ascii="宋体" w:hAnsi="宋体" w:eastAsia="宋体"/>
        </w:rPr>
        <w:t xml:space="preserve"> D</w:t>
      </w:r>
      <w:r>
        <w:rPr>
          <w:rFonts w:hint="eastAsia" w:ascii="宋体" w:hAnsi="宋体" w:eastAsia="宋体"/>
        </w:rPr>
        <w:t>esign、</w:t>
      </w:r>
      <w:r>
        <w:rPr>
          <w:rFonts w:ascii="宋体" w:hAnsi="宋体" w:eastAsia="宋体"/>
        </w:rPr>
        <w:t>R</w:t>
      </w:r>
      <w:r>
        <w:rPr>
          <w:rFonts w:hint="eastAsia" w:ascii="宋体" w:hAnsi="宋体" w:eastAsia="宋体"/>
        </w:rPr>
        <w:t>eact-</w:t>
      </w:r>
      <w:r>
        <w:rPr>
          <w:rFonts w:ascii="宋体" w:hAnsi="宋体" w:eastAsia="宋体"/>
        </w:rPr>
        <w:t>B</w:t>
      </w:r>
      <w:r>
        <w:rPr>
          <w:rFonts w:hint="eastAsia" w:ascii="宋体" w:hAnsi="宋体" w:eastAsia="宋体"/>
        </w:rPr>
        <w:t>ootstrap、echarts等常用组件库和类库，熟悉微信小程序开发流程，对微信小程序有一定的开发经验。熟练使用webpack模块化管理工具，熟练使用git代码管理工具，有良好的前后端交互能力</w:t>
      </w:r>
    </w:p>
    <w:p>
      <w:pPr>
        <w:ind w:firstLine="420"/>
        <w:rPr>
          <w:rFonts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Segoe UI Emoji">
    <w:panose1 w:val="020B0502040204020203"/>
    <w:charset w:val="00"/>
    <w:family w:val="swiss"/>
    <w:pitch w:val="default"/>
    <w:sig w:usb0="00000001" w:usb1="02000000" w:usb2="00000000" w:usb3="00000000" w:csb0="00000001" w:csb1="00000000"/>
  </w:font>
  <w:font w:name="MS Gothic">
    <w:panose1 w:val="020B0609070205080204"/>
    <w:charset w:val="80"/>
    <w:family w:val="modern"/>
    <w:pitch w:val="default"/>
    <w:sig w:usb0="E00002FF" w:usb1="6AC7FDFB" w:usb2="08000012" w:usb3="00000000" w:csb0="4002009F" w:csb1="DFD70000"/>
  </w:font>
  <w:font w:name="var(--monospace)">
    <w:altName w:val="Cambria"/>
    <w:panose1 w:val="00000000000000000000"/>
    <w:charset w:val="00"/>
    <w:family w:val="roman"/>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MS Shell Dlg">
    <w:altName w:val="Microsoft Sans Serif"/>
    <w:panose1 w:val="020B0604020202020204"/>
    <w:charset w:val="00"/>
    <w:family w:val="swiss"/>
    <w:pitch w:val="default"/>
    <w:sig w:usb0="00000000" w:usb1="00000000" w:usb2="00000029" w:usb3="00000000" w:csb0="000101FF" w:csb1="00000000"/>
  </w:font>
  <w:font w:name="Segoe UI Symbol">
    <w:panose1 w:val="020B0502040204020203"/>
    <w:charset w:val="00"/>
    <w:family w:val="swiss"/>
    <w:pitch w:val="default"/>
    <w:sig w:usb0="800001E3" w:usb1="1200FFEF" w:usb2="00040000" w:usb3="04000000" w:csb0="00000001" w:csb1="40000000"/>
  </w:font>
  <w:font w:name="Helvetica">
    <w:altName w:val="Arial"/>
    <w:panose1 w:val="020B0604020202020204"/>
    <w:charset w:val="00"/>
    <w:family w:val="swiss"/>
    <w:pitch w:val="default"/>
    <w:sig w:usb0="00000000" w:usb1="00000000" w:usb2="00000000" w:usb3="00000000" w:csb0="00000001" w:csb1="00000000"/>
  </w:font>
  <w:font w:name="Verdana">
    <w:panose1 w:val="020B0604030504040204"/>
    <w:charset w:val="00"/>
    <w:family w:val="swiss"/>
    <w:pitch w:val="default"/>
    <w:sig w:usb0="A00006FF" w:usb1="4000205B" w:usb2="00000010" w:usb3="00000000" w:csb0="2000019F" w:csb1="00000000"/>
  </w:font>
  <w:font w:name="Source Code Pro">
    <w:altName w:val="Consolas"/>
    <w:panose1 w:val="00000000000000000000"/>
    <w:charset w:val="00"/>
    <w:family w:val="modern"/>
    <w:pitch w:val="default"/>
    <w:sig w:usb0="00000000" w:usb1="00000000" w:usb2="00000000" w:usb3="00000000" w:csb0="0000019F" w:csb1="00000000"/>
  </w:font>
  <w:font w:name="Open Sans">
    <w:altName w:val="Segoe UI"/>
    <w:panose1 w:val="00000000000000000000"/>
    <w:charset w:val="00"/>
    <w:family w:val="swiss"/>
    <w:pitch w:val="default"/>
    <w:sig w:usb0="00000000" w:usb1="00000000" w:usb2="00000028" w:usb3="00000000" w:csb0="0000019F" w:csb1="00000000"/>
  </w:font>
  <w:font w:name="Georgia">
    <w:panose1 w:val="02040502050405020303"/>
    <w:charset w:val="00"/>
    <w:family w:val="roman"/>
    <w:pitch w:val="default"/>
    <w:sig w:usb0="00000287" w:usb1="00000000" w:usb2="00000000" w:usb3="00000000" w:csb0="2000009F" w:csb1="00000000"/>
  </w:font>
  <w:font w:name="Tahoma">
    <w:panose1 w:val="020B0604030504040204"/>
    <w:charset w:val="00"/>
    <w:family w:val="swiss"/>
    <w:pitch w:val="default"/>
    <w:sig w:usb0="E1002EFF" w:usb1="C000605B" w:usb2="00000029" w:usb3="00000000" w:csb0="200101FF" w:csb1="20280000"/>
  </w:font>
  <w:font w:name="Microsoft Sans Serif">
    <w:panose1 w:val="020B0604020202020204"/>
    <w:charset w:val="00"/>
    <w:family w:val="auto"/>
    <w:pitch w:val="default"/>
    <w:sig w:usb0="E5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7D65DD"/>
    <w:multiLevelType w:val="singleLevel"/>
    <w:tmpl w:val="8C7D65DD"/>
    <w:lvl w:ilvl="0" w:tentative="0">
      <w:start w:val="1"/>
      <w:numFmt w:val="decimal"/>
      <w:lvlText w:val="%1."/>
      <w:lvlJc w:val="left"/>
      <w:pPr>
        <w:tabs>
          <w:tab w:val="left" w:pos="397"/>
        </w:tabs>
        <w:ind w:left="397" w:hanging="397"/>
      </w:pPr>
      <w:rPr>
        <w:rFonts w:hint="default"/>
      </w:rPr>
    </w:lvl>
  </w:abstractNum>
  <w:abstractNum w:abstractNumId="1">
    <w:nsid w:val="9F01D891"/>
    <w:multiLevelType w:val="singleLevel"/>
    <w:tmpl w:val="9F01D891"/>
    <w:lvl w:ilvl="0" w:tentative="0">
      <w:start w:val="18"/>
      <w:numFmt w:val="chineseCounting"/>
      <w:suff w:val="nothing"/>
      <w:lvlText w:val="%1、"/>
      <w:lvlJc w:val="left"/>
      <w:rPr>
        <w:rFonts w:hint="eastAsia"/>
      </w:rPr>
    </w:lvl>
  </w:abstractNum>
  <w:abstractNum w:abstractNumId="2">
    <w:nsid w:val="A7B66CDF"/>
    <w:multiLevelType w:val="singleLevel"/>
    <w:tmpl w:val="A7B66CDF"/>
    <w:lvl w:ilvl="0" w:tentative="0">
      <w:start w:val="1"/>
      <w:numFmt w:val="decimal"/>
      <w:lvlText w:val="%1."/>
      <w:lvlJc w:val="left"/>
      <w:pPr>
        <w:tabs>
          <w:tab w:val="left" w:pos="397"/>
        </w:tabs>
        <w:ind w:left="397" w:hanging="397"/>
      </w:pPr>
      <w:rPr>
        <w:rFonts w:hint="default"/>
      </w:rPr>
    </w:lvl>
  </w:abstractNum>
  <w:abstractNum w:abstractNumId="3">
    <w:nsid w:val="AAC667BA"/>
    <w:multiLevelType w:val="singleLevel"/>
    <w:tmpl w:val="AAC667BA"/>
    <w:lvl w:ilvl="0" w:tentative="0">
      <w:start w:val="17"/>
      <w:numFmt w:val="decimal"/>
      <w:suff w:val="nothing"/>
      <w:lvlText w:val="%1、"/>
      <w:lvlJc w:val="left"/>
    </w:lvl>
  </w:abstractNum>
  <w:abstractNum w:abstractNumId="4">
    <w:nsid w:val="B14EA73A"/>
    <w:multiLevelType w:val="singleLevel"/>
    <w:tmpl w:val="B14EA73A"/>
    <w:lvl w:ilvl="0" w:tentative="0">
      <w:start w:val="21"/>
      <w:numFmt w:val="decimal"/>
      <w:suff w:val="nothing"/>
      <w:lvlText w:val="%1、"/>
      <w:lvlJc w:val="left"/>
    </w:lvl>
  </w:abstractNum>
  <w:abstractNum w:abstractNumId="5">
    <w:nsid w:val="B9A5C684"/>
    <w:multiLevelType w:val="singleLevel"/>
    <w:tmpl w:val="B9A5C684"/>
    <w:lvl w:ilvl="0" w:tentative="0">
      <w:start w:val="1"/>
      <w:numFmt w:val="decimal"/>
      <w:lvlText w:val="%1."/>
      <w:lvlJc w:val="left"/>
      <w:pPr>
        <w:tabs>
          <w:tab w:val="left" w:pos="397"/>
        </w:tabs>
        <w:ind w:left="397" w:hanging="397"/>
      </w:pPr>
      <w:rPr>
        <w:rFonts w:hint="default"/>
      </w:rPr>
    </w:lvl>
  </w:abstractNum>
  <w:abstractNum w:abstractNumId="6">
    <w:nsid w:val="CB86A508"/>
    <w:multiLevelType w:val="singleLevel"/>
    <w:tmpl w:val="CB86A508"/>
    <w:lvl w:ilvl="0" w:tentative="0">
      <w:start w:val="1"/>
      <w:numFmt w:val="decimal"/>
      <w:lvlText w:val="%1."/>
      <w:lvlJc w:val="left"/>
      <w:pPr>
        <w:tabs>
          <w:tab w:val="left" w:pos="397"/>
        </w:tabs>
        <w:ind w:left="397" w:hanging="397"/>
      </w:pPr>
      <w:rPr>
        <w:rFonts w:hint="default"/>
      </w:rPr>
    </w:lvl>
  </w:abstractNum>
  <w:abstractNum w:abstractNumId="7">
    <w:nsid w:val="E058D490"/>
    <w:multiLevelType w:val="singleLevel"/>
    <w:tmpl w:val="E058D490"/>
    <w:lvl w:ilvl="0" w:tentative="0">
      <w:start w:val="1"/>
      <w:numFmt w:val="decimal"/>
      <w:lvlText w:val="%1."/>
      <w:lvlJc w:val="left"/>
      <w:pPr>
        <w:tabs>
          <w:tab w:val="left" w:pos="397"/>
        </w:tabs>
        <w:ind w:left="397" w:hanging="397"/>
      </w:pPr>
      <w:rPr>
        <w:rFonts w:hint="default"/>
      </w:rPr>
    </w:lvl>
  </w:abstractNum>
  <w:abstractNum w:abstractNumId="8">
    <w:nsid w:val="EE79E8AA"/>
    <w:multiLevelType w:val="singleLevel"/>
    <w:tmpl w:val="EE79E8AA"/>
    <w:lvl w:ilvl="0" w:tentative="0">
      <w:start w:val="1"/>
      <w:numFmt w:val="decimal"/>
      <w:lvlText w:val="%1."/>
      <w:lvlJc w:val="left"/>
      <w:pPr>
        <w:tabs>
          <w:tab w:val="left" w:pos="397"/>
        </w:tabs>
        <w:ind w:left="397" w:hanging="397"/>
      </w:pPr>
      <w:rPr>
        <w:rFonts w:hint="default"/>
      </w:rPr>
    </w:lvl>
  </w:abstractNum>
  <w:abstractNum w:abstractNumId="9">
    <w:nsid w:val="EF493C6B"/>
    <w:multiLevelType w:val="singleLevel"/>
    <w:tmpl w:val="EF493C6B"/>
    <w:lvl w:ilvl="0" w:tentative="0">
      <w:start w:val="1"/>
      <w:numFmt w:val="decimal"/>
      <w:lvlText w:val="%1."/>
      <w:lvlJc w:val="left"/>
      <w:pPr>
        <w:tabs>
          <w:tab w:val="left" w:pos="397"/>
        </w:tabs>
        <w:ind w:left="397" w:hanging="397"/>
      </w:pPr>
      <w:rPr>
        <w:rFonts w:hint="default"/>
      </w:rPr>
    </w:lvl>
  </w:abstractNum>
  <w:abstractNum w:abstractNumId="10">
    <w:nsid w:val="EFBA497E"/>
    <w:multiLevelType w:val="singleLevel"/>
    <w:tmpl w:val="EFBA497E"/>
    <w:lvl w:ilvl="0" w:tentative="0">
      <w:start w:val="1"/>
      <w:numFmt w:val="decimal"/>
      <w:lvlText w:val="%1."/>
      <w:lvlJc w:val="left"/>
      <w:pPr>
        <w:tabs>
          <w:tab w:val="left" w:pos="397"/>
        </w:tabs>
        <w:ind w:left="397" w:hanging="397"/>
      </w:pPr>
      <w:rPr>
        <w:rFonts w:hint="default"/>
      </w:rPr>
    </w:lvl>
  </w:abstractNum>
  <w:abstractNum w:abstractNumId="11">
    <w:nsid w:val="00FC7411"/>
    <w:multiLevelType w:val="multilevel"/>
    <w:tmpl w:val="00FC74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036F7897"/>
    <w:multiLevelType w:val="multilevel"/>
    <w:tmpl w:val="036F789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3">
    <w:nsid w:val="03AB71AD"/>
    <w:multiLevelType w:val="multilevel"/>
    <w:tmpl w:val="03AB71A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04015942"/>
    <w:multiLevelType w:val="multilevel"/>
    <w:tmpl w:val="040159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41C5AEF"/>
    <w:multiLevelType w:val="multilevel"/>
    <w:tmpl w:val="041C5A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046B3674"/>
    <w:multiLevelType w:val="multilevel"/>
    <w:tmpl w:val="046B3674"/>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
    <w:nsid w:val="05286FD4"/>
    <w:multiLevelType w:val="multilevel"/>
    <w:tmpl w:val="05286F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05314DD0"/>
    <w:multiLevelType w:val="multilevel"/>
    <w:tmpl w:val="05314D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06BC1013"/>
    <w:multiLevelType w:val="multilevel"/>
    <w:tmpl w:val="06BC10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
    <w:nsid w:val="07F91D93"/>
    <w:multiLevelType w:val="multilevel"/>
    <w:tmpl w:val="07F91D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08752E57"/>
    <w:multiLevelType w:val="multilevel"/>
    <w:tmpl w:val="08752E5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
    <w:nsid w:val="0A4B1A4B"/>
    <w:multiLevelType w:val="multilevel"/>
    <w:tmpl w:val="0A4B1A4B"/>
    <w:lvl w:ilvl="0" w:tentative="0">
      <w:start w:val="4"/>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
    <w:nsid w:val="0A5C17E1"/>
    <w:multiLevelType w:val="multilevel"/>
    <w:tmpl w:val="0A5C17E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4">
    <w:nsid w:val="0A6B569E"/>
    <w:multiLevelType w:val="multilevel"/>
    <w:tmpl w:val="0A6B56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0A8D040F"/>
    <w:multiLevelType w:val="multilevel"/>
    <w:tmpl w:val="0A8D040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6">
    <w:nsid w:val="0B642A60"/>
    <w:multiLevelType w:val="multilevel"/>
    <w:tmpl w:val="0B642A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7">
    <w:nsid w:val="0BE15637"/>
    <w:multiLevelType w:val="multilevel"/>
    <w:tmpl w:val="0BE156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0CC46D37"/>
    <w:multiLevelType w:val="multilevel"/>
    <w:tmpl w:val="0CC46D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9">
    <w:nsid w:val="0D522518"/>
    <w:multiLevelType w:val="multilevel"/>
    <w:tmpl w:val="0D52251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0">
    <w:nsid w:val="0D577D15"/>
    <w:multiLevelType w:val="multilevel"/>
    <w:tmpl w:val="0D577D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1">
    <w:nsid w:val="0DAA5F76"/>
    <w:multiLevelType w:val="multilevel"/>
    <w:tmpl w:val="0DAA5F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2">
    <w:nsid w:val="0DDE236B"/>
    <w:multiLevelType w:val="multilevel"/>
    <w:tmpl w:val="0DDE236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3">
    <w:nsid w:val="0E493FEA"/>
    <w:multiLevelType w:val="multilevel"/>
    <w:tmpl w:val="0E493FE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4">
    <w:nsid w:val="0E993D27"/>
    <w:multiLevelType w:val="multilevel"/>
    <w:tmpl w:val="0E993D2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5">
    <w:nsid w:val="0EFF11EF"/>
    <w:multiLevelType w:val="multilevel"/>
    <w:tmpl w:val="0EFF11E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6">
    <w:nsid w:val="0FF30BD9"/>
    <w:multiLevelType w:val="multilevel"/>
    <w:tmpl w:val="0FF30BD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1021661A"/>
    <w:multiLevelType w:val="multilevel"/>
    <w:tmpl w:val="1021661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8">
    <w:nsid w:val="107C0F7D"/>
    <w:multiLevelType w:val="multilevel"/>
    <w:tmpl w:val="107C0F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9">
    <w:nsid w:val="118C4BE9"/>
    <w:multiLevelType w:val="multilevel"/>
    <w:tmpl w:val="118C4BE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0">
    <w:nsid w:val="11B867D4"/>
    <w:multiLevelType w:val="multilevel"/>
    <w:tmpl w:val="11B867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1">
    <w:nsid w:val="11C5555C"/>
    <w:multiLevelType w:val="multilevel"/>
    <w:tmpl w:val="11C555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2">
    <w:nsid w:val="11EC3185"/>
    <w:multiLevelType w:val="multilevel"/>
    <w:tmpl w:val="11EC318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3">
    <w:nsid w:val="15947FBC"/>
    <w:multiLevelType w:val="multilevel"/>
    <w:tmpl w:val="15947F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4">
    <w:nsid w:val="15F51087"/>
    <w:multiLevelType w:val="multilevel"/>
    <w:tmpl w:val="15F5108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5">
    <w:nsid w:val="180B19B7"/>
    <w:multiLevelType w:val="multilevel"/>
    <w:tmpl w:val="180B19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6">
    <w:nsid w:val="18505D71"/>
    <w:multiLevelType w:val="multilevel"/>
    <w:tmpl w:val="18505D7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7">
    <w:nsid w:val="189D6CD0"/>
    <w:multiLevelType w:val="multilevel"/>
    <w:tmpl w:val="189D6CD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8">
    <w:nsid w:val="18B74455"/>
    <w:multiLevelType w:val="singleLevel"/>
    <w:tmpl w:val="18B74455"/>
    <w:lvl w:ilvl="0" w:tentative="0">
      <w:start w:val="1"/>
      <w:numFmt w:val="decimal"/>
      <w:lvlText w:val="%1."/>
      <w:lvlJc w:val="left"/>
      <w:pPr>
        <w:tabs>
          <w:tab w:val="left" w:pos="397"/>
        </w:tabs>
        <w:ind w:left="397" w:hanging="397"/>
      </w:pPr>
      <w:rPr>
        <w:rFonts w:hint="default"/>
      </w:rPr>
    </w:lvl>
  </w:abstractNum>
  <w:abstractNum w:abstractNumId="49">
    <w:nsid w:val="1A0D0C90"/>
    <w:multiLevelType w:val="multilevel"/>
    <w:tmpl w:val="1A0D0C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0">
    <w:nsid w:val="1A712088"/>
    <w:multiLevelType w:val="multilevel"/>
    <w:tmpl w:val="1A7120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1">
    <w:nsid w:val="1A7E1303"/>
    <w:multiLevelType w:val="multilevel"/>
    <w:tmpl w:val="1A7E130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2">
    <w:nsid w:val="1AC82C13"/>
    <w:multiLevelType w:val="multilevel"/>
    <w:tmpl w:val="1AC82C1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3">
    <w:nsid w:val="1ACB0361"/>
    <w:multiLevelType w:val="multilevel"/>
    <w:tmpl w:val="1ACB03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4">
    <w:nsid w:val="1B5135E4"/>
    <w:multiLevelType w:val="multilevel"/>
    <w:tmpl w:val="1B5135E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5">
    <w:nsid w:val="1BA54094"/>
    <w:multiLevelType w:val="multilevel"/>
    <w:tmpl w:val="1BA5409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6">
    <w:nsid w:val="1BCE70BB"/>
    <w:multiLevelType w:val="multilevel"/>
    <w:tmpl w:val="1BCE70B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57">
    <w:nsid w:val="1BFE25B3"/>
    <w:multiLevelType w:val="multilevel"/>
    <w:tmpl w:val="1BFE25B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8">
    <w:nsid w:val="1C3316E3"/>
    <w:multiLevelType w:val="multilevel"/>
    <w:tmpl w:val="1C3316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9">
    <w:nsid w:val="1C337883"/>
    <w:multiLevelType w:val="multilevel"/>
    <w:tmpl w:val="1C3378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1EAF5606"/>
    <w:multiLevelType w:val="multilevel"/>
    <w:tmpl w:val="1EAF560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1">
    <w:nsid w:val="1FA007BE"/>
    <w:multiLevelType w:val="multilevel"/>
    <w:tmpl w:val="1FA007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20062D5A"/>
    <w:multiLevelType w:val="multilevel"/>
    <w:tmpl w:val="20062D5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3">
    <w:nsid w:val="2029725C"/>
    <w:multiLevelType w:val="multilevel"/>
    <w:tmpl w:val="202972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4">
    <w:nsid w:val="205F1CF4"/>
    <w:multiLevelType w:val="multilevel"/>
    <w:tmpl w:val="205F1C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5">
    <w:nsid w:val="20A64058"/>
    <w:multiLevelType w:val="multilevel"/>
    <w:tmpl w:val="20A640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6">
    <w:nsid w:val="210D3346"/>
    <w:multiLevelType w:val="multilevel"/>
    <w:tmpl w:val="210D33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7">
    <w:nsid w:val="21CE618E"/>
    <w:multiLevelType w:val="singleLevel"/>
    <w:tmpl w:val="21CE618E"/>
    <w:lvl w:ilvl="0" w:tentative="0">
      <w:start w:val="1"/>
      <w:numFmt w:val="decimal"/>
      <w:lvlText w:val="%1."/>
      <w:lvlJc w:val="left"/>
      <w:pPr>
        <w:tabs>
          <w:tab w:val="left" w:pos="397"/>
        </w:tabs>
        <w:ind w:left="397" w:hanging="397"/>
      </w:pPr>
      <w:rPr>
        <w:rFonts w:hint="default"/>
      </w:rPr>
    </w:lvl>
  </w:abstractNum>
  <w:abstractNum w:abstractNumId="68">
    <w:nsid w:val="22206DD2"/>
    <w:multiLevelType w:val="multilevel"/>
    <w:tmpl w:val="22206D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9">
    <w:nsid w:val="22740040"/>
    <w:multiLevelType w:val="multilevel"/>
    <w:tmpl w:val="227400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0">
    <w:nsid w:val="2298F4A7"/>
    <w:multiLevelType w:val="singleLevel"/>
    <w:tmpl w:val="2298F4A7"/>
    <w:lvl w:ilvl="0" w:tentative="0">
      <w:start w:val="1"/>
      <w:numFmt w:val="decimal"/>
      <w:lvlText w:val="%1."/>
      <w:lvlJc w:val="left"/>
      <w:pPr>
        <w:tabs>
          <w:tab w:val="left" w:pos="397"/>
        </w:tabs>
        <w:ind w:left="397" w:hanging="397"/>
      </w:pPr>
      <w:rPr>
        <w:rFonts w:hint="default"/>
      </w:rPr>
    </w:lvl>
  </w:abstractNum>
  <w:abstractNum w:abstractNumId="71">
    <w:nsid w:val="22A83EB0"/>
    <w:multiLevelType w:val="multilevel"/>
    <w:tmpl w:val="22A83EB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72">
    <w:nsid w:val="22DF05E1"/>
    <w:multiLevelType w:val="multilevel"/>
    <w:tmpl w:val="22DF05E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3">
    <w:nsid w:val="24116016"/>
    <w:multiLevelType w:val="multilevel"/>
    <w:tmpl w:val="2411601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4">
    <w:nsid w:val="246616D4"/>
    <w:multiLevelType w:val="multilevel"/>
    <w:tmpl w:val="246616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5">
    <w:nsid w:val="25D339BA"/>
    <w:multiLevelType w:val="multilevel"/>
    <w:tmpl w:val="25D339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6">
    <w:nsid w:val="26426F0E"/>
    <w:multiLevelType w:val="multilevel"/>
    <w:tmpl w:val="26426F0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7">
    <w:nsid w:val="264C6790"/>
    <w:multiLevelType w:val="multilevel"/>
    <w:tmpl w:val="264C679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8">
    <w:nsid w:val="272F603B"/>
    <w:multiLevelType w:val="multilevel"/>
    <w:tmpl w:val="272F60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9">
    <w:nsid w:val="27E124FA"/>
    <w:multiLevelType w:val="multilevel"/>
    <w:tmpl w:val="27E124F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0">
    <w:nsid w:val="281A2E78"/>
    <w:multiLevelType w:val="multilevel"/>
    <w:tmpl w:val="281A2E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1">
    <w:nsid w:val="288A64D7"/>
    <w:multiLevelType w:val="multilevel"/>
    <w:tmpl w:val="288A64D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2">
    <w:nsid w:val="28A80274"/>
    <w:multiLevelType w:val="multilevel"/>
    <w:tmpl w:val="28A8027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3">
    <w:nsid w:val="29F96344"/>
    <w:multiLevelType w:val="multilevel"/>
    <w:tmpl w:val="29F96344"/>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4">
    <w:nsid w:val="2C8F157E"/>
    <w:multiLevelType w:val="multilevel"/>
    <w:tmpl w:val="2C8F157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5">
    <w:nsid w:val="2D6839D1"/>
    <w:multiLevelType w:val="multilevel"/>
    <w:tmpl w:val="2D6839D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6">
    <w:nsid w:val="2F0C1375"/>
    <w:multiLevelType w:val="multilevel"/>
    <w:tmpl w:val="2F0C137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7">
    <w:nsid w:val="2F50506C"/>
    <w:multiLevelType w:val="multilevel"/>
    <w:tmpl w:val="2F5050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8">
    <w:nsid w:val="2F6F7A30"/>
    <w:multiLevelType w:val="multilevel"/>
    <w:tmpl w:val="2F6F7A3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89">
    <w:nsid w:val="2FDA7379"/>
    <w:multiLevelType w:val="multilevel"/>
    <w:tmpl w:val="2FDA737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0">
    <w:nsid w:val="30451504"/>
    <w:multiLevelType w:val="multilevel"/>
    <w:tmpl w:val="304515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1">
    <w:nsid w:val="304E66D9"/>
    <w:multiLevelType w:val="multilevel"/>
    <w:tmpl w:val="304E66D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2">
    <w:nsid w:val="31107B6D"/>
    <w:multiLevelType w:val="multilevel"/>
    <w:tmpl w:val="31107B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3">
    <w:nsid w:val="31973C4A"/>
    <w:multiLevelType w:val="multilevel"/>
    <w:tmpl w:val="31973C4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4">
    <w:nsid w:val="31B47D2A"/>
    <w:multiLevelType w:val="multilevel"/>
    <w:tmpl w:val="31B47D2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5">
    <w:nsid w:val="3306207B"/>
    <w:multiLevelType w:val="multilevel"/>
    <w:tmpl w:val="3306207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6">
    <w:nsid w:val="3476599C"/>
    <w:multiLevelType w:val="multilevel"/>
    <w:tmpl w:val="347659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7">
    <w:nsid w:val="34EE4E1F"/>
    <w:multiLevelType w:val="multilevel"/>
    <w:tmpl w:val="34EE4E1F"/>
    <w:lvl w:ilvl="0" w:tentative="0">
      <w:start w:val="3"/>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98">
    <w:nsid w:val="35902403"/>
    <w:multiLevelType w:val="multilevel"/>
    <w:tmpl w:val="3590240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9">
    <w:nsid w:val="365A5750"/>
    <w:multiLevelType w:val="multilevel"/>
    <w:tmpl w:val="365A575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0">
    <w:nsid w:val="36B27966"/>
    <w:multiLevelType w:val="multilevel"/>
    <w:tmpl w:val="36B279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1">
    <w:nsid w:val="370E51C5"/>
    <w:multiLevelType w:val="multilevel"/>
    <w:tmpl w:val="370E51C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2">
    <w:nsid w:val="37D81814"/>
    <w:multiLevelType w:val="multilevel"/>
    <w:tmpl w:val="37D8181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3">
    <w:nsid w:val="380F4F41"/>
    <w:multiLevelType w:val="multilevel"/>
    <w:tmpl w:val="380F4F41"/>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4">
    <w:nsid w:val="38EC039F"/>
    <w:multiLevelType w:val="multilevel"/>
    <w:tmpl w:val="38EC03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5">
    <w:nsid w:val="390419FB"/>
    <w:multiLevelType w:val="multilevel"/>
    <w:tmpl w:val="390419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6">
    <w:nsid w:val="39205059"/>
    <w:multiLevelType w:val="multilevel"/>
    <w:tmpl w:val="3920505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07">
    <w:nsid w:val="3926138C"/>
    <w:multiLevelType w:val="multilevel"/>
    <w:tmpl w:val="392613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8">
    <w:nsid w:val="393C74F1"/>
    <w:multiLevelType w:val="multilevel"/>
    <w:tmpl w:val="393C74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9">
    <w:nsid w:val="395C459A"/>
    <w:multiLevelType w:val="multilevel"/>
    <w:tmpl w:val="395C45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0">
    <w:nsid w:val="3A365D87"/>
    <w:multiLevelType w:val="multilevel"/>
    <w:tmpl w:val="3A365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1">
    <w:nsid w:val="3BB249AE"/>
    <w:multiLevelType w:val="multilevel"/>
    <w:tmpl w:val="3BB249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2">
    <w:nsid w:val="3D1F0987"/>
    <w:multiLevelType w:val="multilevel"/>
    <w:tmpl w:val="3D1F0987"/>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3">
    <w:nsid w:val="3D2613F1"/>
    <w:multiLevelType w:val="multilevel"/>
    <w:tmpl w:val="3D2613F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4">
    <w:nsid w:val="3D9954CD"/>
    <w:multiLevelType w:val="multilevel"/>
    <w:tmpl w:val="3D9954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5">
    <w:nsid w:val="3DE377DB"/>
    <w:multiLevelType w:val="multilevel"/>
    <w:tmpl w:val="3DE377D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6">
    <w:nsid w:val="3E8B29E2"/>
    <w:multiLevelType w:val="multilevel"/>
    <w:tmpl w:val="3E8B29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7">
    <w:nsid w:val="3FD62493"/>
    <w:multiLevelType w:val="multilevel"/>
    <w:tmpl w:val="3FD6249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8">
    <w:nsid w:val="40B92B73"/>
    <w:multiLevelType w:val="multilevel"/>
    <w:tmpl w:val="40B92B7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9">
    <w:nsid w:val="41481E2C"/>
    <w:multiLevelType w:val="multilevel"/>
    <w:tmpl w:val="41481E2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0">
    <w:nsid w:val="4226774C"/>
    <w:multiLevelType w:val="multilevel"/>
    <w:tmpl w:val="4226774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1">
    <w:nsid w:val="43345742"/>
    <w:multiLevelType w:val="multilevel"/>
    <w:tmpl w:val="4334574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2">
    <w:nsid w:val="433B703A"/>
    <w:multiLevelType w:val="multilevel"/>
    <w:tmpl w:val="433B70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3">
    <w:nsid w:val="44844D87"/>
    <w:multiLevelType w:val="multilevel"/>
    <w:tmpl w:val="44844D8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4">
    <w:nsid w:val="44D71C09"/>
    <w:multiLevelType w:val="multilevel"/>
    <w:tmpl w:val="44D71C0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5">
    <w:nsid w:val="44FB1DD4"/>
    <w:multiLevelType w:val="multilevel"/>
    <w:tmpl w:val="44FB1D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6">
    <w:nsid w:val="45521636"/>
    <w:multiLevelType w:val="multilevel"/>
    <w:tmpl w:val="455216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7">
    <w:nsid w:val="457E3097"/>
    <w:multiLevelType w:val="multilevel"/>
    <w:tmpl w:val="457E309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8">
    <w:nsid w:val="46B85208"/>
    <w:multiLevelType w:val="multilevel"/>
    <w:tmpl w:val="46B8520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9">
    <w:nsid w:val="46EE5A6C"/>
    <w:multiLevelType w:val="multilevel"/>
    <w:tmpl w:val="46EE5A6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0">
    <w:nsid w:val="4706725C"/>
    <w:multiLevelType w:val="multilevel"/>
    <w:tmpl w:val="470672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1">
    <w:nsid w:val="471F39BE"/>
    <w:multiLevelType w:val="multilevel"/>
    <w:tmpl w:val="471F39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2">
    <w:nsid w:val="475B2531"/>
    <w:multiLevelType w:val="multilevel"/>
    <w:tmpl w:val="475B2531"/>
    <w:lvl w:ilvl="0" w:tentative="0">
      <w:start w:val="1"/>
      <w:numFmt w:val="decimal"/>
      <w:lvlText w:val="%1、"/>
      <w:lvlJc w:val="left"/>
      <w:pPr>
        <w:ind w:left="927"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33">
    <w:nsid w:val="487300FF"/>
    <w:multiLevelType w:val="singleLevel"/>
    <w:tmpl w:val="487300FF"/>
    <w:lvl w:ilvl="0" w:tentative="0">
      <w:start w:val="1"/>
      <w:numFmt w:val="decimal"/>
      <w:lvlText w:val="%1."/>
      <w:lvlJc w:val="left"/>
      <w:pPr>
        <w:tabs>
          <w:tab w:val="left" w:pos="397"/>
        </w:tabs>
        <w:ind w:left="397" w:hanging="397"/>
      </w:pPr>
      <w:rPr>
        <w:rFonts w:hint="default"/>
      </w:rPr>
    </w:lvl>
  </w:abstractNum>
  <w:abstractNum w:abstractNumId="134">
    <w:nsid w:val="48911D2E"/>
    <w:multiLevelType w:val="multilevel"/>
    <w:tmpl w:val="48911D2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5">
    <w:nsid w:val="48EF2CF9"/>
    <w:multiLevelType w:val="multilevel"/>
    <w:tmpl w:val="48EF2C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6">
    <w:nsid w:val="49131DFC"/>
    <w:multiLevelType w:val="multilevel"/>
    <w:tmpl w:val="49131D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7">
    <w:nsid w:val="491441A2"/>
    <w:multiLevelType w:val="multilevel"/>
    <w:tmpl w:val="491441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8">
    <w:nsid w:val="49F03000"/>
    <w:multiLevelType w:val="multilevel"/>
    <w:tmpl w:val="49F030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9">
    <w:nsid w:val="4A141429"/>
    <w:multiLevelType w:val="multilevel"/>
    <w:tmpl w:val="4A141429"/>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0">
    <w:nsid w:val="4C325FD2"/>
    <w:multiLevelType w:val="multilevel"/>
    <w:tmpl w:val="4C325FD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1">
    <w:nsid w:val="4CB20E2D"/>
    <w:multiLevelType w:val="multilevel"/>
    <w:tmpl w:val="4CB20E2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2">
    <w:nsid w:val="4CC2672F"/>
    <w:multiLevelType w:val="multilevel"/>
    <w:tmpl w:val="4CC267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3">
    <w:nsid w:val="4E26589A"/>
    <w:multiLevelType w:val="multilevel"/>
    <w:tmpl w:val="4E2658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4">
    <w:nsid w:val="4E6969BC"/>
    <w:multiLevelType w:val="multilevel"/>
    <w:tmpl w:val="4E6969B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5">
    <w:nsid w:val="4E75E1A4"/>
    <w:multiLevelType w:val="singleLevel"/>
    <w:tmpl w:val="4E75E1A4"/>
    <w:lvl w:ilvl="0" w:tentative="0">
      <w:start w:val="1"/>
      <w:numFmt w:val="decimal"/>
      <w:suff w:val="space"/>
      <w:lvlText w:val="%1)"/>
      <w:lvlJc w:val="left"/>
    </w:lvl>
  </w:abstractNum>
  <w:abstractNum w:abstractNumId="146">
    <w:nsid w:val="4EF5452C"/>
    <w:multiLevelType w:val="multilevel"/>
    <w:tmpl w:val="4EF545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7">
    <w:nsid w:val="502E2C15"/>
    <w:multiLevelType w:val="multilevel"/>
    <w:tmpl w:val="502E2C1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8">
    <w:nsid w:val="503C491C"/>
    <w:multiLevelType w:val="multilevel"/>
    <w:tmpl w:val="503C491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9">
    <w:nsid w:val="5047E79F"/>
    <w:multiLevelType w:val="singleLevel"/>
    <w:tmpl w:val="5047E79F"/>
    <w:lvl w:ilvl="0" w:tentative="0">
      <w:start w:val="1"/>
      <w:numFmt w:val="chineseCounting"/>
      <w:suff w:val="nothing"/>
      <w:lvlText w:val="%1、"/>
      <w:lvlJc w:val="left"/>
      <w:rPr>
        <w:rFonts w:hint="eastAsia"/>
      </w:rPr>
    </w:lvl>
  </w:abstractNum>
  <w:abstractNum w:abstractNumId="150">
    <w:nsid w:val="517C3876"/>
    <w:multiLevelType w:val="multilevel"/>
    <w:tmpl w:val="517C387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1">
    <w:nsid w:val="520606B6"/>
    <w:multiLevelType w:val="multilevel"/>
    <w:tmpl w:val="520606B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2">
    <w:nsid w:val="525301EE"/>
    <w:multiLevelType w:val="multilevel"/>
    <w:tmpl w:val="525301E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3">
    <w:nsid w:val="532E40CE"/>
    <w:multiLevelType w:val="multilevel"/>
    <w:tmpl w:val="532E40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4">
    <w:nsid w:val="53360FE2"/>
    <w:multiLevelType w:val="multilevel"/>
    <w:tmpl w:val="53360F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5">
    <w:nsid w:val="53390BE3"/>
    <w:multiLevelType w:val="multilevel"/>
    <w:tmpl w:val="53390BE3"/>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56">
    <w:nsid w:val="53470CA2"/>
    <w:multiLevelType w:val="multilevel"/>
    <w:tmpl w:val="53470C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7">
    <w:nsid w:val="53E94AE6"/>
    <w:multiLevelType w:val="multilevel"/>
    <w:tmpl w:val="53E94A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8">
    <w:nsid w:val="53EB249E"/>
    <w:multiLevelType w:val="multilevel"/>
    <w:tmpl w:val="53EB249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9">
    <w:nsid w:val="54271495"/>
    <w:multiLevelType w:val="multilevel"/>
    <w:tmpl w:val="5427149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0">
    <w:nsid w:val="548D77C8"/>
    <w:multiLevelType w:val="multilevel"/>
    <w:tmpl w:val="548D77C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1">
    <w:nsid w:val="554D2899"/>
    <w:multiLevelType w:val="multilevel"/>
    <w:tmpl w:val="554D28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2">
    <w:nsid w:val="55B54562"/>
    <w:multiLevelType w:val="multilevel"/>
    <w:tmpl w:val="55B5456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3">
    <w:nsid w:val="55EF02B2"/>
    <w:multiLevelType w:val="multilevel"/>
    <w:tmpl w:val="55EF02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4">
    <w:nsid w:val="55FB3A3D"/>
    <w:multiLevelType w:val="multilevel"/>
    <w:tmpl w:val="55FB3A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5">
    <w:nsid w:val="56095026"/>
    <w:multiLevelType w:val="multilevel"/>
    <w:tmpl w:val="5609502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6">
    <w:nsid w:val="565B2430"/>
    <w:multiLevelType w:val="multilevel"/>
    <w:tmpl w:val="565B24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7">
    <w:nsid w:val="584A62F7"/>
    <w:multiLevelType w:val="multilevel"/>
    <w:tmpl w:val="584A62F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8">
    <w:nsid w:val="58BE2883"/>
    <w:multiLevelType w:val="multilevel"/>
    <w:tmpl w:val="58BE288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9">
    <w:nsid w:val="58F327B1"/>
    <w:multiLevelType w:val="multilevel"/>
    <w:tmpl w:val="58F327B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0">
    <w:nsid w:val="594E584F"/>
    <w:multiLevelType w:val="multilevel"/>
    <w:tmpl w:val="594E584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71">
    <w:nsid w:val="595C10D0"/>
    <w:multiLevelType w:val="singleLevel"/>
    <w:tmpl w:val="595C10D0"/>
    <w:lvl w:ilvl="0" w:tentative="0">
      <w:start w:val="1"/>
      <w:numFmt w:val="decimal"/>
      <w:lvlText w:val="%1."/>
      <w:lvlJc w:val="left"/>
      <w:pPr>
        <w:tabs>
          <w:tab w:val="left" w:pos="397"/>
        </w:tabs>
        <w:ind w:left="397" w:hanging="397"/>
      </w:pPr>
      <w:rPr>
        <w:rFonts w:hint="default"/>
      </w:rPr>
    </w:lvl>
  </w:abstractNum>
  <w:abstractNum w:abstractNumId="172">
    <w:nsid w:val="59793D12"/>
    <w:multiLevelType w:val="multilevel"/>
    <w:tmpl w:val="59793D1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3">
    <w:nsid w:val="5A510ED6"/>
    <w:multiLevelType w:val="multilevel"/>
    <w:tmpl w:val="5A510E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4">
    <w:nsid w:val="5AE30C3E"/>
    <w:multiLevelType w:val="multilevel"/>
    <w:tmpl w:val="5AE30C3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5">
    <w:nsid w:val="5B190F3A"/>
    <w:multiLevelType w:val="singleLevel"/>
    <w:tmpl w:val="5B190F3A"/>
    <w:lvl w:ilvl="0" w:tentative="0">
      <w:start w:val="1"/>
      <w:numFmt w:val="decimal"/>
      <w:lvlText w:val="%1."/>
      <w:lvlJc w:val="left"/>
      <w:pPr>
        <w:tabs>
          <w:tab w:val="left" w:pos="397"/>
        </w:tabs>
        <w:ind w:left="397" w:hanging="397"/>
      </w:pPr>
      <w:rPr>
        <w:rFonts w:hint="default"/>
      </w:rPr>
    </w:lvl>
  </w:abstractNum>
  <w:abstractNum w:abstractNumId="176">
    <w:nsid w:val="5B8F3946"/>
    <w:multiLevelType w:val="multilevel"/>
    <w:tmpl w:val="5B8F39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7">
    <w:nsid w:val="5C091237"/>
    <w:multiLevelType w:val="multilevel"/>
    <w:tmpl w:val="5C09123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8">
    <w:nsid w:val="5C431D39"/>
    <w:multiLevelType w:val="singleLevel"/>
    <w:tmpl w:val="5C431D39"/>
    <w:lvl w:ilvl="0" w:tentative="0">
      <w:start w:val="1"/>
      <w:numFmt w:val="decimal"/>
      <w:lvlText w:val="%1."/>
      <w:lvlJc w:val="left"/>
      <w:pPr>
        <w:tabs>
          <w:tab w:val="left" w:pos="397"/>
        </w:tabs>
        <w:ind w:left="397" w:hanging="397"/>
      </w:pPr>
      <w:rPr>
        <w:rFonts w:hint="default"/>
      </w:rPr>
    </w:lvl>
  </w:abstractNum>
  <w:abstractNum w:abstractNumId="179">
    <w:nsid w:val="5D1B1A3D"/>
    <w:multiLevelType w:val="multilevel"/>
    <w:tmpl w:val="5D1B1A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0">
    <w:nsid w:val="5D5E18E2"/>
    <w:multiLevelType w:val="multilevel"/>
    <w:tmpl w:val="5D5E18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1">
    <w:nsid w:val="5D7352B9"/>
    <w:multiLevelType w:val="multilevel"/>
    <w:tmpl w:val="5D7352B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2">
    <w:nsid w:val="5DE67F2C"/>
    <w:multiLevelType w:val="multilevel"/>
    <w:tmpl w:val="5DE67F2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3">
    <w:nsid w:val="5E3A2888"/>
    <w:multiLevelType w:val="multilevel"/>
    <w:tmpl w:val="5E3A28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4">
    <w:nsid w:val="5E495563"/>
    <w:multiLevelType w:val="multilevel"/>
    <w:tmpl w:val="5E49556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85">
    <w:nsid w:val="5E5A7D41"/>
    <w:multiLevelType w:val="multilevel"/>
    <w:tmpl w:val="5E5A7D4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6">
    <w:nsid w:val="5ED554F0"/>
    <w:multiLevelType w:val="multilevel"/>
    <w:tmpl w:val="5ED554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7">
    <w:nsid w:val="5FF16589"/>
    <w:multiLevelType w:val="multilevel"/>
    <w:tmpl w:val="5FF165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8">
    <w:nsid w:val="5FFF7FF9"/>
    <w:multiLevelType w:val="multilevel"/>
    <w:tmpl w:val="5FFF7FF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9">
    <w:nsid w:val="60F740AE"/>
    <w:multiLevelType w:val="multilevel"/>
    <w:tmpl w:val="60F740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0">
    <w:nsid w:val="62C45311"/>
    <w:multiLevelType w:val="multilevel"/>
    <w:tmpl w:val="62C4531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1">
    <w:nsid w:val="630E6714"/>
    <w:multiLevelType w:val="multilevel"/>
    <w:tmpl w:val="630E671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2">
    <w:nsid w:val="65E265CD"/>
    <w:multiLevelType w:val="multilevel"/>
    <w:tmpl w:val="65E265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3">
    <w:nsid w:val="6620182F"/>
    <w:multiLevelType w:val="multilevel"/>
    <w:tmpl w:val="6620182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4">
    <w:nsid w:val="67503A1B"/>
    <w:multiLevelType w:val="multilevel"/>
    <w:tmpl w:val="67503A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5">
    <w:nsid w:val="679464E8"/>
    <w:multiLevelType w:val="multilevel"/>
    <w:tmpl w:val="679464E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6">
    <w:nsid w:val="67E46DFF"/>
    <w:multiLevelType w:val="multilevel"/>
    <w:tmpl w:val="67E46DF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97">
    <w:nsid w:val="681D600C"/>
    <w:multiLevelType w:val="multilevel"/>
    <w:tmpl w:val="681D600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8">
    <w:nsid w:val="68610E3A"/>
    <w:multiLevelType w:val="multilevel"/>
    <w:tmpl w:val="68610E3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9">
    <w:nsid w:val="6879316B"/>
    <w:multiLevelType w:val="singleLevel"/>
    <w:tmpl w:val="6879316B"/>
    <w:lvl w:ilvl="0" w:tentative="0">
      <w:start w:val="1"/>
      <w:numFmt w:val="decimal"/>
      <w:lvlText w:val="%1."/>
      <w:lvlJc w:val="left"/>
      <w:pPr>
        <w:tabs>
          <w:tab w:val="left" w:pos="312"/>
        </w:tabs>
      </w:pPr>
    </w:lvl>
  </w:abstractNum>
  <w:abstractNum w:abstractNumId="200">
    <w:nsid w:val="68B00140"/>
    <w:multiLevelType w:val="multilevel"/>
    <w:tmpl w:val="68B001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1">
    <w:nsid w:val="69801895"/>
    <w:multiLevelType w:val="multilevel"/>
    <w:tmpl w:val="69801895"/>
    <w:lvl w:ilvl="0" w:tentative="0">
      <w:start w:val="2"/>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2">
    <w:nsid w:val="6A1A239B"/>
    <w:multiLevelType w:val="multilevel"/>
    <w:tmpl w:val="6A1A239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3">
    <w:nsid w:val="6D174A9C"/>
    <w:multiLevelType w:val="multilevel"/>
    <w:tmpl w:val="6D174A9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4">
    <w:nsid w:val="6D2E5EC5"/>
    <w:multiLevelType w:val="singleLevel"/>
    <w:tmpl w:val="6D2E5EC5"/>
    <w:lvl w:ilvl="0" w:tentative="0">
      <w:start w:val="1"/>
      <w:numFmt w:val="decimal"/>
      <w:lvlText w:val="%1."/>
      <w:lvlJc w:val="left"/>
      <w:pPr>
        <w:tabs>
          <w:tab w:val="left" w:pos="397"/>
        </w:tabs>
        <w:ind w:left="397" w:hanging="397"/>
      </w:pPr>
      <w:rPr>
        <w:rFonts w:hint="default"/>
      </w:rPr>
    </w:lvl>
  </w:abstractNum>
  <w:abstractNum w:abstractNumId="205">
    <w:nsid w:val="6D6F1932"/>
    <w:multiLevelType w:val="multilevel"/>
    <w:tmpl w:val="6D6F193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6">
    <w:nsid w:val="6D966A7C"/>
    <w:multiLevelType w:val="multilevel"/>
    <w:tmpl w:val="6D966A7C"/>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7">
    <w:nsid w:val="6DA05C40"/>
    <w:multiLevelType w:val="multilevel"/>
    <w:tmpl w:val="6DA05C4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08">
    <w:nsid w:val="6E2F48F8"/>
    <w:multiLevelType w:val="multilevel"/>
    <w:tmpl w:val="6E2F48F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9">
    <w:nsid w:val="6EA632D4"/>
    <w:multiLevelType w:val="multilevel"/>
    <w:tmpl w:val="6EA632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0">
    <w:nsid w:val="6EB023A2"/>
    <w:multiLevelType w:val="multilevel"/>
    <w:tmpl w:val="6EB023A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1">
    <w:nsid w:val="6FB666E6"/>
    <w:multiLevelType w:val="multilevel"/>
    <w:tmpl w:val="6FB666E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2">
    <w:nsid w:val="6FB8267A"/>
    <w:multiLevelType w:val="multilevel"/>
    <w:tmpl w:val="6FB8267A"/>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3">
    <w:nsid w:val="6FC80D7A"/>
    <w:multiLevelType w:val="multilevel"/>
    <w:tmpl w:val="6FC80D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4">
    <w:nsid w:val="707D4089"/>
    <w:multiLevelType w:val="multilevel"/>
    <w:tmpl w:val="707D408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5">
    <w:nsid w:val="723B1917"/>
    <w:multiLevelType w:val="multilevel"/>
    <w:tmpl w:val="723B191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6">
    <w:nsid w:val="72B5510F"/>
    <w:multiLevelType w:val="multilevel"/>
    <w:tmpl w:val="72B5510F"/>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7">
    <w:nsid w:val="736415CA"/>
    <w:multiLevelType w:val="multilevel"/>
    <w:tmpl w:val="736415C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8">
    <w:nsid w:val="73F968A7"/>
    <w:multiLevelType w:val="multilevel"/>
    <w:tmpl w:val="73F968A7"/>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19">
    <w:nsid w:val="74A655BB"/>
    <w:multiLevelType w:val="multilevel"/>
    <w:tmpl w:val="74A655B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0">
    <w:nsid w:val="75F7489A"/>
    <w:multiLevelType w:val="multilevel"/>
    <w:tmpl w:val="75F748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1">
    <w:nsid w:val="77252966"/>
    <w:multiLevelType w:val="multilevel"/>
    <w:tmpl w:val="772529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2">
    <w:nsid w:val="78150B91"/>
    <w:multiLevelType w:val="multilevel"/>
    <w:tmpl w:val="78150B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3">
    <w:nsid w:val="782627EB"/>
    <w:multiLevelType w:val="multilevel"/>
    <w:tmpl w:val="782627E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4">
    <w:nsid w:val="78743B82"/>
    <w:multiLevelType w:val="multilevel"/>
    <w:tmpl w:val="78743B8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5">
    <w:nsid w:val="7908783C"/>
    <w:multiLevelType w:val="multilevel"/>
    <w:tmpl w:val="7908783C"/>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6">
    <w:nsid w:val="793D601E"/>
    <w:multiLevelType w:val="multilevel"/>
    <w:tmpl w:val="793D601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27">
    <w:nsid w:val="797B37C6"/>
    <w:multiLevelType w:val="multilevel"/>
    <w:tmpl w:val="797B37C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8">
    <w:nsid w:val="79923404"/>
    <w:multiLevelType w:val="multilevel"/>
    <w:tmpl w:val="799234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9">
    <w:nsid w:val="7B1B0F78"/>
    <w:multiLevelType w:val="multilevel"/>
    <w:tmpl w:val="7B1B0F7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0">
    <w:nsid w:val="7B2811A1"/>
    <w:multiLevelType w:val="multilevel"/>
    <w:tmpl w:val="7B2811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1">
    <w:nsid w:val="7B374F38"/>
    <w:multiLevelType w:val="multilevel"/>
    <w:tmpl w:val="7B374F3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2">
    <w:nsid w:val="7B802B5B"/>
    <w:multiLevelType w:val="multilevel"/>
    <w:tmpl w:val="7B802B5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3">
    <w:nsid w:val="7C3250F1"/>
    <w:multiLevelType w:val="multilevel"/>
    <w:tmpl w:val="7C3250F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4">
    <w:nsid w:val="7C9523BE"/>
    <w:multiLevelType w:val="multilevel"/>
    <w:tmpl w:val="7C9523B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5">
    <w:nsid w:val="7CF21AB2"/>
    <w:multiLevelType w:val="multilevel"/>
    <w:tmpl w:val="7CF21AB2"/>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36">
    <w:nsid w:val="7D7E283D"/>
    <w:multiLevelType w:val="multilevel"/>
    <w:tmpl w:val="7D7E283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7">
    <w:nsid w:val="7E777C4B"/>
    <w:multiLevelType w:val="singleLevel"/>
    <w:tmpl w:val="7E777C4B"/>
    <w:lvl w:ilvl="0" w:tentative="0">
      <w:start w:val="1"/>
      <w:numFmt w:val="decimal"/>
      <w:lvlText w:val="%1."/>
      <w:lvlJc w:val="left"/>
      <w:pPr>
        <w:tabs>
          <w:tab w:val="left" w:pos="397"/>
        </w:tabs>
        <w:ind w:left="397" w:hanging="397"/>
      </w:pPr>
      <w:rPr>
        <w:rFonts w:hint="default"/>
      </w:rPr>
    </w:lvl>
  </w:abstractNum>
  <w:abstractNum w:abstractNumId="238">
    <w:nsid w:val="7FBA46B7"/>
    <w:multiLevelType w:val="multilevel"/>
    <w:tmpl w:val="7FBA46B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9">
    <w:nsid w:val="7FCC77FB"/>
    <w:multiLevelType w:val="multilevel"/>
    <w:tmpl w:val="7FCC77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178"/>
  </w:num>
  <w:num w:numId="3">
    <w:abstractNumId w:val="0"/>
  </w:num>
  <w:num w:numId="4">
    <w:abstractNumId w:val="45"/>
  </w:num>
  <w:num w:numId="5">
    <w:abstractNumId w:val="180"/>
  </w:num>
  <w:num w:numId="6">
    <w:abstractNumId w:val="98"/>
  </w:num>
  <w:num w:numId="7">
    <w:abstractNumId w:val="221"/>
  </w:num>
  <w:num w:numId="8">
    <w:abstractNumId w:val="132"/>
  </w:num>
  <w:num w:numId="9">
    <w:abstractNumId w:val="84"/>
  </w:num>
  <w:num w:numId="10">
    <w:abstractNumId w:val="151"/>
  </w:num>
  <w:num w:numId="11">
    <w:abstractNumId w:val="107"/>
  </w:num>
  <w:num w:numId="12">
    <w:abstractNumId w:val="143"/>
  </w:num>
  <w:num w:numId="13">
    <w:abstractNumId w:val="28"/>
  </w:num>
  <w:num w:numId="14">
    <w:abstractNumId w:val="224"/>
  </w:num>
  <w:num w:numId="15">
    <w:abstractNumId w:val="27"/>
  </w:num>
  <w:num w:numId="16">
    <w:abstractNumId w:val="205"/>
  </w:num>
  <w:num w:numId="17">
    <w:abstractNumId w:val="219"/>
  </w:num>
  <w:num w:numId="18">
    <w:abstractNumId w:val="108"/>
  </w:num>
  <w:num w:numId="19">
    <w:abstractNumId w:val="120"/>
  </w:num>
  <w:num w:numId="20">
    <w:abstractNumId w:val="148"/>
  </w:num>
  <w:num w:numId="21">
    <w:abstractNumId w:val="100"/>
  </w:num>
  <w:num w:numId="22">
    <w:abstractNumId w:val="51"/>
  </w:num>
  <w:num w:numId="23">
    <w:abstractNumId w:val="63"/>
  </w:num>
  <w:num w:numId="24">
    <w:abstractNumId w:val="164"/>
  </w:num>
  <w:num w:numId="25">
    <w:abstractNumId w:val="81"/>
  </w:num>
  <w:num w:numId="26">
    <w:abstractNumId w:val="114"/>
  </w:num>
  <w:num w:numId="27">
    <w:abstractNumId w:val="220"/>
  </w:num>
  <w:num w:numId="28">
    <w:abstractNumId w:val="185"/>
  </w:num>
  <w:num w:numId="29">
    <w:abstractNumId w:val="179"/>
  </w:num>
  <w:num w:numId="30">
    <w:abstractNumId w:val="65"/>
  </w:num>
  <w:num w:numId="31">
    <w:abstractNumId w:val="105"/>
  </w:num>
  <w:num w:numId="32">
    <w:abstractNumId w:val="215"/>
  </w:num>
  <w:num w:numId="33">
    <w:abstractNumId w:val="222"/>
  </w:num>
  <w:num w:numId="34">
    <w:abstractNumId w:val="231"/>
  </w:num>
  <w:num w:numId="35">
    <w:abstractNumId w:val="229"/>
  </w:num>
  <w:num w:numId="36">
    <w:abstractNumId w:val="74"/>
  </w:num>
  <w:num w:numId="37">
    <w:abstractNumId w:val="191"/>
  </w:num>
  <w:num w:numId="38">
    <w:abstractNumId w:val="203"/>
  </w:num>
  <w:num w:numId="39">
    <w:abstractNumId w:val="194"/>
  </w:num>
  <w:num w:numId="40">
    <w:abstractNumId w:val="96"/>
  </w:num>
  <w:num w:numId="41">
    <w:abstractNumId w:val="125"/>
  </w:num>
  <w:num w:numId="42">
    <w:abstractNumId w:val="238"/>
  </w:num>
  <w:num w:numId="43">
    <w:abstractNumId w:val="168"/>
  </w:num>
  <w:num w:numId="44">
    <w:abstractNumId w:val="24"/>
  </w:num>
  <w:num w:numId="45">
    <w:abstractNumId w:val="140"/>
  </w:num>
  <w:num w:numId="46">
    <w:abstractNumId w:val="32"/>
  </w:num>
  <w:num w:numId="47">
    <w:abstractNumId w:val="110"/>
  </w:num>
  <w:num w:numId="48">
    <w:abstractNumId w:val="62"/>
  </w:num>
  <w:num w:numId="49">
    <w:abstractNumId w:val="49"/>
  </w:num>
  <w:num w:numId="50">
    <w:abstractNumId w:val="79"/>
  </w:num>
  <w:num w:numId="51">
    <w:abstractNumId w:val="150"/>
  </w:num>
  <w:num w:numId="52">
    <w:abstractNumId w:val="13"/>
  </w:num>
  <w:num w:numId="53">
    <w:abstractNumId w:val="228"/>
  </w:num>
  <w:num w:numId="54">
    <w:abstractNumId w:val="68"/>
  </w:num>
  <w:num w:numId="55">
    <w:abstractNumId w:val="36"/>
  </w:num>
  <w:num w:numId="56">
    <w:abstractNumId w:val="172"/>
  </w:num>
  <w:num w:numId="57">
    <w:abstractNumId w:val="188"/>
  </w:num>
  <w:num w:numId="58">
    <w:abstractNumId w:val="116"/>
  </w:num>
  <w:num w:numId="59">
    <w:abstractNumId w:val="93"/>
  </w:num>
  <w:num w:numId="60">
    <w:abstractNumId w:val="39"/>
  </w:num>
  <w:num w:numId="61">
    <w:abstractNumId w:val="41"/>
  </w:num>
  <w:num w:numId="62">
    <w:abstractNumId w:val="190"/>
  </w:num>
  <w:num w:numId="63">
    <w:abstractNumId w:val="136"/>
  </w:num>
  <w:num w:numId="64">
    <w:abstractNumId w:val="64"/>
  </w:num>
  <w:num w:numId="65">
    <w:abstractNumId w:val="33"/>
  </w:num>
  <w:num w:numId="66">
    <w:abstractNumId w:val="122"/>
  </w:num>
  <w:num w:numId="67">
    <w:abstractNumId w:val="77"/>
  </w:num>
  <w:num w:numId="68">
    <w:abstractNumId w:val="217"/>
  </w:num>
  <w:num w:numId="69">
    <w:abstractNumId w:val="54"/>
  </w:num>
  <w:num w:numId="70">
    <w:abstractNumId w:val="86"/>
  </w:num>
  <w:num w:numId="71">
    <w:abstractNumId w:val="138"/>
  </w:num>
  <w:num w:numId="72">
    <w:abstractNumId w:val="227"/>
  </w:num>
  <w:num w:numId="73">
    <w:abstractNumId w:val="57"/>
  </w:num>
  <w:num w:numId="74">
    <w:abstractNumId w:val="111"/>
  </w:num>
  <w:num w:numId="75">
    <w:abstractNumId w:val="109"/>
  </w:num>
  <w:num w:numId="76">
    <w:abstractNumId w:val="183"/>
  </w:num>
  <w:num w:numId="77">
    <w:abstractNumId w:val="73"/>
  </w:num>
  <w:num w:numId="78">
    <w:abstractNumId w:val="210"/>
  </w:num>
  <w:num w:numId="79">
    <w:abstractNumId w:val="208"/>
  </w:num>
  <w:num w:numId="80">
    <w:abstractNumId w:val="14"/>
  </w:num>
  <w:num w:numId="81">
    <w:abstractNumId w:val="117"/>
  </w:num>
  <w:num w:numId="82">
    <w:abstractNumId w:val="30"/>
  </w:num>
  <w:num w:numId="83">
    <w:abstractNumId w:val="26"/>
  </w:num>
  <w:num w:numId="84">
    <w:abstractNumId w:val="166"/>
  </w:num>
  <w:num w:numId="85">
    <w:abstractNumId w:val="158"/>
  </w:num>
  <w:num w:numId="86">
    <w:abstractNumId w:val="99"/>
  </w:num>
  <w:num w:numId="87">
    <w:abstractNumId w:val="123"/>
  </w:num>
  <w:num w:numId="88">
    <w:abstractNumId w:val="89"/>
  </w:num>
  <w:num w:numId="89">
    <w:abstractNumId w:val="87"/>
  </w:num>
  <w:num w:numId="90">
    <w:abstractNumId w:val="137"/>
  </w:num>
  <w:num w:numId="91">
    <w:abstractNumId w:val="167"/>
  </w:num>
  <w:num w:numId="92">
    <w:abstractNumId w:val="161"/>
  </w:num>
  <w:num w:numId="93">
    <w:abstractNumId w:val="147"/>
  </w:num>
  <w:num w:numId="94">
    <w:abstractNumId w:val="202"/>
  </w:num>
  <w:num w:numId="95">
    <w:abstractNumId w:val="234"/>
  </w:num>
  <w:num w:numId="96">
    <w:abstractNumId w:val="126"/>
  </w:num>
  <w:num w:numId="97">
    <w:abstractNumId w:val="58"/>
  </w:num>
  <w:num w:numId="98">
    <w:abstractNumId w:val="177"/>
  </w:num>
  <w:num w:numId="99">
    <w:abstractNumId w:val="11"/>
  </w:num>
  <w:num w:numId="100">
    <w:abstractNumId w:val="101"/>
  </w:num>
  <w:num w:numId="101">
    <w:abstractNumId w:val="55"/>
  </w:num>
  <w:num w:numId="102">
    <w:abstractNumId w:val="40"/>
  </w:num>
  <w:num w:numId="103">
    <w:abstractNumId w:val="213"/>
  </w:num>
  <w:num w:numId="104">
    <w:abstractNumId w:val="144"/>
  </w:num>
  <w:num w:numId="105">
    <w:abstractNumId w:val="128"/>
  </w:num>
  <w:num w:numId="106">
    <w:abstractNumId w:val="31"/>
  </w:num>
  <w:num w:numId="107">
    <w:abstractNumId w:val="192"/>
  </w:num>
  <w:num w:numId="108">
    <w:abstractNumId w:val="198"/>
  </w:num>
  <w:num w:numId="109">
    <w:abstractNumId w:val="59"/>
  </w:num>
  <w:num w:numId="110">
    <w:abstractNumId w:val="206"/>
  </w:num>
  <w:num w:numId="111">
    <w:abstractNumId w:val="156"/>
  </w:num>
  <w:num w:numId="112">
    <w:abstractNumId w:val="46"/>
  </w:num>
  <w:num w:numId="113">
    <w:abstractNumId w:val="42"/>
  </w:num>
  <w:num w:numId="114">
    <w:abstractNumId w:val="72"/>
  </w:num>
  <w:num w:numId="115">
    <w:abstractNumId w:val="214"/>
  </w:num>
  <w:num w:numId="116">
    <w:abstractNumId w:val="38"/>
  </w:num>
  <w:num w:numId="117">
    <w:abstractNumId w:val="37"/>
  </w:num>
  <w:num w:numId="118">
    <w:abstractNumId w:val="17"/>
  </w:num>
  <w:num w:numId="119">
    <w:abstractNumId w:val="169"/>
  </w:num>
  <w:num w:numId="120">
    <w:abstractNumId w:val="119"/>
  </w:num>
  <w:num w:numId="121">
    <w:abstractNumId w:val="216"/>
  </w:num>
  <w:num w:numId="122">
    <w:abstractNumId w:val="226"/>
  </w:num>
  <w:num w:numId="123">
    <w:abstractNumId w:val="211"/>
  </w:num>
  <w:num w:numId="124">
    <w:abstractNumId w:val="104"/>
  </w:num>
  <w:num w:numId="125">
    <w:abstractNumId w:val="230"/>
  </w:num>
  <w:num w:numId="126">
    <w:abstractNumId w:val="25"/>
  </w:num>
  <w:num w:numId="127">
    <w:abstractNumId w:val="16"/>
  </w:num>
  <w:num w:numId="128">
    <w:abstractNumId w:val="102"/>
  </w:num>
  <w:num w:numId="129">
    <w:abstractNumId w:val="201"/>
  </w:num>
  <w:num w:numId="130">
    <w:abstractNumId w:val="97"/>
  </w:num>
  <w:num w:numId="131">
    <w:abstractNumId w:val="22"/>
  </w:num>
  <w:num w:numId="132">
    <w:abstractNumId w:val="207"/>
  </w:num>
  <w:num w:numId="133">
    <w:abstractNumId w:val="21"/>
  </w:num>
  <w:num w:numId="134">
    <w:abstractNumId w:val="21"/>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35">
    <w:abstractNumId w:val="112"/>
  </w:num>
  <w:num w:numId="136">
    <w:abstractNumId w:val="11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37">
    <w:abstractNumId w:val="139"/>
  </w:num>
  <w:num w:numId="138">
    <w:abstractNumId w:val="139"/>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39">
    <w:abstractNumId w:val="103"/>
  </w:num>
  <w:num w:numId="140">
    <w:abstractNumId w:val="103"/>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41">
    <w:abstractNumId w:val="91"/>
  </w:num>
  <w:num w:numId="142">
    <w:abstractNumId w:val="91"/>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43">
    <w:abstractNumId w:val="165"/>
  </w:num>
  <w:num w:numId="144">
    <w:abstractNumId w:val="155"/>
  </w:num>
  <w:num w:numId="145">
    <w:abstractNumId w:val="129"/>
  </w:num>
  <w:num w:numId="146">
    <w:abstractNumId w:val="154"/>
  </w:num>
  <w:num w:numId="147">
    <w:abstractNumId w:val="163"/>
  </w:num>
  <w:num w:numId="148">
    <w:abstractNumId w:val="23"/>
  </w:num>
  <w:num w:numId="149">
    <w:abstractNumId w:val="193"/>
  </w:num>
  <w:num w:numId="150">
    <w:abstractNumId w:val="182"/>
  </w:num>
  <w:num w:numId="151">
    <w:abstractNumId w:val="15"/>
  </w:num>
  <w:num w:numId="152">
    <w:abstractNumId w:val="195"/>
  </w:num>
  <w:num w:numId="153">
    <w:abstractNumId w:val="83"/>
  </w:num>
  <w:num w:numId="154">
    <w:abstractNumId w:val="19"/>
  </w:num>
  <w:num w:numId="155">
    <w:abstractNumId w:val="159"/>
  </w:num>
  <w:num w:numId="156">
    <w:abstractNumId w:val="184"/>
  </w:num>
  <w:num w:numId="157">
    <w:abstractNumId w:val="118"/>
  </w:num>
  <w:num w:numId="158">
    <w:abstractNumId w:val="225"/>
  </w:num>
  <w:num w:numId="159">
    <w:abstractNumId w:val="71"/>
  </w:num>
  <w:num w:numId="160">
    <w:abstractNumId w:val="212"/>
  </w:num>
  <w:num w:numId="161">
    <w:abstractNumId w:val="56"/>
  </w:num>
  <w:num w:numId="162">
    <w:abstractNumId w:val="69"/>
  </w:num>
  <w:num w:numId="163">
    <w:abstractNumId w:val="76"/>
  </w:num>
  <w:num w:numId="164">
    <w:abstractNumId w:val="78"/>
  </w:num>
  <w:num w:numId="165">
    <w:abstractNumId w:val="187"/>
  </w:num>
  <w:num w:numId="166">
    <w:abstractNumId w:val="223"/>
  </w:num>
  <w:num w:numId="167">
    <w:abstractNumId w:val="12"/>
  </w:num>
  <w:num w:numId="168">
    <w:abstractNumId w:val="142"/>
  </w:num>
  <w:num w:numId="169">
    <w:abstractNumId w:val="88"/>
  </w:num>
  <w:num w:numId="170">
    <w:abstractNumId w:val="145"/>
  </w:num>
  <w:num w:numId="171">
    <w:abstractNumId w:val="133"/>
  </w:num>
  <w:num w:numId="172">
    <w:abstractNumId w:val="10"/>
  </w:num>
  <w:num w:numId="173">
    <w:abstractNumId w:val="48"/>
  </w:num>
  <w:num w:numId="174">
    <w:abstractNumId w:val="204"/>
  </w:num>
  <w:num w:numId="175">
    <w:abstractNumId w:val="3"/>
  </w:num>
  <w:num w:numId="176">
    <w:abstractNumId w:val="171"/>
  </w:num>
  <w:num w:numId="177">
    <w:abstractNumId w:val="5"/>
  </w:num>
  <w:num w:numId="178">
    <w:abstractNumId w:val="199"/>
  </w:num>
  <w:num w:numId="179">
    <w:abstractNumId w:val="8"/>
  </w:num>
  <w:num w:numId="180">
    <w:abstractNumId w:val="175"/>
  </w:num>
  <w:num w:numId="181">
    <w:abstractNumId w:val="70"/>
  </w:num>
  <w:num w:numId="182">
    <w:abstractNumId w:val="67"/>
  </w:num>
  <w:num w:numId="183">
    <w:abstractNumId w:val="9"/>
  </w:num>
  <w:num w:numId="184">
    <w:abstractNumId w:val="237"/>
  </w:num>
  <w:num w:numId="185">
    <w:abstractNumId w:val="7"/>
  </w:num>
  <w:num w:numId="186">
    <w:abstractNumId w:val="6"/>
  </w:num>
  <w:num w:numId="187">
    <w:abstractNumId w:val="2"/>
  </w:num>
  <w:num w:numId="188">
    <w:abstractNumId w:val="1"/>
  </w:num>
  <w:num w:numId="189">
    <w:abstractNumId w:val="149"/>
  </w:num>
  <w:num w:numId="190">
    <w:abstractNumId w:val="66"/>
  </w:num>
  <w:num w:numId="191">
    <w:abstractNumId w:val="174"/>
  </w:num>
  <w:num w:numId="192">
    <w:abstractNumId w:val="181"/>
  </w:num>
  <w:num w:numId="193">
    <w:abstractNumId w:val="43"/>
  </w:num>
  <w:num w:numId="194">
    <w:abstractNumId w:val="131"/>
  </w:num>
  <w:num w:numId="195">
    <w:abstractNumId w:val="47"/>
  </w:num>
  <w:num w:numId="196">
    <w:abstractNumId w:val="218"/>
  </w:num>
  <w:num w:numId="197">
    <w:abstractNumId w:val="200"/>
  </w:num>
  <w:num w:numId="198">
    <w:abstractNumId w:val="146"/>
  </w:num>
  <w:num w:numId="199">
    <w:abstractNumId w:val="85"/>
  </w:num>
  <w:num w:numId="200">
    <w:abstractNumId w:val="52"/>
  </w:num>
  <w:num w:numId="201">
    <w:abstractNumId w:val="130"/>
  </w:num>
  <w:num w:numId="202">
    <w:abstractNumId w:val="135"/>
  </w:num>
  <w:num w:numId="203">
    <w:abstractNumId w:val="34"/>
  </w:num>
  <w:num w:numId="204">
    <w:abstractNumId w:val="94"/>
  </w:num>
  <w:num w:numId="205">
    <w:abstractNumId w:val="141"/>
  </w:num>
  <w:num w:numId="206">
    <w:abstractNumId w:val="152"/>
  </w:num>
  <w:num w:numId="207">
    <w:abstractNumId w:val="20"/>
  </w:num>
  <w:num w:numId="208">
    <w:abstractNumId w:val="124"/>
  </w:num>
  <w:num w:numId="209">
    <w:abstractNumId w:val="160"/>
  </w:num>
  <w:num w:numId="210">
    <w:abstractNumId w:val="115"/>
  </w:num>
  <w:num w:numId="211">
    <w:abstractNumId w:val="236"/>
  </w:num>
  <w:num w:numId="212">
    <w:abstractNumId w:val="197"/>
  </w:num>
  <w:num w:numId="213">
    <w:abstractNumId w:val="157"/>
  </w:num>
  <w:num w:numId="214">
    <w:abstractNumId w:val="18"/>
  </w:num>
  <w:num w:numId="215">
    <w:abstractNumId w:val="134"/>
  </w:num>
  <w:num w:numId="216">
    <w:abstractNumId w:val="92"/>
  </w:num>
  <w:num w:numId="217">
    <w:abstractNumId w:val="80"/>
  </w:num>
  <w:num w:numId="218">
    <w:abstractNumId w:val="35"/>
  </w:num>
  <w:num w:numId="219">
    <w:abstractNumId w:val="61"/>
  </w:num>
  <w:num w:numId="220">
    <w:abstractNumId w:val="121"/>
  </w:num>
  <w:num w:numId="221">
    <w:abstractNumId w:val="53"/>
  </w:num>
  <w:num w:numId="222">
    <w:abstractNumId w:val="173"/>
  </w:num>
  <w:num w:numId="223">
    <w:abstractNumId w:val="176"/>
  </w:num>
  <w:num w:numId="224">
    <w:abstractNumId w:val="209"/>
  </w:num>
  <w:num w:numId="225">
    <w:abstractNumId w:val="29"/>
  </w:num>
  <w:num w:numId="226">
    <w:abstractNumId w:val="82"/>
  </w:num>
  <w:num w:numId="227">
    <w:abstractNumId w:val="95"/>
  </w:num>
  <w:num w:numId="228">
    <w:abstractNumId w:val="233"/>
  </w:num>
  <w:num w:numId="229">
    <w:abstractNumId w:val="75"/>
  </w:num>
  <w:num w:numId="230">
    <w:abstractNumId w:val="232"/>
  </w:num>
  <w:num w:numId="231">
    <w:abstractNumId w:val="186"/>
  </w:num>
  <w:num w:numId="232">
    <w:abstractNumId w:val="127"/>
  </w:num>
  <w:num w:numId="233">
    <w:abstractNumId w:val="239"/>
  </w:num>
  <w:num w:numId="234">
    <w:abstractNumId w:val="60"/>
  </w:num>
  <w:num w:numId="235">
    <w:abstractNumId w:val="196"/>
  </w:num>
  <w:num w:numId="236">
    <w:abstractNumId w:val="44"/>
  </w:num>
  <w:num w:numId="237">
    <w:abstractNumId w:val="113"/>
  </w:num>
  <w:num w:numId="238">
    <w:abstractNumId w:val="189"/>
  </w:num>
  <w:num w:numId="239">
    <w:abstractNumId w:val="235"/>
  </w:num>
  <w:num w:numId="240">
    <w:abstractNumId w:val="90"/>
  </w:num>
  <w:num w:numId="241">
    <w:abstractNumId w:val="50"/>
  </w:num>
  <w:num w:numId="242">
    <w:abstractNumId w:val="153"/>
  </w:num>
  <w:num w:numId="243">
    <w:abstractNumId w:val="106"/>
  </w:num>
  <w:num w:numId="244">
    <w:abstractNumId w:val="170"/>
  </w:num>
  <w:num w:numId="245">
    <w:abstractNumId w:val="16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E4NGI4MTQ5NWM4Njk5OGVjZWZlYjU5OGI1OTNkZWMifQ=="/>
  </w:docVars>
  <w:rsids>
    <w:rsidRoot w:val="00706242"/>
    <w:rsid w:val="00016C3D"/>
    <w:rsid w:val="00051088"/>
    <w:rsid w:val="00077C92"/>
    <w:rsid w:val="000D1089"/>
    <w:rsid w:val="000E0206"/>
    <w:rsid w:val="00107D12"/>
    <w:rsid w:val="00122E09"/>
    <w:rsid w:val="00172435"/>
    <w:rsid w:val="00191230"/>
    <w:rsid w:val="00196394"/>
    <w:rsid w:val="001A7A6D"/>
    <w:rsid w:val="001E2314"/>
    <w:rsid w:val="0021419C"/>
    <w:rsid w:val="00230126"/>
    <w:rsid w:val="002532D1"/>
    <w:rsid w:val="002C5DB3"/>
    <w:rsid w:val="002E3F17"/>
    <w:rsid w:val="003107EF"/>
    <w:rsid w:val="003121A9"/>
    <w:rsid w:val="003128A3"/>
    <w:rsid w:val="0032030B"/>
    <w:rsid w:val="0033167D"/>
    <w:rsid w:val="00395AA7"/>
    <w:rsid w:val="003B386C"/>
    <w:rsid w:val="003C1512"/>
    <w:rsid w:val="00442DD6"/>
    <w:rsid w:val="004A1519"/>
    <w:rsid w:val="004A23B7"/>
    <w:rsid w:val="004C17BC"/>
    <w:rsid w:val="004F61D4"/>
    <w:rsid w:val="00503443"/>
    <w:rsid w:val="00557772"/>
    <w:rsid w:val="00563228"/>
    <w:rsid w:val="00594713"/>
    <w:rsid w:val="005B5B5A"/>
    <w:rsid w:val="005B778E"/>
    <w:rsid w:val="005E1985"/>
    <w:rsid w:val="005F0414"/>
    <w:rsid w:val="00660C80"/>
    <w:rsid w:val="00687704"/>
    <w:rsid w:val="006B428A"/>
    <w:rsid w:val="00706242"/>
    <w:rsid w:val="0070797D"/>
    <w:rsid w:val="007111FD"/>
    <w:rsid w:val="007270FF"/>
    <w:rsid w:val="00746232"/>
    <w:rsid w:val="007879F5"/>
    <w:rsid w:val="007E4E92"/>
    <w:rsid w:val="007F066C"/>
    <w:rsid w:val="00847FC2"/>
    <w:rsid w:val="00850A52"/>
    <w:rsid w:val="0085257B"/>
    <w:rsid w:val="008634D8"/>
    <w:rsid w:val="008E0208"/>
    <w:rsid w:val="0090269B"/>
    <w:rsid w:val="00946015"/>
    <w:rsid w:val="009734A9"/>
    <w:rsid w:val="009757D7"/>
    <w:rsid w:val="00977F6E"/>
    <w:rsid w:val="00986F43"/>
    <w:rsid w:val="009B3945"/>
    <w:rsid w:val="009C18A6"/>
    <w:rsid w:val="00A30ED9"/>
    <w:rsid w:val="00A5720C"/>
    <w:rsid w:val="00A84621"/>
    <w:rsid w:val="00AC21CC"/>
    <w:rsid w:val="00AE1EEC"/>
    <w:rsid w:val="00AE2402"/>
    <w:rsid w:val="00B32EBE"/>
    <w:rsid w:val="00B37BB6"/>
    <w:rsid w:val="00B424D5"/>
    <w:rsid w:val="00B46E90"/>
    <w:rsid w:val="00B55C42"/>
    <w:rsid w:val="00B6657A"/>
    <w:rsid w:val="00B7096D"/>
    <w:rsid w:val="00B7271E"/>
    <w:rsid w:val="00B87AB0"/>
    <w:rsid w:val="00BD09F7"/>
    <w:rsid w:val="00BF2CE6"/>
    <w:rsid w:val="00C112BB"/>
    <w:rsid w:val="00C55776"/>
    <w:rsid w:val="00C66F48"/>
    <w:rsid w:val="00CB5772"/>
    <w:rsid w:val="00CB6266"/>
    <w:rsid w:val="00CB7584"/>
    <w:rsid w:val="00D277B4"/>
    <w:rsid w:val="00D43E77"/>
    <w:rsid w:val="00D57269"/>
    <w:rsid w:val="00D649B3"/>
    <w:rsid w:val="00D67C37"/>
    <w:rsid w:val="00D75904"/>
    <w:rsid w:val="00D96609"/>
    <w:rsid w:val="00DA490A"/>
    <w:rsid w:val="00DA6E92"/>
    <w:rsid w:val="00DD2F2A"/>
    <w:rsid w:val="00E0354B"/>
    <w:rsid w:val="00E03B4C"/>
    <w:rsid w:val="00E43D4B"/>
    <w:rsid w:val="00E76F1E"/>
    <w:rsid w:val="00E82589"/>
    <w:rsid w:val="00E8525C"/>
    <w:rsid w:val="00ED3988"/>
    <w:rsid w:val="00EE1839"/>
    <w:rsid w:val="00EF30ED"/>
    <w:rsid w:val="00EF5314"/>
    <w:rsid w:val="00F225E2"/>
    <w:rsid w:val="00F30FE8"/>
    <w:rsid w:val="00F41303"/>
    <w:rsid w:val="00F76C79"/>
    <w:rsid w:val="00F83BE0"/>
    <w:rsid w:val="00F85298"/>
    <w:rsid w:val="00FA0A04"/>
    <w:rsid w:val="00FA5649"/>
    <w:rsid w:val="00FB5DD9"/>
    <w:rsid w:val="00FB6C3A"/>
    <w:rsid w:val="00FC001F"/>
    <w:rsid w:val="00FE6910"/>
    <w:rsid w:val="00FF440C"/>
    <w:rsid w:val="04A907EA"/>
    <w:rsid w:val="111B23B4"/>
    <w:rsid w:val="28AD1D1C"/>
    <w:rsid w:val="2C701A05"/>
    <w:rsid w:val="2F0D6047"/>
    <w:rsid w:val="31562CFE"/>
    <w:rsid w:val="3D002B2C"/>
    <w:rsid w:val="3FE72E72"/>
    <w:rsid w:val="47EC293A"/>
    <w:rsid w:val="4B1E5897"/>
    <w:rsid w:val="4D01155B"/>
    <w:rsid w:val="4F0911AA"/>
    <w:rsid w:val="503446B3"/>
    <w:rsid w:val="51EA46A6"/>
    <w:rsid w:val="555D02FE"/>
    <w:rsid w:val="59D21397"/>
    <w:rsid w:val="5D951601"/>
    <w:rsid w:val="741612C8"/>
    <w:rsid w:val="75B96029"/>
    <w:rsid w:val="7B442804"/>
    <w:rsid w:val="7CA831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nhideWhenUsed="0"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 w:semiHidden="0" w:name="footnote text"/>
    <w:lsdException w:uiPriority="99" w:name="annotation text"/>
    <w:lsdException w:qFormat="1" w:uiPriority="0" w:semiHidden="0" w:name="header"/>
    <w:lsdException w:qFormat="1" w:uiPriority="0"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nhideWhenUsed="0" w:uiPriority="0" w:semiHidden="0"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qFormat="1" w:unhideWhenUsed="0" w:uiPriority="0"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qFormat="1" w:uiPriority="9" w:semiHidden="0" w:name="Block Text"/>
    <w:lsdException w:qFormat="1" w:uiPriority="0"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1"/>
      <w:lang w:val="en-US" w:eastAsia="zh-CN" w:bidi="ar-SA"/>
    </w:rPr>
  </w:style>
  <w:style w:type="paragraph" w:styleId="2">
    <w:name w:val="heading 1"/>
    <w:basedOn w:val="1"/>
    <w:next w:val="1"/>
    <w:link w:val="3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34"/>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59"/>
    <w:qFormat/>
    <w:uiPriority w:val="9"/>
    <w:pPr>
      <w:widowControl/>
      <w:spacing w:before="100" w:beforeAutospacing="1" w:after="100" w:afterAutospacing="1"/>
      <w:jc w:val="left"/>
      <w:outlineLvl w:val="5"/>
    </w:pPr>
    <w:rPr>
      <w:rFonts w:ascii="宋体" w:hAnsi="宋体" w:eastAsia="宋体" w:cs="宋体"/>
      <w:b/>
      <w:bCs/>
      <w:kern w:val="0"/>
      <w:sz w:val="15"/>
      <w:szCs w:val="15"/>
    </w:rPr>
  </w:style>
  <w:style w:type="paragraph" w:styleId="8">
    <w:name w:val="heading 7"/>
    <w:basedOn w:val="1"/>
    <w:next w:val="9"/>
    <w:link w:val="93"/>
    <w:unhideWhenUsed/>
    <w:qFormat/>
    <w:uiPriority w:val="9"/>
    <w:pPr>
      <w:keepNext/>
      <w:keepLines/>
      <w:widowControl/>
      <w:spacing w:before="200"/>
      <w:jc w:val="left"/>
      <w:outlineLvl w:val="6"/>
    </w:pPr>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paragraph" w:styleId="10">
    <w:name w:val="heading 8"/>
    <w:basedOn w:val="1"/>
    <w:next w:val="9"/>
    <w:link w:val="94"/>
    <w:unhideWhenUsed/>
    <w:qFormat/>
    <w:uiPriority w:val="9"/>
    <w:pPr>
      <w:keepNext/>
      <w:keepLines/>
      <w:widowControl/>
      <w:spacing w:before="200"/>
      <w:jc w:val="left"/>
      <w:outlineLvl w:val="7"/>
    </w:pPr>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paragraph" w:styleId="11">
    <w:name w:val="heading 9"/>
    <w:basedOn w:val="1"/>
    <w:next w:val="9"/>
    <w:link w:val="95"/>
    <w:unhideWhenUsed/>
    <w:qFormat/>
    <w:uiPriority w:val="9"/>
    <w:pPr>
      <w:keepNext/>
      <w:keepLines/>
      <w:widowControl/>
      <w:spacing w:before="200"/>
      <w:jc w:val="left"/>
      <w:outlineLvl w:val="8"/>
    </w:pPr>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character" w:default="1" w:styleId="23">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9">
    <w:name w:val="Body Text"/>
    <w:basedOn w:val="1"/>
    <w:link w:val="96"/>
    <w:qFormat/>
    <w:uiPriority w:val="0"/>
    <w:pPr>
      <w:widowControl/>
      <w:spacing w:before="180" w:after="180"/>
      <w:jc w:val="left"/>
    </w:pPr>
    <w:rPr>
      <w:kern w:val="0"/>
      <w:sz w:val="24"/>
      <w:szCs w:val="24"/>
      <w:lang w:eastAsia="en-US"/>
    </w:rPr>
  </w:style>
  <w:style w:type="paragraph" w:styleId="12">
    <w:name w:val="caption"/>
    <w:basedOn w:val="1"/>
    <w:next w:val="1"/>
    <w:link w:val="30"/>
    <w:uiPriority w:val="0"/>
    <w:pPr>
      <w:widowControl/>
      <w:spacing w:after="120"/>
      <w:jc w:val="left"/>
    </w:pPr>
    <w:rPr>
      <w:i/>
      <w:kern w:val="0"/>
      <w:sz w:val="24"/>
      <w:szCs w:val="24"/>
      <w:lang w:eastAsia="en-US"/>
    </w:rPr>
  </w:style>
  <w:style w:type="paragraph" w:styleId="13">
    <w:name w:val="Block Text"/>
    <w:basedOn w:val="9"/>
    <w:next w:val="9"/>
    <w:unhideWhenUsed/>
    <w:qFormat/>
    <w:uiPriority w:val="9"/>
    <w:pPr>
      <w:spacing w:before="100" w:after="100"/>
      <w:ind w:left="480" w:right="480"/>
    </w:pPr>
  </w:style>
  <w:style w:type="paragraph" w:styleId="14">
    <w:name w:val="Date"/>
    <w:next w:val="9"/>
    <w:link w:val="102"/>
    <w:qFormat/>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paragraph" w:styleId="15">
    <w:name w:val="footer"/>
    <w:basedOn w:val="1"/>
    <w:link w:val="32"/>
    <w:unhideWhenUsed/>
    <w:qFormat/>
    <w:uiPriority w:val="0"/>
    <w:pPr>
      <w:tabs>
        <w:tab w:val="center" w:pos="4153"/>
        <w:tab w:val="right" w:pos="8306"/>
      </w:tabs>
      <w:snapToGrid w:val="0"/>
      <w:jc w:val="left"/>
    </w:pPr>
    <w:rPr>
      <w:sz w:val="18"/>
      <w:szCs w:val="18"/>
    </w:rPr>
  </w:style>
  <w:style w:type="paragraph" w:styleId="16">
    <w:name w:val="header"/>
    <w:basedOn w:val="1"/>
    <w:link w:val="31"/>
    <w:unhideWhenUsed/>
    <w:qFormat/>
    <w:uiPriority w:val="0"/>
    <w:pPr>
      <w:pBdr>
        <w:bottom w:val="single" w:color="auto" w:sz="6" w:space="1"/>
      </w:pBdr>
      <w:tabs>
        <w:tab w:val="center" w:pos="4153"/>
        <w:tab w:val="right" w:pos="8306"/>
      </w:tabs>
      <w:snapToGrid w:val="0"/>
      <w:jc w:val="center"/>
    </w:pPr>
    <w:rPr>
      <w:sz w:val="18"/>
      <w:szCs w:val="18"/>
    </w:rPr>
  </w:style>
  <w:style w:type="paragraph" w:styleId="17">
    <w:name w:val="Subtitle"/>
    <w:basedOn w:val="18"/>
    <w:next w:val="9"/>
    <w:link w:val="100"/>
    <w:qFormat/>
    <w:uiPriority w:val="0"/>
    <w:pPr>
      <w:spacing w:before="240"/>
    </w:pPr>
    <w:rPr>
      <w:sz w:val="30"/>
      <w:szCs w:val="30"/>
    </w:rPr>
  </w:style>
  <w:style w:type="paragraph" w:styleId="18">
    <w:name w:val="Title"/>
    <w:basedOn w:val="1"/>
    <w:next w:val="9"/>
    <w:link w:val="99"/>
    <w:qFormat/>
    <w:uiPriority w:val="0"/>
    <w:pPr>
      <w:keepNext/>
      <w:keepLines/>
      <w:widowControl/>
      <w:spacing w:before="480" w:after="240"/>
      <w:jc w:val="center"/>
    </w:pPr>
    <w:rPr>
      <w:rFonts w:asciiTheme="majorHAnsi" w:hAnsiTheme="majorHAnsi" w:eastAsiaTheme="majorEastAsia" w:cstheme="majorBidi"/>
      <w:b/>
      <w:bCs/>
      <w:color w:val="345B8A" w:themeColor="accent1" w:themeShade="B5"/>
      <w:kern w:val="0"/>
      <w:sz w:val="36"/>
      <w:szCs w:val="36"/>
      <w:lang w:eastAsia="en-US"/>
    </w:rPr>
  </w:style>
  <w:style w:type="paragraph" w:styleId="19">
    <w:name w:val="footnote text"/>
    <w:basedOn w:val="1"/>
    <w:link w:val="105"/>
    <w:unhideWhenUsed/>
    <w:qFormat/>
    <w:uiPriority w:val="9"/>
    <w:pPr>
      <w:widowControl/>
      <w:spacing w:after="200"/>
      <w:jc w:val="left"/>
    </w:pPr>
    <w:rPr>
      <w:kern w:val="0"/>
      <w:sz w:val="24"/>
      <w:szCs w:val="24"/>
      <w:lang w:eastAsia="en-US"/>
    </w:rPr>
  </w:style>
  <w:style w:type="paragraph" w:styleId="20">
    <w:name w:val="HTML Preformatted"/>
    <w:basedOn w:val="1"/>
    <w:link w:val="40"/>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character" w:styleId="24">
    <w:name w:val="Strong"/>
    <w:basedOn w:val="23"/>
    <w:qFormat/>
    <w:uiPriority w:val="22"/>
    <w:rPr>
      <w:b/>
      <w:bCs/>
    </w:rPr>
  </w:style>
  <w:style w:type="character" w:styleId="25">
    <w:name w:val="FollowedHyperlink"/>
    <w:basedOn w:val="23"/>
    <w:semiHidden/>
    <w:unhideWhenUsed/>
    <w:qFormat/>
    <w:uiPriority w:val="99"/>
    <w:rPr>
      <w:color w:val="800080"/>
      <w:u w:val="single"/>
    </w:rPr>
  </w:style>
  <w:style w:type="character" w:styleId="26">
    <w:name w:val="Emphasis"/>
    <w:basedOn w:val="23"/>
    <w:qFormat/>
    <w:uiPriority w:val="20"/>
    <w:rPr>
      <w:i/>
      <w:iCs/>
    </w:rPr>
  </w:style>
  <w:style w:type="character" w:styleId="27">
    <w:name w:val="Hyperlink"/>
    <w:basedOn w:val="23"/>
    <w:unhideWhenUsed/>
    <w:qFormat/>
    <w:uiPriority w:val="0"/>
    <w:rPr>
      <w:color w:val="0000FF"/>
      <w:u w:val="single"/>
    </w:rPr>
  </w:style>
  <w:style w:type="character" w:styleId="28">
    <w:name w:val="HTML Code"/>
    <w:basedOn w:val="23"/>
    <w:unhideWhenUsed/>
    <w:qFormat/>
    <w:uiPriority w:val="99"/>
    <w:rPr>
      <w:rFonts w:ascii="宋体" w:hAnsi="宋体" w:eastAsia="宋体" w:cs="宋体"/>
      <w:sz w:val="24"/>
      <w:szCs w:val="24"/>
    </w:rPr>
  </w:style>
  <w:style w:type="character" w:styleId="29">
    <w:name w:val="footnote reference"/>
    <w:basedOn w:val="30"/>
    <w:uiPriority w:val="0"/>
    <w:rPr>
      <w:kern w:val="0"/>
      <w:sz w:val="24"/>
      <w:szCs w:val="24"/>
      <w:vertAlign w:val="superscript"/>
      <w:lang w:eastAsia="en-US"/>
    </w:rPr>
  </w:style>
  <w:style w:type="character" w:customStyle="1" w:styleId="30">
    <w:name w:val="题注 字符"/>
    <w:basedOn w:val="23"/>
    <w:link w:val="12"/>
    <w:qFormat/>
    <w:uiPriority w:val="0"/>
    <w:rPr>
      <w:i/>
      <w:kern w:val="0"/>
      <w:sz w:val="24"/>
      <w:szCs w:val="24"/>
      <w:lang w:eastAsia="en-US"/>
    </w:rPr>
  </w:style>
  <w:style w:type="character" w:customStyle="1" w:styleId="31">
    <w:name w:val="页眉 字符"/>
    <w:basedOn w:val="23"/>
    <w:link w:val="16"/>
    <w:qFormat/>
    <w:uiPriority w:val="0"/>
    <w:rPr>
      <w:sz w:val="18"/>
      <w:szCs w:val="18"/>
    </w:rPr>
  </w:style>
  <w:style w:type="character" w:customStyle="1" w:styleId="32">
    <w:name w:val="页脚 字符"/>
    <w:basedOn w:val="23"/>
    <w:link w:val="15"/>
    <w:qFormat/>
    <w:uiPriority w:val="0"/>
    <w:rPr>
      <w:sz w:val="18"/>
      <w:szCs w:val="18"/>
    </w:rPr>
  </w:style>
  <w:style w:type="character" w:customStyle="1" w:styleId="33">
    <w:name w:val="标题 1 字符"/>
    <w:basedOn w:val="23"/>
    <w:link w:val="2"/>
    <w:qFormat/>
    <w:uiPriority w:val="9"/>
    <w:rPr>
      <w:b/>
      <w:bCs/>
      <w:kern w:val="44"/>
      <w:sz w:val="44"/>
      <w:szCs w:val="44"/>
    </w:rPr>
  </w:style>
  <w:style w:type="character" w:customStyle="1" w:styleId="34">
    <w:name w:val="标题 2 字符"/>
    <w:basedOn w:val="23"/>
    <w:link w:val="3"/>
    <w:qFormat/>
    <w:uiPriority w:val="9"/>
    <w:rPr>
      <w:rFonts w:asciiTheme="majorHAnsi" w:hAnsiTheme="majorHAnsi" w:eastAsiaTheme="majorEastAsia" w:cstheme="majorBidi"/>
      <w:b/>
      <w:bCs/>
      <w:sz w:val="32"/>
      <w:szCs w:val="32"/>
    </w:rPr>
  </w:style>
  <w:style w:type="character" w:customStyle="1" w:styleId="35">
    <w:name w:val="标题 3 字符"/>
    <w:basedOn w:val="23"/>
    <w:link w:val="4"/>
    <w:qFormat/>
    <w:uiPriority w:val="9"/>
    <w:rPr>
      <w:b/>
      <w:bCs/>
      <w:sz w:val="32"/>
      <w:szCs w:val="32"/>
    </w:rPr>
  </w:style>
  <w:style w:type="character" w:customStyle="1" w:styleId="36">
    <w:name w:val="标题 4 字符"/>
    <w:basedOn w:val="23"/>
    <w:link w:val="5"/>
    <w:qFormat/>
    <w:uiPriority w:val="9"/>
    <w:rPr>
      <w:rFonts w:asciiTheme="majorHAnsi" w:hAnsiTheme="majorHAnsi" w:eastAsiaTheme="majorEastAsia" w:cstheme="majorBidi"/>
      <w:b/>
      <w:bCs/>
      <w:sz w:val="28"/>
      <w:szCs w:val="28"/>
    </w:rPr>
  </w:style>
  <w:style w:type="character" w:customStyle="1" w:styleId="37">
    <w:name w:val="标题 5 字符"/>
    <w:basedOn w:val="23"/>
    <w:link w:val="6"/>
    <w:qFormat/>
    <w:uiPriority w:val="9"/>
    <w:rPr>
      <w:b/>
      <w:bCs/>
      <w:sz w:val="28"/>
      <w:szCs w:val="28"/>
    </w:rPr>
  </w:style>
  <w:style w:type="paragraph" w:styleId="38">
    <w:name w:val="List Paragraph"/>
    <w:basedOn w:val="1"/>
    <w:qFormat/>
    <w:uiPriority w:val="34"/>
    <w:pPr>
      <w:ind w:firstLine="420" w:firstLineChars="200"/>
    </w:pPr>
  </w:style>
  <w:style w:type="paragraph" w:styleId="39">
    <w:name w:val="No Spacing"/>
    <w:qFormat/>
    <w:uiPriority w:val="1"/>
    <w:pPr>
      <w:widowControl w:val="0"/>
      <w:jc w:val="both"/>
    </w:pPr>
    <w:rPr>
      <w:rFonts w:asciiTheme="minorHAnsi" w:hAnsiTheme="minorHAnsi" w:eastAsiaTheme="minorEastAsia" w:cstheme="minorBidi"/>
      <w:kern w:val="2"/>
      <w:sz w:val="21"/>
      <w:szCs w:val="21"/>
      <w:lang w:val="en-US" w:eastAsia="zh-CN" w:bidi="ar-SA"/>
    </w:rPr>
  </w:style>
  <w:style w:type="character" w:customStyle="1" w:styleId="40">
    <w:name w:val="HTML 预设格式 字符"/>
    <w:basedOn w:val="23"/>
    <w:link w:val="20"/>
    <w:qFormat/>
    <w:uiPriority w:val="99"/>
    <w:rPr>
      <w:rFonts w:ascii="宋体" w:hAnsi="宋体" w:eastAsia="宋体" w:cs="宋体"/>
      <w:kern w:val="0"/>
      <w:sz w:val="24"/>
      <w:szCs w:val="24"/>
    </w:rPr>
  </w:style>
  <w:style w:type="paragraph" w:customStyle="1" w:styleId="41">
    <w:name w:val="石墨文档正文"/>
    <w:qFormat/>
    <w:uiPriority w:val="0"/>
    <w:rPr>
      <w:rFonts w:ascii="微软雅黑" w:hAnsi="微软雅黑" w:eastAsia="微软雅黑" w:cs="微软雅黑"/>
      <w:kern w:val="0"/>
      <w:sz w:val="22"/>
      <w:szCs w:val="21"/>
      <w:lang w:val="en-US" w:eastAsia="zh-CN" w:bidi="ar-SA"/>
    </w:rPr>
  </w:style>
  <w:style w:type="paragraph" w:customStyle="1" w:styleId="42">
    <w:name w:val="石墨文档引用"/>
    <w:qFormat/>
    <w:uiPriority w:val="0"/>
    <w:pPr>
      <w:pBdr>
        <w:left w:val="single" w:color="F0F0F0" w:sz="30" w:space="10"/>
      </w:pBdr>
    </w:pPr>
    <w:rPr>
      <w:rFonts w:ascii="微软雅黑" w:hAnsi="微软雅黑" w:eastAsia="微软雅黑" w:cs="微软雅黑"/>
      <w:color w:val="ADADAD"/>
      <w:kern w:val="0"/>
      <w:sz w:val="22"/>
      <w:szCs w:val="20"/>
      <w:lang w:val="en-US" w:eastAsia="zh-CN" w:bidi="ar-SA"/>
    </w:rPr>
  </w:style>
  <w:style w:type="character" w:customStyle="1" w:styleId="43">
    <w:name w:val="hljs-number"/>
    <w:basedOn w:val="23"/>
    <w:qFormat/>
    <w:uiPriority w:val="0"/>
  </w:style>
  <w:style w:type="character" w:customStyle="1" w:styleId="44">
    <w:name w:val="hljs-comment"/>
    <w:basedOn w:val="23"/>
    <w:uiPriority w:val="0"/>
  </w:style>
  <w:style w:type="character" w:customStyle="1" w:styleId="45">
    <w:name w:val="hljs-keyword"/>
    <w:basedOn w:val="23"/>
    <w:qFormat/>
    <w:uiPriority w:val="0"/>
  </w:style>
  <w:style w:type="character" w:customStyle="1" w:styleId="46">
    <w:name w:val="hljs-function"/>
    <w:basedOn w:val="23"/>
    <w:qFormat/>
    <w:uiPriority w:val="0"/>
  </w:style>
  <w:style w:type="character" w:customStyle="1" w:styleId="47">
    <w:name w:val="hljs-params"/>
    <w:basedOn w:val="23"/>
    <w:qFormat/>
    <w:uiPriority w:val="0"/>
  </w:style>
  <w:style w:type="character" w:customStyle="1" w:styleId="48">
    <w:name w:val="hljs-string"/>
    <w:basedOn w:val="23"/>
    <w:qFormat/>
    <w:uiPriority w:val="0"/>
  </w:style>
  <w:style w:type="character" w:customStyle="1" w:styleId="49">
    <w:name w:val="hljs-built_in"/>
    <w:basedOn w:val="23"/>
    <w:qFormat/>
    <w:uiPriority w:val="0"/>
  </w:style>
  <w:style w:type="character" w:customStyle="1" w:styleId="50">
    <w:name w:val="hljs-title"/>
    <w:basedOn w:val="23"/>
    <w:uiPriority w:val="0"/>
  </w:style>
  <w:style w:type="character" w:customStyle="1" w:styleId="51">
    <w:name w:val="hljs-literal"/>
    <w:basedOn w:val="23"/>
    <w:uiPriority w:val="0"/>
  </w:style>
  <w:style w:type="character" w:customStyle="1" w:styleId="52">
    <w:name w:val="Subtle Emphasis"/>
    <w:basedOn w:val="23"/>
    <w:qFormat/>
    <w:uiPriority w:val="19"/>
    <w:rPr>
      <w:i/>
      <w:iCs/>
      <w:color w:val="404040" w:themeColor="text1" w:themeTint="BF"/>
      <w14:textFill>
        <w14:solidFill>
          <w14:schemeClr w14:val="tx1">
            <w14:lumMod w14:val="75000"/>
            <w14:lumOff w14:val="25000"/>
          </w14:schemeClr>
        </w14:solidFill>
      </w14:textFill>
    </w:rPr>
  </w:style>
  <w:style w:type="paragraph" w:styleId="53">
    <w:name w:val="Quote"/>
    <w:basedOn w:val="1"/>
    <w:next w:val="1"/>
    <w:link w:val="54"/>
    <w:qFormat/>
    <w:uiPriority w:val="29"/>
    <w:pPr>
      <w:spacing w:before="200" w:after="160"/>
      <w:ind w:left="864" w:right="864"/>
      <w:jc w:val="center"/>
    </w:pPr>
    <w:rPr>
      <w:i/>
      <w:iCs/>
      <w:color w:val="404040" w:themeColor="text1" w:themeTint="BF"/>
      <w14:textFill>
        <w14:solidFill>
          <w14:schemeClr w14:val="tx1">
            <w14:lumMod w14:val="75000"/>
            <w14:lumOff w14:val="25000"/>
          </w14:schemeClr>
        </w14:solidFill>
      </w14:textFill>
    </w:rPr>
  </w:style>
  <w:style w:type="character" w:customStyle="1" w:styleId="54">
    <w:name w:val="引用 字符"/>
    <w:basedOn w:val="23"/>
    <w:link w:val="53"/>
    <w:qFormat/>
    <w:uiPriority w:val="29"/>
    <w:rPr>
      <w:i/>
      <w:iCs/>
      <w:color w:val="404040" w:themeColor="text1" w:themeTint="BF"/>
      <w:szCs w:val="21"/>
      <w14:textFill>
        <w14:solidFill>
          <w14:schemeClr w14:val="tx1">
            <w14:lumMod w14:val="75000"/>
            <w14:lumOff w14:val="25000"/>
          </w14:schemeClr>
        </w14:solidFill>
      </w14:textFill>
    </w:rPr>
  </w:style>
  <w:style w:type="character" w:customStyle="1" w:styleId="55">
    <w:name w:val="Intense Emphasis"/>
    <w:basedOn w:val="23"/>
    <w:qFormat/>
    <w:uiPriority w:val="21"/>
    <w:rPr>
      <w:i/>
      <w:iCs/>
      <w:color w:val="4F81BD" w:themeColor="accent1"/>
      <w14:textFill>
        <w14:solidFill>
          <w14:schemeClr w14:val="accent1"/>
        </w14:solidFill>
      </w14:textFill>
    </w:rPr>
  </w:style>
  <w:style w:type="character" w:customStyle="1" w:styleId="56">
    <w:name w:val="hljs-tag"/>
    <w:basedOn w:val="23"/>
    <w:qFormat/>
    <w:uiPriority w:val="0"/>
  </w:style>
  <w:style w:type="character" w:customStyle="1" w:styleId="57">
    <w:name w:val="hljs-name"/>
    <w:basedOn w:val="23"/>
    <w:uiPriority w:val="0"/>
  </w:style>
  <w:style w:type="character" w:customStyle="1" w:styleId="58">
    <w:name w:val="token"/>
    <w:basedOn w:val="23"/>
    <w:uiPriority w:val="0"/>
  </w:style>
  <w:style w:type="character" w:customStyle="1" w:styleId="59">
    <w:name w:val="标题 6 字符"/>
    <w:basedOn w:val="23"/>
    <w:link w:val="7"/>
    <w:qFormat/>
    <w:uiPriority w:val="9"/>
    <w:rPr>
      <w:rFonts w:ascii="宋体" w:hAnsi="宋体" w:eastAsia="宋体" w:cs="宋体"/>
      <w:b/>
      <w:bCs/>
      <w:kern w:val="0"/>
      <w:sz w:val="15"/>
      <w:szCs w:val="15"/>
    </w:rPr>
  </w:style>
  <w:style w:type="paragraph" w:customStyle="1" w:styleId="60">
    <w:name w:val="msonormal"/>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61">
    <w:name w:val="md-plain"/>
    <w:basedOn w:val="23"/>
    <w:qFormat/>
    <w:uiPriority w:val="0"/>
  </w:style>
  <w:style w:type="paragraph" w:customStyle="1" w:styleId="62">
    <w:name w:val="md-end-block"/>
    <w:basedOn w:val="1"/>
    <w:qFormat/>
    <w:uiPriority w:val="0"/>
    <w:pPr>
      <w:widowControl/>
      <w:spacing w:before="100" w:beforeAutospacing="1" w:after="100" w:afterAutospacing="1"/>
      <w:jc w:val="left"/>
    </w:pPr>
    <w:rPr>
      <w:rFonts w:ascii="宋体" w:hAnsi="宋体" w:eastAsia="宋体" w:cs="宋体"/>
      <w:kern w:val="0"/>
      <w:sz w:val="24"/>
      <w:szCs w:val="24"/>
    </w:rPr>
  </w:style>
  <w:style w:type="paragraph" w:customStyle="1" w:styleId="63">
    <w:name w:val="md-list-item"/>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64">
    <w:name w:val="md-pair-s"/>
    <w:basedOn w:val="23"/>
    <w:qFormat/>
    <w:uiPriority w:val="0"/>
  </w:style>
  <w:style w:type="character" w:customStyle="1" w:styleId="65">
    <w:name w:val="cm-tag"/>
    <w:basedOn w:val="23"/>
    <w:qFormat/>
    <w:uiPriority w:val="0"/>
  </w:style>
  <w:style w:type="character" w:customStyle="1" w:styleId="66">
    <w:name w:val="cm-attribute"/>
    <w:basedOn w:val="23"/>
    <w:qFormat/>
    <w:uiPriority w:val="0"/>
  </w:style>
  <w:style w:type="character" w:customStyle="1" w:styleId="67">
    <w:name w:val="cm-string"/>
    <w:basedOn w:val="23"/>
    <w:qFormat/>
    <w:uiPriority w:val="0"/>
  </w:style>
  <w:style w:type="character" w:customStyle="1" w:styleId="68">
    <w:name w:val="md-tab"/>
    <w:basedOn w:val="23"/>
    <w:qFormat/>
    <w:uiPriority w:val="0"/>
  </w:style>
  <w:style w:type="character" w:customStyle="1" w:styleId="69">
    <w:name w:val="md-softbreak"/>
    <w:basedOn w:val="23"/>
    <w:qFormat/>
    <w:uiPriority w:val="0"/>
  </w:style>
  <w:style w:type="character" w:customStyle="1" w:styleId="70">
    <w:name w:val="md-meta-i-c"/>
    <w:basedOn w:val="23"/>
    <w:qFormat/>
    <w:uiPriority w:val="0"/>
  </w:style>
  <w:style w:type="character" w:customStyle="1" w:styleId="71">
    <w:name w:val="md-tag"/>
    <w:basedOn w:val="23"/>
    <w:qFormat/>
    <w:uiPriority w:val="0"/>
  </w:style>
  <w:style w:type="character" w:customStyle="1" w:styleId="72">
    <w:name w:val="cm-keyword"/>
    <w:basedOn w:val="23"/>
    <w:qFormat/>
    <w:uiPriority w:val="0"/>
  </w:style>
  <w:style w:type="character" w:customStyle="1" w:styleId="73">
    <w:name w:val="cm-def"/>
    <w:basedOn w:val="23"/>
    <w:qFormat/>
    <w:uiPriority w:val="0"/>
  </w:style>
  <w:style w:type="character" w:customStyle="1" w:styleId="74">
    <w:name w:val="cm-operator"/>
    <w:basedOn w:val="23"/>
    <w:qFormat/>
    <w:uiPriority w:val="0"/>
  </w:style>
  <w:style w:type="character" w:customStyle="1" w:styleId="75">
    <w:name w:val="cm-variable-2"/>
    <w:basedOn w:val="23"/>
    <w:qFormat/>
    <w:uiPriority w:val="0"/>
  </w:style>
  <w:style w:type="character" w:customStyle="1" w:styleId="76">
    <w:name w:val="cm-variable"/>
    <w:basedOn w:val="23"/>
    <w:qFormat/>
    <w:uiPriority w:val="0"/>
  </w:style>
  <w:style w:type="character" w:customStyle="1" w:styleId="77">
    <w:name w:val="cm-property"/>
    <w:basedOn w:val="23"/>
    <w:qFormat/>
    <w:uiPriority w:val="0"/>
  </w:style>
  <w:style w:type="character" w:customStyle="1" w:styleId="78">
    <w:name w:val="cm-number"/>
    <w:basedOn w:val="23"/>
    <w:qFormat/>
    <w:uiPriority w:val="0"/>
  </w:style>
  <w:style w:type="character" w:customStyle="1" w:styleId="79">
    <w:name w:val="cm-comment"/>
    <w:basedOn w:val="23"/>
    <w:qFormat/>
    <w:uiPriority w:val="0"/>
  </w:style>
  <w:style w:type="character" w:customStyle="1" w:styleId="80">
    <w:name w:val="cm-string-2"/>
    <w:basedOn w:val="23"/>
    <w:qFormat/>
    <w:uiPriority w:val="0"/>
  </w:style>
  <w:style w:type="character" w:customStyle="1" w:styleId="81">
    <w:name w:val="cm-tab"/>
    <w:basedOn w:val="23"/>
    <w:qFormat/>
    <w:uiPriority w:val="0"/>
  </w:style>
  <w:style w:type="character" w:customStyle="1" w:styleId="82">
    <w:name w:val="xml"/>
    <w:basedOn w:val="23"/>
    <w:qFormat/>
    <w:uiPriority w:val="0"/>
  </w:style>
  <w:style w:type="character" w:customStyle="1" w:styleId="83">
    <w:name w:val="hljs-attr"/>
    <w:basedOn w:val="23"/>
    <w:qFormat/>
    <w:uiPriority w:val="0"/>
  </w:style>
  <w:style w:type="character" w:customStyle="1" w:styleId="84">
    <w:name w:val="hljs-class"/>
    <w:basedOn w:val="23"/>
    <w:qFormat/>
    <w:uiPriority w:val="0"/>
  </w:style>
  <w:style w:type="character" w:customStyle="1" w:styleId="85">
    <w:name w:val="hljs-regexp"/>
    <w:basedOn w:val="23"/>
    <w:qFormat/>
    <w:uiPriority w:val="0"/>
  </w:style>
  <w:style w:type="character" w:customStyle="1" w:styleId="86">
    <w:name w:val="hljs-subst"/>
    <w:basedOn w:val="23"/>
    <w:qFormat/>
    <w:uiPriority w:val="0"/>
  </w:style>
  <w:style w:type="character" w:customStyle="1" w:styleId="87">
    <w:name w:val="actionscript"/>
    <w:basedOn w:val="23"/>
    <w:qFormat/>
    <w:uiPriority w:val="0"/>
  </w:style>
  <w:style w:type="character" w:customStyle="1" w:styleId="88">
    <w:name w:val="hljs-selector-tag"/>
    <w:basedOn w:val="23"/>
    <w:uiPriority w:val="0"/>
  </w:style>
  <w:style w:type="character" w:customStyle="1" w:styleId="89">
    <w:name w:val="hljs-selector-pseudo"/>
    <w:basedOn w:val="23"/>
    <w:qFormat/>
    <w:uiPriority w:val="0"/>
  </w:style>
  <w:style w:type="character" w:customStyle="1" w:styleId="90">
    <w:name w:val="hljs-selector-class"/>
    <w:basedOn w:val="23"/>
    <w:qFormat/>
    <w:uiPriority w:val="0"/>
  </w:style>
  <w:style w:type="character" w:customStyle="1" w:styleId="91">
    <w:name w:val="hljs-attribute"/>
    <w:basedOn w:val="23"/>
    <w:qFormat/>
    <w:uiPriority w:val="0"/>
  </w:style>
  <w:style w:type="character" w:customStyle="1" w:styleId="92">
    <w:name w:val="hljs-selector-attr"/>
    <w:basedOn w:val="23"/>
    <w:qFormat/>
    <w:uiPriority w:val="0"/>
  </w:style>
  <w:style w:type="character" w:customStyle="1" w:styleId="93">
    <w:name w:val="标题 7 字符"/>
    <w:basedOn w:val="23"/>
    <w:link w:val="8"/>
    <w:qFormat/>
    <w:uiPriority w:val="9"/>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character" w:customStyle="1" w:styleId="94">
    <w:name w:val="标题 8 字符"/>
    <w:basedOn w:val="23"/>
    <w:link w:val="10"/>
    <w:qFormat/>
    <w:uiPriority w:val="9"/>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character" w:customStyle="1" w:styleId="95">
    <w:name w:val="标题 9 字符"/>
    <w:basedOn w:val="23"/>
    <w:link w:val="11"/>
    <w:uiPriority w:val="9"/>
    <w:rPr>
      <w:rFonts w:asciiTheme="majorHAnsi" w:hAnsiTheme="majorHAnsi" w:eastAsiaTheme="majorEastAsia" w:cstheme="majorBidi"/>
      <w:color w:val="4F81BD" w:themeColor="accent1"/>
      <w:kern w:val="0"/>
      <w:sz w:val="24"/>
      <w:szCs w:val="24"/>
      <w:lang w:eastAsia="en-US"/>
      <w14:textFill>
        <w14:solidFill>
          <w14:schemeClr w14:val="accent1"/>
        </w14:solidFill>
      </w14:textFill>
    </w:rPr>
  </w:style>
  <w:style w:type="character" w:customStyle="1" w:styleId="96">
    <w:name w:val="正文文本 字符"/>
    <w:basedOn w:val="23"/>
    <w:link w:val="9"/>
    <w:qFormat/>
    <w:uiPriority w:val="0"/>
    <w:rPr>
      <w:kern w:val="0"/>
      <w:sz w:val="24"/>
      <w:szCs w:val="24"/>
      <w:lang w:eastAsia="en-US"/>
    </w:rPr>
  </w:style>
  <w:style w:type="paragraph" w:customStyle="1" w:styleId="97">
    <w:name w:val="First Paragraph"/>
    <w:basedOn w:val="9"/>
    <w:next w:val="9"/>
    <w:qFormat/>
    <w:uiPriority w:val="0"/>
  </w:style>
  <w:style w:type="paragraph" w:customStyle="1" w:styleId="98">
    <w:name w:val="Compact"/>
    <w:basedOn w:val="9"/>
    <w:qFormat/>
    <w:uiPriority w:val="0"/>
    <w:pPr>
      <w:spacing w:before="36" w:after="36"/>
    </w:pPr>
  </w:style>
  <w:style w:type="character" w:customStyle="1" w:styleId="99">
    <w:name w:val="标题 字符"/>
    <w:basedOn w:val="23"/>
    <w:link w:val="18"/>
    <w:uiPriority w:val="0"/>
    <w:rPr>
      <w:rFonts w:asciiTheme="majorHAnsi" w:hAnsiTheme="majorHAnsi" w:eastAsiaTheme="majorEastAsia" w:cstheme="majorBidi"/>
      <w:b/>
      <w:bCs/>
      <w:color w:val="345B8A" w:themeColor="accent1" w:themeShade="B5"/>
      <w:kern w:val="0"/>
      <w:sz w:val="36"/>
      <w:szCs w:val="36"/>
      <w:lang w:eastAsia="en-US"/>
    </w:rPr>
  </w:style>
  <w:style w:type="character" w:customStyle="1" w:styleId="100">
    <w:name w:val="副标题 字符"/>
    <w:basedOn w:val="23"/>
    <w:link w:val="17"/>
    <w:qFormat/>
    <w:uiPriority w:val="0"/>
    <w:rPr>
      <w:rFonts w:asciiTheme="majorHAnsi" w:hAnsiTheme="majorHAnsi" w:eastAsiaTheme="majorEastAsia" w:cstheme="majorBidi"/>
      <w:b/>
      <w:bCs/>
      <w:color w:val="345B8A" w:themeColor="accent1" w:themeShade="B5"/>
      <w:kern w:val="0"/>
      <w:sz w:val="30"/>
      <w:szCs w:val="30"/>
      <w:lang w:eastAsia="en-US"/>
    </w:rPr>
  </w:style>
  <w:style w:type="paragraph" w:customStyle="1" w:styleId="101">
    <w:name w:val="Author"/>
    <w:next w:val="9"/>
    <w:qFormat/>
    <w:uiPriority w:val="0"/>
    <w:pPr>
      <w:keepNext/>
      <w:keepLines/>
      <w:spacing w:after="200"/>
      <w:jc w:val="center"/>
    </w:pPr>
    <w:rPr>
      <w:rFonts w:asciiTheme="minorHAnsi" w:hAnsiTheme="minorHAnsi" w:eastAsiaTheme="minorEastAsia" w:cstheme="minorBidi"/>
      <w:kern w:val="0"/>
      <w:sz w:val="24"/>
      <w:szCs w:val="24"/>
      <w:lang w:val="en-US" w:eastAsia="en-US" w:bidi="ar-SA"/>
    </w:rPr>
  </w:style>
  <w:style w:type="character" w:customStyle="1" w:styleId="102">
    <w:name w:val="日期 字符"/>
    <w:basedOn w:val="23"/>
    <w:link w:val="14"/>
    <w:qFormat/>
    <w:uiPriority w:val="0"/>
    <w:rPr>
      <w:kern w:val="0"/>
      <w:sz w:val="24"/>
      <w:szCs w:val="24"/>
      <w:lang w:eastAsia="en-US"/>
    </w:rPr>
  </w:style>
  <w:style w:type="paragraph" w:customStyle="1" w:styleId="103">
    <w:name w:val="Abstract"/>
    <w:basedOn w:val="1"/>
    <w:next w:val="9"/>
    <w:qFormat/>
    <w:uiPriority w:val="0"/>
    <w:pPr>
      <w:keepNext/>
      <w:keepLines/>
      <w:widowControl/>
      <w:spacing w:before="300" w:after="300"/>
      <w:jc w:val="left"/>
    </w:pPr>
    <w:rPr>
      <w:kern w:val="0"/>
      <w:sz w:val="20"/>
      <w:szCs w:val="20"/>
      <w:lang w:eastAsia="en-US"/>
    </w:rPr>
  </w:style>
  <w:style w:type="paragraph" w:customStyle="1" w:styleId="104">
    <w:name w:val="Bibliography"/>
    <w:basedOn w:val="1"/>
    <w:qFormat/>
    <w:uiPriority w:val="0"/>
    <w:pPr>
      <w:widowControl/>
      <w:spacing w:after="200"/>
      <w:jc w:val="left"/>
    </w:pPr>
    <w:rPr>
      <w:kern w:val="0"/>
      <w:sz w:val="24"/>
      <w:szCs w:val="24"/>
      <w:lang w:eastAsia="en-US"/>
    </w:rPr>
  </w:style>
  <w:style w:type="character" w:customStyle="1" w:styleId="105">
    <w:name w:val="脚注文本 字符"/>
    <w:basedOn w:val="23"/>
    <w:link w:val="19"/>
    <w:qFormat/>
    <w:uiPriority w:val="9"/>
    <w:rPr>
      <w:kern w:val="0"/>
      <w:sz w:val="24"/>
      <w:szCs w:val="24"/>
      <w:lang w:eastAsia="en-US"/>
    </w:rPr>
  </w:style>
  <w:style w:type="table" w:customStyle="1" w:styleId="106">
    <w:name w:val="Table"/>
    <w:semiHidden/>
    <w:unhideWhenUsed/>
    <w:qFormat/>
    <w:uiPriority w:val="0"/>
    <w:pPr>
      <w:spacing w:after="200"/>
    </w:pPr>
    <w:rPr>
      <w:kern w:val="0"/>
      <w:sz w:val="24"/>
      <w:szCs w:val="24"/>
      <w:lang w:eastAsia="en-US"/>
    </w:rPr>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107">
    <w:name w:val="Definition Term"/>
    <w:basedOn w:val="1"/>
    <w:next w:val="108"/>
    <w:qFormat/>
    <w:uiPriority w:val="0"/>
    <w:pPr>
      <w:keepNext/>
      <w:keepLines/>
      <w:widowControl/>
      <w:jc w:val="left"/>
    </w:pPr>
    <w:rPr>
      <w:b/>
      <w:kern w:val="0"/>
      <w:sz w:val="24"/>
      <w:szCs w:val="24"/>
      <w:lang w:eastAsia="en-US"/>
    </w:rPr>
  </w:style>
  <w:style w:type="paragraph" w:customStyle="1" w:styleId="108">
    <w:name w:val="Definition"/>
    <w:basedOn w:val="1"/>
    <w:qFormat/>
    <w:uiPriority w:val="0"/>
    <w:pPr>
      <w:widowControl/>
      <w:spacing w:after="200"/>
      <w:jc w:val="left"/>
    </w:pPr>
    <w:rPr>
      <w:kern w:val="0"/>
      <w:sz w:val="24"/>
      <w:szCs w:val="24"/>
      <w:lang w:eastAsia="en-US"/>
    </w:rPr>
  </w:style>
  <w:style w:type="paragraph" w:customStyle="1" w:styleId="109">
    <w:name w:val="Table Caption"/>
    <w:basedOn w:val="12"/>
    <w:qFormat/>
    <w:uiPriority w:val="0"/>
    <w:pPr>
      <w:keepNext/>
    </w:pPr>
  </w:style>
  <w:style w:type="paragraph" w:customStyle="1" w:styleId="110">
    <w:name w:val="Image Caption"/>
    <w:basedOn w:val="12"/>
    <w:qFormat/>
    <w:uiPriority w:val="0"/>
  </w:style>
  <w:style w:type="paragraph" w:customStyle="1" w:styleId="111">
    <w:name w:val="Figure"/>
    <w:basedOn w:val="1"/>
    <w:qFormat/>
    <w:uiPriority w:val="0"/>
    <w:pPr>
      <w:widowControl/>
      <w:spacing w:after="200"/>
      <w:jc w:val="left"/>
    </w:pPr>
    <w:rPr>
      <w:kern w:val="0"/>
      <w:sz w:val="24"/>
      <w:szCs w:val="24"/>
      <w:lang w:eastAsia="en-US"/>
    </w:rPr>
  </w:style>
  <w:style w:type="paragraph" w:customStyle="1" w:styleId="112">
    <w:name w:val="Captioned Figure"/>
    <w:basedOn w:val="111"/>
    <w:qFormat/>
    <w:uiPriority w:val="0"/>
    <w:pPr>
      <w:keepNext/>
    </w:pPr>
  </w:style>
  <w:style w:type="character" w:customStyle="1" w:styleId="113">
    <w:name w:val="Verbatim Char"/>
    <w:basedOn w:val="30"/>
    <w:link w:val="114"/>
    <w:qFormat/>
    <w:uiPriority w:val="0"/>
    <w:rPr>
      <w:rFonts w:ascii="Consolas" w:hAnsi="Consolas"/>
      <w:kern w:val="0"/>
      <w:sz w:val="22"/>
      <w:szCs w:val="24"/>
      <w:lang w:eastAsia="en-US"/>
    </w:rPr>
  </w:style>
  <w:style w:type="paragraph" w:customStyle="1" w:styleId="114">
    <w:name w:val="Source Code"/>
    <w:basedOn w:val="1"/>
    <w:link w:val="113"/>
    <w:qFormat/>
    <w:uiPriority w:val="0"/>
    <w:pPr>
      <w:widowControl/>
      <w:wordWrap w:val="0"/>
      <w:spacing w:after="200"/>
      <w:jc w:val="left"/>
    </w:pPr>
    <w:rPr>
      <w:rFonts w:ascii="Consolas" w:hAnsi="Consolas"/>
      <w:i/>
      <w:kern w:val="0"/>
      <w:sz w:val="22"/>
      <w:szCs w:val="24"/>
      <w:lang w:eastAsia="en-US"/>
    </w:rPr>
  </w:style>
  <w:style w:type="character" w:customStyle="1" w:styleId="115">
    <w:name w:val="Section Number"/>
    <w:basedOn w:val="30"/>
    <w:qFormat/>
    <w:uiPriority w:val="0"/>
    <w:rPr>
      <w:kern w:val="0"/>
      <w:sz w:val="24"/>
      <w:szCs w:val="24"/>
      <w:lang w:eastAsia="en-US"/>
    </w:rPr>
  </w:style>
  <w:style w:type="paragraph" w:customStyle="1" w:styleId="116">
    <w:name w:val="TOC Heading"/>
    <w:basedOn w:val="2"/>
    <w:next w:val="9"/>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lang w:eastAsia="en-US"/>
    </w:rPr>
  </w:style>
  <w:style w:type="character" w:customStyle="1" w:styleId="117">
    <w:name w:val="KeywordTok"/>
    <w:basedOn w:val="113"/>
    <w:qFormat/>
    <w:uiPriority w:val="0"/>
    <w:rPr>
      <w:rFonts w:ascii="Consolas" w:hAnsi="Consolas"/>
      <w:b/>
      <w:color w:val="007020"/>
      <w:kern w:val="0"/>
      <w:sz w:val="22"/>
      <w:szCs w:val="24"/>
      <w:lang w:eastAsia="en-US"/>
    </w:rPr>
  </w:style>
  <w:style w:type="character" w:customStyle="1" w:styleId="118">
    <w:name w:val="DataTypeTok"/>
    <w:basedOn w:val="113"/>
    <w:qFormat/>
    <w:uiPriority w:val="0"/>
    <w:rPr>
      <w:rFonts w:ascii="Consolas" w:hAnsi="Consolas"/>
      <w:color w:val="902000"/>
      <w:kern w:val="0"/>
      <w:sz w:val="22"/>
      <w:szCs w:val="24"/>
      <w:lang w:eastAsia="en-US"/>
    </w:rPr>
  </w:style>
  <w:style w:type="character" w:customStyle="1" w:styleId="119">
    <w:name w:val="DecValTok"/>
    <w:basedOn w:val="113"/>
    <w:qFormat/>
    <w:uiPriority w:val="0"/>
    <w:rPr>
      <w:rFonts w:ascii="Consolas" w:hAnsi="Consolas"/>
      <w:color w:val="40A070"/>
      <w:kern w:val="0"/>
      <w:sz w:val="22"/>
      <w:szCs w:val="24"/>
      <w:lang w:eastAsia="en-US"/>
    </w:rPr>
  </w:style>
  <w:style w:type="character" w:customStyle="1" w:styleId="120">
    <w:name w:val="BaseNTok"/>
    <w:basedOn w:val="113"/>
    <w:qFormat/>
    <w:uiPriority w:val="0"/>
    <w:rPr>
      <w:rFonts w:ascii="Consolas" w:hAnsi="Consolas"/>
      <w:color w:val="40A070"/>
      <w:kern w:val="0"/>
      <w:sz w:val="22"/>
      <w:szCs w:val="24"/>
      <w:lang w:eastAsia="en-US"/>
    </w:rPr>
  </w:style>
  <w:style w:type="character" w:customStyle="1" w:styleId="121">
    <w:name w:val="FloatTok"/>
    <w:basedOn w:val="113"/>
    <w:qFormat/>
    <w:uiPriority w:val="0"/>
    <w:rPr>
      <w:rFonts w:ascii="Consolas" w:hAnsi="Consolas"/>
      <w:color w:val="40A070"/>
      <w:kern w:val="0"/>
      <w:sz w:val="22"/>
      <w:szCs w:val="24"/>
      <w:lang w:eastAsia="en-US"/>
    </w:rPr>
  </w:style>
  <w:style w:type="character" w:customStyle="1" w:styleId="122">
    <w:name w:val="ConstantTok"/>
    <w:basedOn w:val="113"/>
    <w:qFormat/>
    <w:uiPriority w:val="0"/>
    <w:rPr>
      <w:rFonts w:ascii="Consolas" w:hAnsi="Consolas"/>
      <w:color w:val="880000"/>
      <w:kern w:val="0"/>
      <w:sz w:val="22"/>
      <w:szCs w:val="24"/>
      <w:lang w:eastAsia="en-US"/>
    </w:rPr>
  </w:style>
  <w:style w:type="character" w:customStyle="1" w:styleId="123">
    <w:name w:val="CharTok"/>
    <w:basedOn w:val="113"/>
    <w:qFormat/>
    <w:uiPriority w:val="0"/>
    <w:rPr>
      <w:rFonts w:ascii="Consolas" w:hAnsi="Consolas"/>
      <w:color w:val="4070A0"/>
      <w:kern w:val="0"/>
      <w:sz w:val="22"/>
      <w:szCs w:val="24"/>
      <w:lang w:eastAsia="en-US"/>
    </w:rPr>
  </w:style>
  <w:style w:type="character" w:customStyle="1" w:styleId="124">
    <w:name w:val="SpecialCharTok"/>
    <w:basedOn w:val="113"/>
    <w:qFormat/>
    <w:uiPriority w:val="0"/>
    <w:rPr>
      <w:rFonts w:ascii="Consolas" w:hAnsi="Consolas"/>
      <w:color w:val="4070A0"/>
      <w:kern w:val="0"/>
      <w:sz w:val="22"/>
      <w:szCs w:val="24"/>
      <w:lang w:eastAsia="en-US"/>
    </w:rPr>
  </w:style>
  <w:style w:type="character" w:customStyle="1" w:styleId="125">
    <w:name w:val="StringTok"/>
    <w:basedOn w:val="113"/>
    <w:qFormat/>
    <w:uiPriority w:val="0"/>
    <w:rPr>
      <w:rFonts w:ascii="Consolas" w:hAnsi="Consolas"/>
      <w:color w:val="4070A0"/>
      <w:kern w:val="0"/>
      <w:sz w:val="22"/>
      <w:szCs w:val="24"/>
      <w:lang w:eastAsia="en-US"/>
    </w:rPr>
  </w:style>
  <w:style w:type="character" w:customStyle="1" w:styleId="126">
    <w:name w:val="VerbatimStringTok"/>
    <w:basedOn w:val="113"/>
    <w:qFormat/>
    <w:uiPriority w:val="0"/>
    <w:rPr>
      <w:rFonts w:ascii="Consolas" w:hAnsi="Consolas"/>
      <w:color w:val="4070A0"/>
      <w:kern w:val="0"/>
      <w:sz w:val="22"/>
      <w:szCs w:val="24"/>
      <w:lang w:eastAsia="en-US"/>
    </w:rPr>
  </w:style>
  <w:style w:type="character" w:customStyle="1" w:styleId="127">
    <w:name w:val="SpecialStringTok"/>
    <w:basedOn w:val="113"/>
    <w:qFormat/>
    <w:uiPriority w:val="0"/>
    <w:rPr>
      <w:rFonts w:ascii="Consolas" w:hAnsi="Consolas"/>
      <w:color w:val="BB6688"/>
      <w:kern w:val="0"/>
      <w:sz w:val="22"/>
      <w:szCs w:val="24"/>
      <w:lang w:eastAsia="en-US"/>
    </w:rPr>
  </w:style>
  <w:style w:type="character" w:customStyle="1" w:styleId="128">
    <w:name w:val="ImportTok"/>
    <w:basedOn w:val="113"/>
    <w:qFormat/>
    <w:uiPriority w:val="0"/>
    <w:rPr>
      <w:rFonts w:ascii="Consolas" w:hAnsi="Consolas"/>
      <w:kern w:val="0"/>
      <w:sz w:val="22"/>
      <w:szCs w:val="24"/>
      <w:lang w:eastAsia="en-US"/>
    </w:rPr>
  </w:style>
  <w:style w:type="character" w:customStyle="1" w:styleId="129">
    <w:name w:val="CommentTok"/>
    <w:basedOn w:val="113"/>
    <w:qFormat/>
    <w:uiPriority w:val="0"/>
    <w:rPr>
      <w:rFonts w:ascii="Consolas" w:hAnsi="Consolas"/>
      <w:i w:val="0"/>
      <w:color w:val="60A0B0"/>
      <w:kern w:val="0"/>
      <w:sz w:val="22"/>
      <w:szCs w:val="24"/>
      <w:lang w:eastAsia="en-US"/>
    </w:rPr>
  </w:style>
  <w:style w:type="character" w:customStyle="1" w:styleId="130">
    <w:name w:val="DocumentationTok"/>
    <w:basedOn w:val="113"/>
    <w:qFormat/>
    <w:uiPriority w:val="0"/>
    <w:rPr>
      <w:rFonts w:ascii="Consolas" w:hAnsi="Consolas"/>
      <w:i w:val="0"/>
      <w:color w:val="BA2121"/>
      <w:kern w:val="0"/>
      <w:sz w:val="22"/>
      <w:szCs w:val="24"/>
      <w:lang w:eastAsia="en-US"/>
    </w:rPr>
  </w:style>
  <w:style w:type="character" w:customStyle="1" w:styleId="131">
    <w:name w:val="AnnotationTok"/>
    <w:basedOn w:val="113"/>
    <w:qFormat/>
    <w:uiPriority w:val="0"/>
    <w:rPr>
      <w:rFonts w:ascii="Consolas" w:hAnsi="Consolas"/>
      <w:b/>
      <w:i w:val="0"/>
      <w:color w:val="60A0B0"/>
      <w:kern w:val="0"/>
      <w:sz w:val="22"/>
      <w:szCs w:val="24"/>
      <w:lang w:eastAsia="en-US"/>
    </w:rPr>
  </w:style>
  <w:style w:type="character" w:customStyle="1" w:styleId="132">
    <w:name w:val="CommentVarTok"/>
    <w:basedOn w:val="113"/>
    <w:qFormat/>
    <w:uiPriority w:val="0"/>
    <w:rPr>
      <w:rFonts w:ascii="Consolas" w:hAnsi="Consolas"/>
      <w:b/>
      <w:i w:val="0"/>
      <w:color w:val="60A0B0"/>
      <w:kern w:val="0"/>
      <w:sz w:val="22"/>
      <w:szCs w:val="24"/>
      <w:lang w:eastAsia="en-US"/>
    </w:rPr>
  </w:style>
  <w:style w:type="character" w:customStyle="1" w:styleId="133">
    <w:name w:val="OtherTok"/>
    <w:basedOn w:val="113"/>
    <w:qFormat/>
    <w:uiPriority w:val="0"/>
    <w:rPr>
      <w:rFonts w:ascii="Consolas" w:hAnsi="Consolas"/>
      <w:color w:val="007020"/>
      <w:kern w:val="0"/>
      <w:sz w:val="22"/>
      <w:szCs w:val="24"/>
      <w:lang w:eastAsia="en-US"/>
    </w:rPr>
  </w:style>
  <w:style w:type="character" w:customStyle="1" w:styleId="134">
    <w:name w:val="FunctionTok"/>
    <w:basedOn w:val="113"/>
    <w:qFormat/>
    <w:uiPriority w:val="0"/>
    <w:rPr>
      <w:rFonts w:ascii="Consolas" w:hAnsi="Consolas"/>
      <w:color w:val="06287E"/>
      <w:kern w:val="0"/>
      <w:sz w:val="22"/>
      <w:szCs w:val="24"/>
      <w:lang w:eastAsia="en-US"/>
    </w:rPr>
  </w:style>
  <w:style w:type="character" w:customStyle="1" w:styleId="135">
    <w:name w:val="VariableTok"/>
    <w:basedOn w:val="113"/>
    <w:qFormat/>
    <w:uiPriority w:val="0"/>
    <w:rPr>
      <w:rFonts w:ascii="Consolas" w:hAnsi="Consolas"/>
      <w:color w:val="19177C"/>
      <w:kern w:val="0"/>
      <w:sz w:val="22"/>
      <w:szCs w:val="24"/>
      <w:lang w:eastAsia="en-US"/>
    </w:rPr>
  </w:style>
  <w:style w:type="character" w:customStyle="1" w:styleId="136">
    <w:name w:val="ControlFlowTok"/>
    <w:basedOn w:val="113"/>
    <w:qFormat/>
    <w:uiPriority w:val="0"/>
    <w:rPr>
      <w:rFonts w:ascii="Consolas" w:hAnsi="Consolas"/>
      <w:b/>
      <w:color w:val="007020"/>
      <w:kern w:val="0"/>
      <w:sz w:val="22"/>
      <w:szCs w:val="24"/>
      <w:lang w:eastAsia="en-US"/>
    </w:rPr>
  </w:style>
  <w:style w:type="character" w:customStyle="1" w:styleId="137">
    <w:name w:val="OperatorTok"/>
    <w:basedOn w:val="113"/>
    <w:qFormat/>
    <w:uiPriority w:val="0"/>
    <w:rPr>
      <w:rFonts w:ascii="Consolas" w:hAnsi="Consolas"/>
      <w:color w:val="666666"/>
      <w:kern w:val="0"/>
      <w:sz w:val="22"/>
      <w:szCs w:val="24"/>
      <w:lang w:eastAsia="en-US"/>
    </w:rPr>
  </w:style>
  <w:style w:type="character" w:customStyle="1" w:styleId="138">
    <w:name w:val="BuiltInTok"/>
    <w:basedOn w:val="113"/>
    <w:qFormat/>
    <w:uiPriority w:val="0"/>
    <w:rPr>
      <w:rFonts w:ascii="Consolas" w:hAnsi="Consolas"/>
      <w:kern w:val="0"/>
      <w:sz w:val="22"/>
      <w:szCs w:val="24"/>
      <w:lang w:eastAsia="en-US"/>
    </w:rPr>
  </w:style>
  <w:style w:type="character" w:customStyle="1" w:styleId="139">
    <w:name w:val="ExtensionTok"/>
    <w:basedOn w:val="113"/>
    <w:qFormat/>
    <w:uiPriority w:val="0"/>
    <w:rPr>
      <w:rFonts w:ascii="Consolas" w:hAnsi="Consolas"/>
      <w:kern w:val="0"/>
      <w:sz w:val="22"/>
      <w:szCs w:val="24"/>
      <w:lang w:eastAsia="en-US"/>
    </w:rPr>
  </w:style>
  <w:style w:type="character" w:customStyle="1" w:styleId="140">
    <w:name w:val="PreprocessorTok"/>
    <w:basedOn w:val="113"/>
    <w:uiPriority w:val="0"/>
    <w:rPr>
      <w:rFonts w:ascii="Consolas" w:hAnsi="Consolas"/>
      <w:color w:val="BC7A00"/>
      <w:kern w:val="0"/>
      <w:sz w:val="22"/>
      <w:szCs w:val="24"/>
      <w:lang w:eastAsia="en-US"/>
    </w:rPr>
  </w:style>
  <w:style w:type="character" w:customStyle="1" w:styleId="141">
    <w:name w:val="AttributeTok"/>
    <w:basedOn w:val="113"/>
    <w:qFormat/>
    <w:uiPriority w:val="0"/>
    <w:rPr>
      <w:rFonts w:ascii="Consolas" w:hAnsi="Consolas"/>
      <w:color w:val="7D9029"/>
      <w:kern w:val="0"/>
      <w:sz w:val="22"/>
      <w:szCs w:val="24"/>
      <w:lang w:eastAsia="en-US"/>
    </w:rPr>
  </w:style>
  <w:style w:type="character" w:customStyle="1" w:styleId="142">
    <w:name w:val="RegionMarkerTok"/>
    <w:basedOn w:val="113"/>
    <w:qFormat/>
    <w:uiPriority w:val="0"/>
    <w:rPr>
      <w:rFonts w:ascii="Consolas" w:hAnsi="Consolas"/>
      <w:kern w:val="0"/>
      <w:sz w:val="22"/>
      <w:szCs w:val="24"/>
      <w:lang w:eastAsia="en-US"/>
    </w:rPr>
  </w:style>
  <w:style w:type="character" w:customStyle="1" w:styleId="143">
    <w:name w:val="InformationTok"/>
    <w:basedOn w:val="113"/>
    <w:qFormat/>
    <w:uiPriority w:val="0"/>
    <w:rPr>
      <w:rFonts w:ascii="Consolas" w:hAnsi="Consolas"/>
      <w:b/>
      <w:i w:val="0"/>
      <w:color w:val="60A0B0"/>
      <w:kern w:val="0"/>
      <w:sz w:val="22"/>
      <w:szCs w:val="24"/>
      <w:lang w:eastAsia="en-US"/>
    </w:rPr>
  </w:style>
  <w:style w:type="character" w:customStyle="1" w:styleId="144">
    <w:name w:val="WarningTok"/>
    <w:basedOn w:val="113"/>
    <w:uiPriority w:val="0"/>
    <w:rPr>
      <w:rFonts w:ascii="Consolas" w:hAnsi="Consolas"/>
      <w:b/>
      <w:i w:val="0"/>
      <w:color w:val="60A0B0"/>
      <w:kern w:val="0"/>
      <w:sz w:val="22"/>
      <w:szCs w:val="24"/>
      <w:lang w:eastAsia="en-US"/>
    </w:rPr>
  </w:style>
  <w:style w:type="character" w:customStyle="1" w:styleId="145">
    <w:name w:val="AlertTok"/>
    <w:basedOn w:val="113"/>
    <w:qFormat/>
    <w:uiPriority w:val="0"/>
    <w:rPr>
      <w:rFonts w:ascii="Consolas" w:hAnsi="Consolas"/>
      <w:b/>
      <w:color w:val="FF0000"/>
      <w:kern w:val="0"/>
      <w:sz w:val="22"/>
      <w:szCs w:val="24"/>
      <w:lang w:eastAsia="en-US"/>
    </w:rPr>
  </w:style>
  <w:style w:type="character" w:customStyle="1" w:styleId="146">
    <w:name w:val="ErrorTok"/>
    <w:basedOn w:val="113"/>
    <w:uiPriority w:val="0"/>
    <w:rPr>
      <w:rFonts w:ascii="Consolas" w:hAnsi="Consolas"/>
      <w:b/>
      <w:color w:val="FF0000"/>
      <w:kern w:val="0"/>
      <w:sz w:val="22"/>
      <w:szCs w:val="24"/>
      <w:lang w:eastAsia="en-US"/>
    </w:rPr>
  </w:style>
  <w:style w:type="character" w:customStyle="1" w:styleId="147">
    <w:name w:val="NormalTok"/>
    <w:basedOn w:val="113"/>
    <w:qFormat/>
    <w:uiPriority w:val="0"/>
    <w:rPr>
      <w:rFonts w:ascii="Consolas" w:hAnsi="Consolas"/>
      <w:kern w:val="0"/>
      <w:sz w:val="22"/>
      <w:szCs w:val="24"/>
      <w:lang w:eastAsia="en-US"/>
    </w:rPr>
  </w:style>
  <w:style w:type="character" w:customStyle="1" w:styleId="148">
    <w:name w:val="cm-error"/>
    <w:basedOn w:val="23"/>
    <w:qFormat/>
    <w:uiPriority w:val="0"/>
  </w:style>
  <w:style w:type="character" w:customStyle="1" w:styleId="149">
    <w:name w:val="cm-meta"/>
    <w:basedOn w:val="23"/>
    <w:qFormat/>
    <w:uiPriority w:val="0"/>
  </w:style>
  <w:style w:type="character" w:customStyle="1" w:styleId="150">
    <w:name w:val="md-image"/>
    <w:basedOn w:val="23"/>
    <w:qFormat/>
    <w:uiPriority w:val="0"/>
  </w:style>
  <w:style w:type="character" w:customStyle="1" w:styleId="151">
    <w:name w:val="cm-atom"/>
    <w:basedOn w:val="23"/>
    <w:qFormat/>
    <w:uiPriority w:val="0"/>
  </w:style>
  <w:style w:type="character" w:customStyle="1" w:styleId="152">
    <w:name w:val="cnblogs_code_copy"/>
    <w:basedOn w:val="23"/>
    <w:qFormat/>
    <w:uiPriority w:val="0"/>
  </w:style>
  <w:style w:type="character" w:customStyle="1" w:styleId="153">
    <w:name w:val="s3"/>
    <w:basedOn w:val="23"/>
    <w:qFormat/>
    <w:uiPriority w:val="0"/>
  </w:style>
  <w:style w:type="character" w:customStyle="1" w:styleId="154">
    <w:name w:val="s2"/>
    <w:basedOn w:val="23"/>
    <w:qFormat/>
    <w:uiPriority w:val="0"/>
  </w:style>
  <w:style w:type="paragraph" w:customStyle="1" w:styleId="155">
    <w:name w:val="code-line"/>
    <w:basedOn w:val="1"/>
    <w:uiPriority w:val="0"/>
    <w:pPr>
      <w:widowControl/>
      <w:spacing w:before="100" w:beforeAutospacing="1" w:after="100" w:afterAutospacing="1"/>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microsoft.com/office/2011/relationships/people" Target="people.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2.png"/><Relationship Id="rId15" Type="http://schemas.openxmlformats.org/officeDocument/2006/relationships/image" Target="media/image11.GIF"/><Relationship Id="rId14" Type="http://schemas.openxmlformats.org/officeDocument/2006/relationships/hyperlink" Target="javascript:void(0);" TargetMode="External"/><Relationship Id="rId13" Type="http://schemas.openxmlformats.org/officeDocument/2006/relationships/image" Target="media/image10.jpeg"/><Relationship Id="rId12" Type="http://schemas.openxmlformats.org/officeDocument/2006/relationships/image" Target="media/image9.wmf"/><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476</Pages>
  <Words>198371</Words>
  <Characters>306447</Characters>
  <Lines>2500</Lines>
  <Paragraphs>703</Paragraphs>
  <TotalTime>915</TotalTime>
  <ScaleCrop>false</ScaleCrop>
  <LinksUpToDate>false</LinksUpToDate>
  <CharactersWithSpaces>334992</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2021-08-06T00:38:00Z</dcterms:created>
  <dc:creator>毕竞尧</dc:creator>
  <cp:lastModifiedBy>任世聪</cp:lastModifiedBy>
  <dcterms:modified xsi:type="dcterms:W3CDTF">2022-12-16T04:13:18Z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A699396826E5487293861616DC3D2163</vt:lpwstr>
  </property>
</Properties>
</file>